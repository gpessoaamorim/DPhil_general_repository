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CCCA9" w14:textId="03428215" w:rsidR="0008314D" w:rsidRPr="00D9517A" w:rsidRDefault="0008314D">
      <w:pPr>
        <w:spacing w:line="360" w:lineRule="auto"/>
        <w:jc w:val="center"/>
        <w:rPr>
          <w:rFonts w:ascii="Mulish" w:hAnsi="Mulish" w:cs="Calibri Light"/>
          <w:sz w:val="20"/>
          <w:szCs w:val="22"/>
          <w:rPrChange w:id="1" w:author="Guilherme Pessoa-Amorim [2]" w:date="2021-11-16T13:46:00Z">
            <w:rPr>
              <w:rFonts w:ascii="Calibri" w:hAnsi="Calibri" w:cs="Calibri Light"/>
              <w:sz w:val="22"/>
              <w:szCs w:val="22"/>
            </w:rPr>
          </w:rPrChange>
        </w:rPr>
        <w:pPrChange w:id="2" w:author="Guilherme Pessoa-Amorim [2]" w:date="2021-11-15T13:07:00Z">
          <w:pPr>
            <w:jc w:val="center"/>
          </w:pPr>
        </w:pPrChange>
      </w:pPr>
      <w:r w:rsidRPr="00D9517A">
        <w:rPr>
          <w:rFonts w:ascii="Mulish" w:hAnsi="Mulish" w:cs="Calibri Light"/>
          <w:noProof/>
          <w:sz w:val="20"/>
          <w:szCs w:val="22"/>
          <w:lang w:eastAsia="en-GB"/>
          <w:rPrChange w:id="3" w:author="Guilherme Pessoa-Amorim [2]" w:date="2021-11-16T13:46:00Z">
            <w:rPr>
              <w:rFonts w:ascii="Calibri" w:hAnsi="Calibri" w:cs="Calibri Light"/>
              <w:noProof/>
              <w:sz w:val="22"/>
              <w:szCs w:val="22"/>
              <w:lang w:eastAsia="en-GB"/>
            </w:rPr>
          </w:rPrChange>
        </w:rPr>
        <mc:AlternateContent>
          <mc:Choice Requires="wps">
            <w:drawing>
              <wp:anchor distT="0" distB="0" distL="114300" distR="114300" simplePos="0" relativeHeight="251658240" behindDoc="1" locked="0" layoutInCell="1" allowOverlap="1" wp14:anchorId="7729B9B8" wp14:editId="16C6CF04">
                <wp:simplePos x="0" y="0"/>
                <wp:positionH relativeFrom="column">
                  <wp:posOffset>-644242</wp:posOffset>
                </wp:positionH>
                <wp:positionV relativeFrom="paragraph">
                  <wp:posOffset>-214520</wp:posOffset>
                </wp:positionV>
                <wp:extent cx="6810375" cy="9131300"/>
                <wp:effectExtent l="12700" t="12700" r="22225" b="25400"/>
                <wp:wrapNone/>
                <wp:docPr id="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0375" cy="9131300"/>
                        </a:xfrm>
                        <a:prstGeom prst="rect">
                          <a:avLst/>
                        </a:prstGeom>
                        <a:noFill/>
                        <a:ln w="38100">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952CA" id="Rectangle 33" o:spid="_x0000_s1026" style="position:absolute;margin-left:-50.75pt;margin-top:-16.9pt;width:536.25pt;height:7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" filled="f" strokecolor="navy" strokeweight="3pt"/>
            </w:pict>
          </mc:Fallback>
        </mc:AlternateContent>
      </w:r>
      <w:r w:rsidRPr="00D9517A">
        <w:rPr>
          <w:rFonts w:ascii="Mulish" w:hAnsi="Mulish" w:cs="Calibri Light"/>
          <w:noProof/>
          <w:sz w:val="20"/>
          <w:szCs w:val="22"/>
          <w:lang w:eastAsia="en-GB"/>
          <w:rPrChange w:id="4" w:author="Guilherme Pessoa-Amorim [2]" w:date="2021-11-16T13:46:00Z">
            <w:rPr>
              <w:rFonts w:ascii="Calibri" w:hAnsi="Calibri" w:cs="Calibri Light"/>
              <w:noProof/>
              <w:sz w:val="22"/>
              <w:szCs w:val="22"/>
              <w:lang w:eastAsia="en-GB"/>
            </w:rPr>
          </w:rPrChange>
        </w:rPr>
        <w:drawing>
          <wp:inline distT="0" distB="0" distL="0" distR="0" wp14:anchorId="64009A01" wp14:editId="0620F222">
            <wp:extent cx="1749287" cy="1749287"/>
            <wp:effectExtent l="0" t="0" r="3810" b="3810"/>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49545" cy="1749545"/>
                    </a:xfrm>
                    <a:prstGeom prst="rect">
                      <a:avLst/>
                    </a:prstGeom>
                    <a:noFill/>
                    <a:ln>
                      <a:noFill/>
                    </a:ln>
                  </pic:spPr>
                </pic:pic>
              </a:graphicData>
            </a:graphic>
          </wp:inline>
        </w:drawing>
      </w:r>
    </w:p>
    <w:p w14:paraId="3D843707" w14:textId="77777777" w:rsidR="0008314D" w:rsidRPr="00D9517A" w:rsidRDefault="0008314D">
      <w:pPr>
        <w:spacing w:line="360" w:lineRule="auto"/>
        <w:rPr>
          <w:rFonts w:ascii="Mulish" w:hAnsi="Mulish" w:cs="Calibri Light"/>
          <w:sz w:val="20"/>
          <w:szCs w:val="22"/>
          <w:rPrChange w:id="5" w:author="Guilherme Pessoa-Amorim [2]" w:date="2021-11-16T13:46:00Z">
            <w:rPr>
              <w:rFonts w:ascii="Calibri" w:hAnsi="Calibri" w:cs="Calibri Light"/>
              <w:sz w:val="22"/>
              <w:szCs w:val="22"/>
            </w:rPr>
          </w:rPrChange>
        </w:rPr>
        <w:pPrChange w:id="6" w:author="Guilherme Pessoa-Amorim [2]" w:date="2021-11-15T13:07:00Z">
          <w:pPr/>
        </w:pPrChange>
      </w:pPr>
    </w:p>
    <w:p w14:paraId="143FD3E6" w14:textId="77777777" w:rsidR="0008314D" w:rsidRPr="00D9517A" w:rsidRDefault="0008314D">
      <w:pPr>
        <w:spacing w:line="360" w:lineRule="auto"/>
        <w:jc w:val="center"/>
        <w:rPr>
          <w:rFonts w:ascii="Mulish" w:hAnsi="Mulish" w:cs="Calibri Light"/>
          <w:sz w:val="20"/>
          <w:szCs w:val="22"/>
          <w:rPrChange w:id="7" w:author="Guilherme Pessoa-Amorim [2]" w:date="2021-11-16T13:46:00Z">
            <w:rPr>
              <w:rFonts w:ascii="Calibri" w:hAnsi="Calibri" w:cs="Calibri Light"/>
              <w:sz w:val="22"/>
              <w:szCs w:val="22"/>
            </w:rPr>
          </w:rPrChange>
        </w:rPr>
        <w:pPrChange w:id="8" w:author="Guilherme Pessoa-Amorim [2]" w:date="2021-11-15T13:07:00Z">
          <w:pPr>
            <w:jc w:val="center"/>
          </w:pPr>
        </w:pPrChange>
      </w:pPr>
    </w:p>
    <w:p w14:paraId="1C8C1FC9" w14:textId="56CA1483" w:rsidR="0008314D" w:rsidRPr="00D9517A" w:rsidRDefault="0008314D">
      <w:pPr>
        <w:spacing w:line="360" w:lineRule="auto"/>
        <w:jc w:val="center"/>
        <w:rPr>
          <w:rFonts w:ascii="Mulish" w:hAnsi="Mulish"/>
          <w:sz w:val="22"/>
          <w:rPrChange w:id="9" w:author="Guilherme Pessoa-Amorim [2]" w:date="2021-11-16T13:46:00Z">
            <w:rPr/>
          </w:rPrChange>
        </w:rPr>
        <w:pPrChange w:id="10" w:author="Guilherme Pessoa-Amorim [2]" w:date="2021-11-15T13:07:00Z">
          <w:pPr>
            <w:jc w:val="center"/>
          </w:pPr>
        </w:pPrChange>
      </w:pPr>
      <w:r w:rsidRPr="00D9517A">
        <w:rPr>
          <w:rFonts w:ascii="Mulish" w:hAnsi="Mulish"/>
          <w:sz w:val="22"/>
          <w:rPrChange w:id="11" w:author="Guilherme Pessoa-Amorim [2]" w:date="2021-11-16T13:46:00Z">
            <w:rPr/>
          </w:rPrChange>
        </w:rPr>
        <w:t>DATA ANALYSIS PLAN</w:t>
      </w:r>
    </w:p>
    <w:p w14:paraId="6DFD687F" w14:textId="77777777" w:rsidR="0008314D" w:rsidRPr="00D9517A" w:rsidRDefault="0008314D">
      <w:pPr>
        <w:spacing w:line="360" w:lineRule="auto"/>
        <w:jc w:val="center"/>
        <w:rPr>
          <w:rFonts w:ascii="Mulish" w:hAnsi="Mulish" w:cs="Calibri Light"/>
          <w:sz w:val="20"/>
          <w:szCs w:val="22"/>
          <w:rPrChange w:id="12" w:author="Guilherme Pessoa-Amorim [2]" w:date="2021-11-16T13:46:00Z">
            <w:rPr>
              <w:rFonts w:ascii="Calibri" w:hAnsi="Calibri" w:cs="Calibri Light"/>
              <w:sz w:val="22"/>
              <w:szCs w:val="22"/>
            </w:rPr>
          </w:rPrChange>
        </w:rPr>
        <w:pPrChange w:id="13" w:author="Guilherme Pessoa-Amorim [2]" w:date="2021-11-15T13:07:00Z">
          <w:pPr>
            <w:jc w:val="center"/>
          </w:pPr>
        </w:pPrChange>
      </w:pPr>
    </w:p>
    <w:p w14:paraId="2D9ECE18" w14:textId="4C270964" w:rsidR="0008314D" w:rsidRPr="00D9517A" w:rsidRDefault="0008314D">
      <w:pPr>
        <w:spacing w:line="360" w:lineRule="auto"/>
        <w:rPr>
          <w:rFonts w:ascii="Mulish" w:hAnsi="Mulish" w:cs="Calibri Light"/>
          <w:sz w:val="20"/>
          <w:szCs w:val="22"/>
          <w:rPrChange w:id="14" w:author="Guilherme Pessoa-Amorim [2]" w:date="2021-11-16T13:46:00Z">
            <w:rPr>
              <w:rFonts w:ascii="Calibri" w:hAnsi="Calibri" w:cs="Calibri Light"/>
              <w:sz w:val="22"/>
              <w:szCs w:val="22"/>
            </w:rPr>
          </w:rPrChange>
        </w:rPr>
        <w:pPrChange w:id="15" w:author="Guilherme Pessoa-Amorim [2]" w:date="2021-11-15T13:07:00Z">
          <w:pPr/>
        </w:pPrChange>
      </w:pPr>
      <w:r w:rsidRPr="00D9517A">
        <w:rPr>
          <w:rFonts w:ascii="Mulish" w:hAnsi="Mulish" w:cs="Calibri Light"/>
          <w:sz w:val="20"/>
          <w:szCs w:val="22"/>
          <w:rPrChange w:id="16" w:author="Guilherme Pessoa-Amorim [2]" w:date="2021-11-16T13:46:00Z">
            <w:rPr>
              <w:rFonts w:ascii="Calibri" w:hAnsi="Calibri" w:cs="Calibri Light"/>
              <w:sz w:val="22"/>
              <w:szCs w:val="22"/>
            </w:rPr>
          </w:rPrChange>
        </w:rPr>
        <w:t>______________________________________________________________________</w:t>
      </w:r>
      <w:r w:rsidR="0097604B" w:rsidRPr="00D9517A">
        <w:rPr>
          <w:rFonts w:ascii="Mulish" w:hAnsi="Mulish" w:cs="Calibri Light"/>
          <w:sz w:val="20"/>
          <w:szCs w:val="22"/>
          <w:rPrChange w:id="17" w:author="Guilherme Pessoa-Amorim [2]" w:date="2021-11-16T13:46:00Z">
            <w:rPr>
              <w:rFonts w:ascii="Calibri" w:hAnsi="Calibri" w:cs="Calibri Light"/>
              <w:sz w:val="22"/>
              <w:szCs w:val="22"/>
            </w:rPr>
          </w:rPrChange>
        </w:rPr>
        <w:t>____________</w:t>
      </w:r>
    </w:p>
    <w:p w14:paraId="40552F3B" w14:textId="77777777" w:rsidR="0008314D" w:rsidRPr="00D9517A" w:rsidRDefault="0008314D">
      <w:pPr>
        <w:spacing w:line="360" w:lineRule="auto"/>
        <w:rPr>
          <w:rFonts w:ascii="Mulish" w:hAnsi="Mulish" w:cs="Calibri Light"/>
          <w:sz w:val="20"/>
          <w:szCs w:val="22"/>
          <w:rPrChange w:id="18" w:author="Guilherme Pessoa-Amorim [2]" w:date="2021-11-16T13:46:00Z">
            <w:rPr>
              <w:rFonts w:ascii="Calibri" w:hAnsi="Calibri" w:cs="Calibri Light"/>
              <w:sz w:val="22"/>
              <w:szCs w:val="22"/>
            </w:rPr>
          </w:rPrChange>
        </w:rPr>
        <w:pPrChange w:id="19" w:author="Guilherme Pessoa-Amorim [2]" w:date="2021-11-15T13:07:00Z">
          <w:pPr/>
        </w:pPrChange>
      </w:pPr>
    </w:p>
    <w:p w14:paraId="1F01D356" w14:textId="77777777" w:rsidR="0008314D" w:rsidRPr="00D9517A" w:rsidRDefault="0008314D">
      <w:pPr>
        <w:spacing w:line="360" w:lineRule="auto"/>
        <w:rPr>
          <w:rFonts w:ascii="Mulish" w:hAnsi="Mulish" w:cs="Calibri Light"/>
          <w:sz w:val="20"/>
          <w:szCs w:val="22"/>
          <w:rPrChange w:id="20" w:author="Guilherme Pessoa-Amorim [2]" w:date="2021-11-16T13:46:00Z">
            <w:rPr>
              <w:rFonts w:ascii="Calibri" w:hAnsi="Calibri" w:cs="Calibri Light"/>
              <w:sz w:val="22"/>
              <w:szCs w:val="22"/>
            </w:rPr>
          </w:rPrChange>
        </w:rPr>
        <w:pPrChange w:id="21" w:author="Guilherme Pessoa-Amorim [2]" w:date="2021-11-15T13:07:00Z">
          <w:pPr/>
        </w:pPrChange>
      </w:pPr>
    </w:p>
    <w:p w14:paraId="0FFB3B5A" w14:textId="39E42258" w:rsidR="0008314D" w:rsidRPr="00D9517A" w:rsidRDefault="0008314D">
      <w:pPr>
        <w:spacing w:line="360" w:lineRule="auto"/>
        <w:jc w:val="center"/>
        <w:rPr>
          <w:rFonts w:ascii="Mulish" w:eastAsia="SimSun" w:hAnsi="Mulish" w:cs="Calibri Light"/>
          <w:sz w:val="20"/>
          <w:szCs w:val="22"/>
          <w:lang w:eastAsia="zh-CN"/>
          <w:rPrChange w:id="22" w:author="Guilherme Pessoa-Amorim [2]" w:date="2021-11-16T13:46:00Z">
            <w:rPr>
              <w:rFonts w:ascii="Calibri" w:eastAsia="SimSun" w:hAnsi="Calibri" w:cs="Calibri Light"/>
              <w:sz w:val="22"/>
              <w:szCs w:val="22"/>
              <w:lang w:eastAsia="zh-CN"/>
            </w:rPr>
          </w:rPrChange>
        </w:rPr>
        <w:pPrChange w:id="23" w:author="Guilherme Pessoa-Amorim [2]" w:date="2021-11-15T13:07:00Z">
          <w:pPr>
            <w:jc w:val="center"/>
          </w:pPr>
        </w:pPrChange>
      </w:pPr>
      <w:r w:rsidRPr="00D9517A">
        <w:rPr>
          <w:rFonts w:ascii="Mulish" w:eastAsia="SimSun" w:hAnsi="Mulish" w:cs="Calibri Light"/>
          <w:sz w:val="20"/>
          <w:szCs w:val="22"/>
          <w:lang w:eastAsia="zh-CN"/>
          <w:rPrChange w:id="24" w:author="Guilherme Pessoa-Amorim [2]" w:date="2021-11-16T13:46:00Z">
            <w:rPr>
              <w:rFonts w:ascii="Calibri" w:eastAsia="SimSun" w:hAnsi="Calibri" w:cs="Calibri Light"/>
              <w:sz w:val="22"/>
              <w:szCs w:val="22"/>
              <w:lang w:eastAsia="zh-CN"/>
            </w:rPr>
          </w:rPrChange>
        </w:rPr>
        <w:t xml:space="preserve">DPhil thesis: </w:t>
      </w:r>
    </w:p>
    <w:p w14:paraId="000661DD" w14:textId="77777777" w:rsidR="0008314D" w:rsidRPr="00D9517A" w:rsidRDefault="0008314D">
      <w:pPr>
        <w:spacing w:line="360" w:lineRule="auto"/>
        <w:jc w:val="center"/>
        <w:rPr>
          <w:rFonts w:ascii="Mulish" w:eastAsia="SimSun" w:hAnsi="Mulish" w:cs="Calibri Light"/>
          <w:sz w:val="20"/>
          <w:szCs w:val="22"/>
          <w:lang w:eastAsia="zh-CN"/>
          <w:rPrChange w:id="25" w:author="Guilherme Pessoa-Amorim [2]" w:date="2021-11-16T13:46:00Z">
            <w:rPr>
              <w:rFonts w:ascii="Calibri" w:eastAsia="SimSun" w:hAnsi="Calibri" w:cs="Calibri Light"/>
              <w:sz w:val="22"/>
              <w:szCs w:val="22"/>
              <w:lang w:eastAsia="zh-CN"/>
            </w:rPr>
          </w:rPrChange>
        </w:rPr>
        <w:pPrChange w:id="26" w:author="Guilherme Pessoa-Amorim [2]" w:date="2021-11-15T13:07:00Z">
          <w:pPr>
            <w:jc w:val="center"/>
          </w:pPr>
        </w:pPrChange>
      </w:pPr>
    </w:p>
    <w:p w14:paraId="6AAC21DE" w14:textId="0658F97F" w:rsidR="0097604B" w:rsidRPr="00D9517A" w:rsidDel="0089303D" w:rsidRDefault="0089303D">
      <w:pPr>
        <w:spacing w:line="360" w:lineRule="auto"/>
        <w:jc w:val="center"/>
        <w:rPr>
          <w:del w:id="27" w:author="Guilherme Pessoa-Amorim" w:date="2021-11-15T09:58:00Z"/>
          <w:rFonts w:ascii="Mulish" w:hAnsi="Mulish" w:cs="Calibri Light"/>
          <w:sz w:val="20"/>
          <w:szCs w:val="22"/>
          <w:rPrChange w:id="28" w:author="Guilherme Pessoa-Amorim [2]" w:date="2021-11-16T13:46:00Z">
            <w:rPr>
              <w:del w:id="29" w:author="Guilherme Pessoa-Amorim" w:date="2021-11-15T09:58:00Z"/>
              <w:rFonts w:ascii="Calibri" w:eastAsia="SimSun" w:hAnsi="Calibri" w:cs="Calibri Light"/>
              <w:i/>
              <w:iCs/>
              <w:sz w:val="22"/>
              <w:szCs w:val="22"/>
              <w:lang w:eastAsia="zh-CN"/>
            </w:rPr>
          </w:rPrChange>
        </w:rPr>
        <w:pPrChange w:id="30" w:author="Guilherme Pessoa-Amorim [2]" w:date="2021-11-15T13:07:00Z">
          <w:pPr>
            <w:jc w:val="center"/>
          </w:pPr>
        </w:pPrChange>
      </w:pPr>
      <w:ins w:id="31" w:author="Guilherme Pessoa-Amorim" w:date="2021-11-15T09:58:00Z">
        <w:r w:rsidRPr="00D9517A">
          <w:rPr>
            <w:rFonts w:ascii="Mulish" w:hAnsi="Mulish" w:cs="Calibri Light"/>
            <w:sz w:val="20"/>
            <w:szCs w:val="22"/>
            <w:rPrChange w:id="32" w:author="Guilherme Pessoa-Amorim [2]" w:date="2021-11-16T13:46:00Z">
              <w:rPr>
                <w:rStyle w:val="SubtleEmphasis"/>
                <w:rFonts w:eastAsia="SimSun"/>
              </w:rPr>
            </w:rPrChange>
          </w:rPr>
          <w:t>A tale of three trials:  exploration, validation, and application of routinely collected data on medications in large-scale randomised clinical trials</w:t>
        </w:r>
      </w:ins>
      <w:del w:id="33" w:author="Guilherme Pessoa-Amorim" w:date="2021-11-15T09:58:00Z">
        <w:r w:rsidR="0008314D" w:rsidRPr="00D9517A" w:rsidDel="0089303D">
          <w:rPr>
            <w:rFonts w:ascii="Mulish" w:hAnsi="Mulish" w:cs="Calibri Light"/>
            <w:sz w:val="20"/>
            <w:szCs w:val="22"/>
            <w:rPrChange w:id="34" w:author="Guilherme Pessoa-Amorim [2]" w:date="2021-11-16T13:46:00Z">
              <w:rPr>
                <w:rFonts w:ascii="Calibri" w:eastAsia="SimSun" w:hAnsi="Calibri" w:cs="Calibri Light"/>
                <w:i/>
                <w:iCs/>
                <w:sz w:val="22"/>
                <w:szCs w:val="22"/>
                <w:lang w:eastAsia="zh-CN"/>
              </w:rPr>
            </w:rPrChange>
          </w:rPr>
          <w:delText>Real-world drug data from electronic health records in the National Health Service:</w:delText>
        </w:r>
      </w:del>
    </w:p>
    <w:p w14:paraId="2415491C" w14:textId="4ECBD5E4" w:rsidR="0008314D" w:rsidRPr="00D9517A" w:rsidDel="0089303D" w:rsidRDefault="0008314D">
      <w:pPr>
        <w:spacing w:line="360" w:lineRule="auto"/>
        <w:jc w:val="center"/>
        <w:rPr>
          <w:del w:id="35" w:author="Guilherme Pessoa-Amorim" w:date="2021-11-15T09:58:00Z"/>
          <w:rFonts w:ascii="Mulish" w:hAnsi="Mulish" w:cs="Calibri Light"/>
          <w:i/>
          <w:iCs/>
          <w:sz w:val="20"/>
          <w:szCs w:val="22"/>
          <w:rPrChange w:id="36" w:author="Guilherme Pessoa-Amorim [2]" w:date="2021-11-16T13:46:00Z">
            <w:rPr>
              <w:del w:id="37" w:author="Guilherme Pessoa-Amorim" w:date="2021-11-15T09:58:00Z"/>
              <w:rFonts w:ascii="Calibri" w:hAnsi="Calibri" w:cs="Calibri Light"/>
              <w:i/>
              <w:iCs/>
              <w:sz w:val="22"/>
              <w:szCs w:val="22"/>
            </w:rPr>
          </w:rPrChange>
        </w:rPr>
        <w:pPrChange w:id="38" w:author="Guilherme Pessoa-Amorim [2]" w:date="2021-11-15T13:07:00Z">
          <w:pPr>
            <w:jc w:val="center"/>
          </w:pPr>
        </w:pPrChange>
      </w:pPr>
      <w:del w:id="39" w:author="Guilherme Pessoa-Amorim" w:date="2021-11-15T09:58:00Z">
        <w:r w:rsidRPr="00D9517A" w:rsidDel="0089303D">
          <w:rPr>
            <w:rFonts w:ascii="Mulish" w:eastAsia="SimSun" w:hAnsi="Mulish" w:cs="Calibri Light"/>
            <w:i/>
            <w:iCs/>
            <w:sz w:val="20"/>
            <w:szCs w:val="22"/>
            <w:lang w:eastAsia="zh-CN"/>
            <w:rPrChange w:id="40" w:author="Guilherme Pessoa-Amorim [2]" w:date="2021-11-16T13:46:00Z">
              <w:rPr>
                <w:rFonts w:ascii="Calibri" w:eastAsia="SimSun" w:hAnsi="Calibri" w:cs="Calibri Light"/>
                <w:i/>
                <w:iCs/>
                <w:sz w:val="22"/>
                <w:szCs w:val="22"/>
                <w:lang w:eastAsia="zh-CN"/>
              </w:rPr>
            </w:rPrChange>
          </w:rPr>
          <w:delText>validation and application in a randomized controlled trial of cardiovascular disease</w:delText>
        </w:r>
      </w:del>
    </w:p>
    <w:p w14:paraId="5FA279DB" w14:textId="75E6C11D" w:rsidR="0008314D" w:rsidRPr="00D9517A" w:rsidRDefault="0008314D">
      <w:pPr>
        <w:spacing w:line="360" w:lineRule="auto"/>
        <w:jc w:val="center"/>
        <w:rPr>
          <w:rFonts w:ascii="Mulish" w:hAnsi="Mulish" w:cs="Calibri Light"/>
          <w:sz w:val="20"/>
          <w:szCs w:val="22"/>
          <w:rPrChange w:id="41" w:author="Guilherme Pessoa-Amorim [2]" w:date="2021-11-16T13:46:00Z">
            <w:rPr>
              <w:rFonts w:ascii="Calibri" w:hAnsi="Calibri" w:cs="Calibri Light"/>
              <w:sz w:val="22"/>
              <w:szCs w:val="22"/>
            </w:rPr>
          </w:rPrChange>
        </w:rPr>
        <w:pPrChange w:id="42" w:author="Guilherme Pessoa-Amorim [2]" w:date="2021-11-15T13:07:00Z">
          <w:pPr/>
        </w:pPrChange>
      </w:pPr>
    </w:p>
    <w:p w14:paraId="784A2B37" w14:textId="77777777" w:rsidR="0008314D" w:rsidRPr="00D9517A" w:rsidRDefault="0008314D">
      <w:pPr>
        <w:spacing w:line="360" w:lineRule="auto"/>
        <w:jc w:val="center"/>
        <w:rPr>
          <w:rFonts w:ascii="Mulish" w:hAnsi="Mulish" w:cs="Calibri Light"/>
          <w:sz w:val="20"/>
          <w:szCs w:val="22"/>
          <w:rPrChange w:id="43" w:author="Guilherme Pessoa-Amorim [2]" w:date="2021-11-16T13:46:00Z">
            <w:rPr>
              <w:rFonts w:ascii="Calibri" w:hAnsi="Calibri" w:cs="Calibri Light"/>
              <w:sz w:val="22"/>
              <w:szCs w:val="22"/>
            </w:rPr>
          </w:rPrChange>
        </w:rPr>
        <w:pPrChange w:id="44" w:author="Guilherme Pessoa-Amorim [2]" w:date="2021-11-15T13:07:00Z">
          <w:pPr>
            <w:jc w:val="center"/>
          </w:pPr>
        </w:pPrChange>
      </w:pPr>
    </w:p>
    <w:p w14:paraId="308B6721" w14:textId="7920CFD6" w:rsidR="0008314D" w:rsidRPr="00D9517A" w:rsidRDefault="0008314D">
      <w:pPr>
        <w:spacing w:line="360" w:lineRule="auto"/>
        <w:jc w:val="center"/>
        <w:rPr>
          <w:rFonts w:ascii="Mulish" w:hAnsi="Mulish" w:cs="Calibri Light"/>
          <w:sz w:val="20"/>
          <w:szCs w:val="22"/>
          <w:rPrChange w:id="45" w:author="Guilherme Pessoa-Amorim [2]" w:date="2021-11-16T13:46:00Z">
            <w:rPr>
              <w:rFonts w:ascii="Calibri" w:hAnsi="Calibri" w:cs="Calibri Light"/>
              <w:sz w:val="22"/>
              <w:szCs w:val="22"/>
            </w:rPr>
          </w:rPrChange>
        </w:rPr>
        <w:pPrChange w:id="46" w:author="Guilherme Pessoa-Amorim [2]" w:date="2021-11-15T13:07:00Z">
          <w:pPr>
            <w:jc w:val="center"/>
          </w:pPr>
        </w:pPrChange>
      </w:pPr>
      <w:r w:rsidRPr="00D9517A">
        <w:rPr>
          <w:rFonts w:ascii="Mulish" w:hAnsi="Mulish" w:cs="Calibri Light"/>
          <w:sz w:val="20"/>
          <w:szCs w:val="22"/>
          <w:rPrChange w:id="47" w:author="Guilherme Pessoa-Amorim [2]" w:date="2021-11-16T13:46:00Z">
            <w:rPr>
              <w:rFonts w:ascii="Calibri" w:hAnsi="Calibri" w:cs="Calibri Light"/>
              <w:sz w:val="22"/>
              <w:szCs w:val="22"/>
            </w:rPr>
          </w:rPrChange>
        </w:rPr>
        <w:t xml:space="preserve">Version </w:t>
      </w:r>
      <w:ins w:id="48" w:author="Guilherme Pessoa-Amorim" w:date="2021-11-15T09:58:00Z">
        <w:r w:rsidR="0089303D" w:rsidRPr="00D9517A">
          <w:rPr>
            <w:rFonts w:ascii="Mulish" w:hAnsi="Mulish" w:cs="Calibri Light"/>
            <w:sz w:val="20"/>
            <w:szCs w:val="22"/>
            <w:rPrChange w:id="49" w:author="Guilherme Pessoa-Amorim [2]" w:date="2021-11-16T13:46:00Z">
              <w:rPr>
                <w:rFonts w:ascii="Calibri" w:hAnsi="Calibri" w:cs="Calibri Light"/>
                <w:sz w:val="22"/>
                <w:szCs w:val="22"/>
              </w:rPr>
            </w:rPrChange>
          </w:rPr>
          <w:t>0</w:t>
        </w:r>
      </w:ins>
      <w:del w:id="50" w:author="Guilherme Pessoa-Amorim" w:date="2021-11-15T09:58:00Z">
        <w:r w:rsidRPr="00D9517A" w:rsidDel="0089303D">
          <w:rPr>
            <w:rFonts w:ascii="Mulish" w:hAnsi="Mulish" w:cs="Calibri Light"/>
            <w:sz w:val="20"/>
            <w:szCs w:val="22"/>
            <w:rPrChange w:id="51" w:author="Guilherme Pessoa-Amorim [2]" w:date="2021-11-16T13:46:00Z">
              <w:rPr>
                <w:rFonts w:ascii="Calibri" w:hAnsi="Calibri" w:cs="Calibri Light"/>
                <w:sz w:val="22"/>
                <w:szCs w:val="22"/>
              </w:rPr>
            </w:rPrChange>
          </w:rPr>
          <w:delText>1</w:delText>
        </w:r>
      </w:del>
      <w:r w:rsidRPr="00D9517A">
        <w:rPr>
          <w:rFonts w:ascii="Mulish" w:hAnsi="Mulish" w:cs="Calibri Light"/>
          <w:sz w:val="20"/>
          <w:szCs w:val="22"/>
          <w:rPrChange w:id="52" w:author="Guilherme Pessoa-Amorim [2]" w:date="2021-11-16T13:46:00Z">
            <w:rPr>
              <w:rFonts w:ascii="Calibri" w:hAnsi="Calibri" w:cs="Calibri Light"/>
              <w:sz w:val="22"/>
              <w:szCs w:val="22"/>
            </w:rPr>
          </w:rPrChange>
        </w:rPr>
        <w:t>.</w:t>
      </w:r>
      <w:ins w:id="53" w:author="Guilherme Pessoa-Amorim [2]" w:date="2021-11-15T15:20:00Z">
        <w:r w:rsidR="00D87F19" w:rsidRPr="003E336D">
          <w:rPr>
            <w:rFonts w:ascii="Mulish" w:hAnsi="Mulish" w:cs="Calibri Light"/>
            <w:sz w:val="20"/>
            <w:szCs w:val="22"/>
          </w:rPr>
          <w:t>2</w:t>
        </w:r>
      </w:ins>
      <w:ins w:id="54" w:author="Guilherme Pessoa-Amorim" w:date="2021-11-15T09:58:00Z">
        <w:del w:id="55" w:author="Guilherme Pessoa-Amorim [2]" w:date="2021-11-15T15:20:00Z">
          <w:r w:rsidR="0089303D" w:rsidRPr="00D9517A" w:rsidDel="00D87F19">
            <w:rPr>
              <w:rFonts w:ascii="Mulish" w:hAnsi="Mulish" w:cs="Calibri Light"/>
              <w:sz w:val="20"/>
              <w:szCs w:val="22"/>
              <w:rPrChange w:id="56" w:author="Guilherme Pessoa-Amorim [2]" w:date="2021-11-16T13:46:00Z">
                <w:rPr>
                  <w:rFonts w:ascii="Calibri" w:hAnsi="Calibri" w:cs="Calibri Light"/>
                  <w:sz w:val="22"/>
                  <w:szCs w:val="22"/>
                </w:rPr>
              </w:rPrChange>
            </w:rPr>
            <w:delText>2</w:delText>
          </w:r>
        </w:del>
      </w:ins>
      <w:del w:id="57" w:author="Guilherme Pessoa-Amorim" w:date="2021-11-15T09:58:00Z">
        <w:r w:rsidRPr="00D9517A" w:rsidDel="0089303D">
          <w:rPr>
            <w:rFonts w:ascii="Mulish" w:hAnsi="Mulish" w:cs="Calibri Light"/>
            <w:sz w:val="20"/>
            <w:szCs w:val="22"/>
            <w:rPrChange w:id="58" w:author="Guilherme Pessoa-Amorim [2]" w:date="2021-11-16T13:46:00Z">
              <w:rPr>
                <w:rFonts w:ascii="Calibri" w:hAnsi="Calibri" w:cs="Calibri Light"/>
                <w:sz w:val="22"/>
                <w:szCs w:val="22"/>
              </w:rPr>
            </w:rPrChange>
          </w:rPr>
          <w:delText>0</w:delText>
        </w:r>
      </w:del>
    </w:p>
    <w:p w14:paraId="5FE3B881" w14:textId="3E2A061A" w:rsidR="0008314D" w:rsidRPr="00D9517A" w:rsidRDefault="0008314D">
      <w:pPr>
        <w:spacing w:line="360" w:lineRule="auto"/>
        <w:jc w:val="center"/>
        <w:rPr>
          <w:rFonts w:ascii="Mulish" w:hAnsi="Mulish" w:cs="Calibri Light"/>
          <w:sz w:val="20"/>
          <w:szCs w:val="22"/>
          <w:rPrChange w:id="59" w:author="Guilherme Pessoa-Amorim [2]" w:date="2021-11-16T13:46:00Z">
            <w:rPr>
              <w:rFonts w:ascii="Calibri" w:hAnsi="Calibri" w:cs="Calibri Light"/>
              <w:sz w:val="22"/>
              <w:szCs w:val="22"/>
            </w:rPr>
          </w:rPrChange>
        </w:rPr>
        <w:pPrChange w:id="60" w:author="Guilherme Pessoa-Amorim [2]" w:date="2021-11-15T13:07:00Z">
          <w:pPr>
            <w:jc w:val="center"/>
          </w:pPr>
        </w:pPrChange>
      </w:pPr>
    </w:p>
    <w:p w14:paraId="6D38FA18" w14:textId="73132119" w:rsidR="0008314D" w:rsidRPr="00D9517A" w:rsidRDefault="0008314D">
      <w:pPr>
        <w:spacing w:line="360" w:lineRule="auto"/>
        <w:jc w:val="center"/>
        <w:rPr>
          <w:rFonts w:ascii="Mulish" w:hAnsi="Mulish" w:cs="Calibri Light"/>
          <w:sz w:val="20"/>
          <w:szCs w:val="22"/>
          <w:rPrChange w:id="61" w:author="Guilherme Pessoa-Amorim [2]" w:date="2021-11-16T13:46:00Z">
            <w:rPr>
              <w:rFonts w:ascii="Calibri" w:hAnsi="Calibri" w:cs="Calibri Light"/>
              <w:sz w:val="22"/>
              <w:szCs w:val="22"/>
            </w:rPr>
          </w:rPrChange>
        </w:rPr>
        <w:pPrChange w:id="62" w:author="Guilherme Pessoa-Amorim [2]" w:date="2021-11-15T13:07:00Z">
          <w:pPr>
            <w:jc w:val="center"/>
          </w:pPr>
        </w:pPrChange>
      </w:pPr>
      <w:r w:rsidRPr="00D9517A">
        <w:rPr>
          <w:rFonts w:ascii="Mulish" w:hAnsi="Mulish" w:cs="Calibri Light"/>
          <w:sz w:val="20"/>
          <w:szCs w:val="22"/>
          <w:rPrChange w:id="63" w:author="Guilherme Pessoa-Amorim [2]" w:date="2021-11-16T13:46:00Z">
            <w:rPr>
              <w:rFonts w:ascii="Calibri" w:hAnsi="Calibri" w:cs="Calibri Light"/>
              <w:sz w:val="22"/>
              <w:szCs w:val="22"/>
            </w:rPr>
          </w:rPrChange>
        </w:rPr>
        <w:t>Date: 1</w:t>
      </w:r>
      <w:ins w:id="64" w:author="Guilherme Pessoa-Amorim [2]" w:date="2021-11-15T15:20:00Z">
        <w:r w:rsidR="00D87F19" w:rsidRPr="003E336D">
          <w:rPr>
            <w:rFonts w:ascii="Mulish" w:hAnsi="Mulish" w:cs="Calibri Light"/>
            <w:sz w:val="20"/>
            <w:szCs w:val="22"/>
          </w:rPr>
          <w:t>5</w:t>
        </w:r>
      </w:ins>
      <w:del w:id="65" w:author="Guilherme Pessoa-Amorim [2]" w:date="2021-11-15T15:20:00Z">
        <w:r w:rsidRPr="00D9517A" w:rsidDel="00D87F19">
          <w:rPr>
            <w:rFonts w:ascii="Mulish" w:hAnsi="Mulish" w:cs="Calibri Light"/>
            <w:sz w:val="20"/>
            <w:szCs w:val="22"/>
            <w:rPrChange w:id="66" w:author="Guilherme Pessoa-Amorim [2]" w:date="2021-11-16T13:46:00Z">
              <w:rPr>
                <w:rFonts w:ascii="Calibri" w:hAnsi="Calibri" w:cs="Calibri Light"/>
                <w:sz w:val="22"/>
                <w:szCs w:val="22"/>
              </w:rPr>
            </w:rPrChange>
          </w:rPr>
          <w:delText>6</w:delText>
        </w:r>
      </w:del>
      <w:r w:rsidRPr="00D9517A">
        <w:rPr>
          <w:rFonts w:ascii="Mulish" w:hAnsi="Mulish" w:cs="Calibri Light"/>
          <w:sz w:val="20"/>
          <w:szCs w:val="22"/>
          <w:vertAlign w:val="superscript"/>
          <w:rPrChange w:id="67" w:author="Guilherme Pessoa-Amorim [2]" w:date="2021-11-16T13:46:00Z">
            <w:rPr>
              <w:rFonts w:ascii="Calibri" w:hAnsi="Calibri" w:cs="Calibri Light"/>
              <w:sz w:val="22"/>
              <w:szCs w:val="22"/>
              <w:vertAlign w:val="superscript"/>
            </w:rPr>
          </w:rPrChange>
        </w:rPr>
        <w:t>th</w:t>
      </w:r>
      <w:r w:rsidRPr="00D9517A">
        <w:rPr>
          <w:rFonts w:ascii="Mulish" w:hAnsi="Mulish" w:cs="Calibri Light"/>
          <w:sz w:val="20"/>
          <w:szCs w:val="22"/>
          <w:rPrChange w:id="68" w:author="Guilherme Pessoa-Amorim [2]" w:date="2021-11-16T13:46:00Z">
            <w:rPr>
              <w:rFonts w:ascii="Calibri" w:hAnsi="Calibri" w:cs="Calibri Light"/>
              <w:sz w:val="22"/>
              <w:szCs w:val="22"/>
            </w:rPr>
          </w:rPrChange>
        </w:rPr>
        <w:t xml:space="preserve"> </w:t>
      </w:r>
      <w:del w:id="69" w:author="Guilherme Pessoa-Amorim [2]" w:date="2021-11-15T15:21:00Z">
        <w:r w:rsidRPr="00D9517A" w:rsidDel="00D87F19">
          <w:rPr>
            <w:rFonts w:ascii="Mulish" w:hAnsi="Mulish" w:cs="Calibri Light"/>
            <w:sz w:val="20"/>
            <w:szCs w:val="22"/>
            <w:rPrChange w:id="70" w:author="Guilherme Pessoa-Amorim [2]" w:date="2021-11-16T13:46:00Z">
              <w:rPr>
                <w:rFonts w:ascii="Calibri" w:hAnsi="Calibri" w:cs="Calibri Light"/>
                <w:sz w:val="22"/>
                <w:szCs w:val="22"/>
              </w:rPr>
            </w:rPrChange>
          </w:rPr>
          <w:delText xml:space="preserve">August </w:delText>
        </w:r>
      </w:del>
      <w:ins w:id="71" w:author="Guilherme Pessoa-Amorim [2]" w:date="2021-11-15T15:21:00Z">
        <w:r w:rsidR="00D87F19" w:rsidRPr="003E336D">
          <w:rPr>
            <w:rFonts w:ascii="Mulish" w:hAnsi="Mulish" w:cs="Calibri Light"/>
            <w:sz w:val="20"/>
            <w:szCs w:val="22"/>
          </w:rPr>
          <w:t>November</w:t>
        </w:r>
        <w:r w:rsidR="00D87F19" w:rsidRPr="00D9517A">
          <w:rPr>
            <w:rFonts w:ascii="Mulish" w:hAnsi="Mulish" w:cs="Calibri Light"/>
            <w:sz w:val="20"/>
            <w:szCs w:val="22"/>
            <w:rPrChange w:id="72" w:author="Guilherme Pessoa-Amorim [2]" w:date="2021-11-16T13:46:00Z">
              <w:rPr>
                <w:rFonts w:ascii="Calibri" w:hAnsi="Calibri" w:cs="Calibri Light"/>
                <w:sz w:val="22"/>
                <w:szCs w:val="22"/>
              </w:rPr>
            </w:rPrChange>
          </w:rPr>
          <w:t xml:space="preserve"> </w:t>
        </w:r>
      </w:ins>
      <w:r w:rsidRPr="00D9517A">
        <w:rPr>
          <w:rFonts w:ascii="Mulish" w:hAnsi="Mulish" w:cs="Calibri Light"/>
          <w:sz w:val="20"/>
          <w:szCs w:val="22"/>
          <w:rPrChange w:id="73" w:author="Guilherme Pessoa-Amorim [2]" w:date="2021-11-16T13:46:00Z">
            <w:rPr>
              <w:rFonts w:ascii="Calibri" w:hAnsi="Calibri" w:cs="Calibri Light"/>
              <w:sz w:val="22"/>
              <w:szCs w:val="22"/>
            </w:rPr>
          </w:rPrChange>
        </w:rPr>
        <w:t>2021</w:t>
      </w:r>
    </w:p>
    <w:p w14:paraId="36D8C7EE" w14:textId="357AC795" w:rsidR="0008314D" w:rsidRPr="00D9517A" w:rsidRDefault="0008314D">
      <w:pPr>
        <w:spacing w:line="360" w:lineRule="auto"/>
        <w:jc w:val="center"/>
        <w:rPr>
          <w:rFonts w:ascii="Mulish" w:hAnsi="Mulish" w:cs="Calibri Light"/>
          <w:sz w:val="20"/>
          <w:szCs w:val="22"/>
          <w:rPrChange w:id="74" w:author="Guilherme Pessoa-Amorim [2]" w:date="2021-11-16T13:46:00Z">
            <w:rPr>
              <w:rFonts w:ascii="Calibri" w:hAnsi="Calibri" w:cs="Calibri Light"/>
              <w:sz w:val="22"/>
              <w:szCs w:val="22"/>
            </w:rPr>
          </w:rPrChange>
        </w:rPr>
        <w:pPrChange w:id="75" w:author="Guilherme Pessoa-Amorim [2]" w:date="2021-11-15T13:07:00Z">
          <w:pPr>
            <w:jc w:val="center"/>
          </w:pPr>
        </w:pPrChange>
      </w:pPr>
    </w:p>
    <w:p w14:paraId="42477BF7" w14:textId="1299B1A5" w:rsidR="0008314D" w:rsidRPr="00D9517A" w:rsidRDefault="0008314D">
      <w:pPr>
        <w:spacing w:line="360" w:lineRule="auto"/>
        <w:jc w:val="center"/>
        <w:rPr>
          <w:rFonts w:ascii="Mulish" w:hAnsi="Mulish" w:cs="Calibri Light"/>
          <w:sz w:val="20"/>
          <w:szCs w:val="22"/>
          <w:rPrChange w:id="76" w:author="Guilherme Pessoa-Amorim [2]" w:date="2021-11-16T13:46:00Z">
            <w:rPr>
              <w:rFonts w:ascii="Calibri" w:hAnsi="Calibri" w:cs="Calibri Light"/>
              <w:sz w:val="22"/>
              <w:szCs w:val="22"/>
            </w:rPr>
          </w:rPrChange>
        </w:rPr>
        <w:pPrChange w:id="77" w:author="Guilherme Pessoa-Amorim [2]" w:date="2021-11-15T13:07:00Z">
          <w:pPr>
            <w:jc w:val="center"/>
          </w:pPr>
        </w:pPrChange>
      </w:pPr>
      <w:r w:rsidRPr="00D9517A">
        <w:rPr>
          <w:rFonts w:ascii="Mulish" w:hAnsi="Mulish" w:cs="Calibri Light"/>
          <w:sz w:val="20"/>
          <w:szCs w:val="22"/>
          <w:rPrChange w:id="78" w:author="Guilherme Pessoa-Amorim [2]" w:date="2021-11-16T13:46:00Z">
            <w:rPr>
              <w:rFonts w:ascii="Calibri" w:hAnsi="Calibri" w:cs="Calibri Light"/>
              <w:sz w:val="22"/>
              <w:szCs w:val="22"/>
            </w:rPr>
          </w:rPrChange>
        </w:rPr>
        <w:t>Author:</w:t>
      </w:r>
    </w:p>
    <w:p w14:paraId="14B31E1B" w14:textId="0736D4AC" w:rsidR="0008314D" w:rsidRPr="00D9517A" w:rsidRDefault="0008314D">
      <w:pPr>
        <w:spacing w:line="360" w:lineRule="auto"/>
        <w:jc w:val="center"/>
        <w:rPr>
          <w:rFonts w:ascii="Mulish" w:hAnsi="Mulish" w:cs="Calibri Light"/>
          <w:sz w:val="20"/>
          <w:szCs w:val="22"/>
          <w:lang w:val="en-US"/>
          <w:rPrChange w:id="79" w:author="Guilherme Pessoa-Amorim [2]" w:date="2021-11-16T13:46:00Z">
            <w:rPr>
              <w:rFonts w:ascii="Calibri" w:hAnsi="Calibri" w:cs="Calibri Light"/>
              <w:sz w:val="22"/>
              <w:szCs w:val="22"/>
              <w:lang w:val="en-US"/>
            </w:rPr>
          </w:rPrChange>
        </w:rPr>
        <w:pPrChange w:id="80" w:author="Guilherme Pessoa-Amorim [2]" w:date="2021-11-15T13:07:00Z">
          <w:pPr>
            <w:jc w:val="center"/>
          </w:pPr>
        </w:pPrChange>
      </w:pPr>
      <w:r w:rsidRPr="00D9517A">
        <w:rPr>
          <w:rFonts w:ascii="Mulish" w:hAnsi="Mulish" w:cs="Calibri Light"/>
          <w:sz w:val="20"/>
          <w:szCs w:val="22"/>
          <w:lang w:val="en-US"/>
          <w:rPrChange w:id="81" w:author="Guilherme Pessoa-Amorim [2]" w:date="2021-11-16T13:46:00Z">
            <w:rPr>
              <w:rFonts w:ascii="Calibri" w:hAnsi="Calibri" w:cs="Calibri Light"/>
              <w:sz w:val="22"/>
              <w:szCs w:val="22"/>
              <w:lang w:val="en-US"/>
            </w:rPr>
          </w:rPrChange>
        </w:rPr>
        <w:t>Guilherme Pessoa-Amorim</w:t>
      </w:r>
    </w:p>
    <w:p w14:paraId="57988E58" w14:textId="2D40BB18" w:rsidR="0008314D" w:rsidRPr="00D9517A" w:rsidRDefault="0008314D">
      <w:pPr>
        <w:spacing w:line="360" w:lineRule="auto"/>
        <w:jc w:val="center"/>
        <w:rPr>
          <w:rFonts w:ascii="Mulish" w:hAnsi="Mulish" w:cs="Calibri Light"/>
          <w:sz w:val="20"/>
          <w:szCs w:val="22"/>
          <w:lang w:val="en-US"/>
          <w:rPrChange w:id="82" w:author="Guilherme Pessoa-Amorim [2]" w:date="2021-11-16T13:46:00Z">
            <w:rPr>
              <w:rFonts w:ascii="Calibri" w:hAnsi="Calibri" w:cs="Calibri Light"/>
              <w:sz w:val="22"/>
              <w:szCs w:val="22"/>
              <w:lang w:val="en-US"/>
            </w:rPr>
          </w:rPrChange>
        </w:rPr>
        <w:pPrChange w:id="83" w:author="Guilherme Pessoa-Amorim [2]" w:date="2021-11-15T13:07:00Z">
          <w:pPr>
            <w:jc w:val="center"/>
          </w:pPr>
        </w:pPrChange>
      </w:pPr>
    </w:p>
    <w:p w14:paraId="27564B61" w14:textId="4E9C976C" w:rsidR="0008314D" w:rsidRPr="00D9517A" w:rsidRDefault="0008314D">
      <w:pPr>
        <w:spacing w:line="360" w:lineRule="auto"/>
        <w:jc w:val="center"/>
        <w:rPr>
          <w:rFonts w:ascii="Mulish" w:hAnsi="Mulish" w:cs="Calibri Light"/>
          <w:sz w:val="20"/>
          <w:szCs w:val="22"/>
          <w:lang w:val="en-US"/>
          <w:rPrChange w:id="84" w:author="Guilherme Pessoa-Amorim [2]" w:date="2021-11-16T13:46:00Z">
            <w:rPr>
              <w:rFonts w:ascii="Calibri" w:hAnsi="Calibri" w:cs="Calibri Light"/>
              <w:sz w:val="22"/>
              <w:szCs w:val="22"/>
              <w:lang w:val="en-US"/>
            </w:rPr>
          </w:rPrChange>
        </w:rPr>
        <w:pPrChange w:id="85" w:author="Guilherme Pessoa-Amorim [2]" w:date="2021-11-15T13:07:00Z">
          <w:pPr>
            <w:jc w:val="center"/>
          </w:pPr>
        </w:pPrChange>
      </w:pPr>
      <w:r w:rsidRPr="00D9517A">
        <w:rPr>
          <w:rFonts w:ascii="Mulish" w:hAnsi="Mulish" w:cs="Calibri Light"/>
          <w:sz w:val="20"/>
          <w:szCs w:val="22"/>
          <w:lang w:val="en-US"/>
          <w:rPrChange w:id="86" w:author="Guilherme Pessoa-Amorim [2]" w:date="2021-11-16T13:46:00Z">
            <w:rPr>
              <w:rFonts w:ascii="Calibri" w:hAnsi="Calibri" w:cs="Calibri Light"/>
              <w:sz w:val="22"/>
              <w:szCs w:val="22"/>
              <w:lang w:val="en-US"/>
            </w:rPr>
          </w:rPrChange>
        </w:rPr>
        <w:t>Supervis</w:t>
      </w:r>
      <w:r w:rsidR="003C7E2B" w:rsidRPr="00D9517A">
        <w:rPr>
          <w:rFonts w:ascii="Mulish" w:hAnsi="Mulish" w:cs="Calibri Light"/>
          <w:sz w:val="20"/>
          <w:szCs w:val="22"/>
          <w:lang w:val="en-US"/>
          <w:rPrChange w:id="87" w:author="Guilherme Pessoa-Amorim [2]" w:date="2021-11-16T13:46:00Z">
            <w:rPr>
              <w:rFonts w:ascii="Calibri" w:hAnsi="Calibri" w:cs="Calibri Light"/>
              <w:sz w:val="22"/>
              <w:szCs w:val="22"/>
              <w:lang w:val="en-US"/>
            </w:rPr>
          </w:rPrChange>
        </w:rPr>
        <w:t>ors</w:t>
      </w:r>
      <w:r w:rsidRPr="00D9517A">
        <w:rPr>
          <w:rFonts w:ascii="Mulish" w:hAnsi="Mulish" w:cs="Calibri Light"/>
          <w:sz w:val="20"/>
          <w:szCs w:val="22"/>
          <w:lang w:val="en-US"/>
          <w:rPrChange w:id="88" w:author="Guilherme Pessoa-Amorim [2]" w:date="2021-11-16T13:46:00Z">
            <w:rPr>
              <w:rFonts w:ascii="Calibri" w:hAnsi="Calibri" w:cs="Calibri Light"/>
              <w:sz w:val="22"/>
              <w:szCs w:val="22"/>
              <w:lang w:val="en-US"/>
            </w:rPr>
          </w:rPrChange>
        </w:rPr>
        <w:t>:</w:t>
      </w:r>
    </w:p>
    <w:p w14:paraId="5D89909E" w14:textId="44DC20DD" w:rsidR="0008314D" w:rsidRPr="00D9517A" w:rsidRDefault="0008314D">
      <w:pPr>
        <w:spacing w:line="360" w:lineRule="auto"/>
        <w:jc w:val="center"/>
        <w:rPr>
          <w:rFonts w:ascii="Mulish" w:hAnsi="Mulish" w:cs="Calibri Light"/>
          <w:sz w:val="20"/>
          <w:szCs w:val="22"/>
          <w:lang w:val="en-US"/>
          <w:rPrChange w:id="89" w:author="Guilherme Pessoa-Amorim [2]" w:date="2021-11-16T13:46:00Z">
            <w:rPr>
              <w:rFonts w:ascii="Calibri" w:hAnsi="Calibri" w:cs="Calibri Light"/>
              <w:sz w:val="22"/>
              <w:szCs w:val="22"/>
              <w:lang w:val="en-US"/>
            </w:rPr>
          </w:rPrChange>
        </w:rPr>
        <w:pPrChange w:id="90" w:author="Guilherme Pessoa-Amorim [2]" w:date="2021-11-15T13:07:00Z">
          <w:pPr>
            <w:jc w:val="center"/>
          </w:pPr>
        </w:pPrChange>
      </w:pPr>
      <w:r w:rsidRPr="00D9517A">
        <w:rPr>
          <w:rFonts w:ascii="Mulish" w:hAnsi="Mulish" w:cs="Calibri Light"/>
          <w:sz w:val="20"/>
          <w:szCs w:val="22"/>
          <w:lang w:val="en-US"/>
          <w:rPrChange w:id="91" w:author="Guilherme Pessoa-Amorim [2]" w:date="2021-11-16T13:46:00Z">
            <w:rPr>
              <w:rFonts w:ascii="Calibri" w:hAnsi="Calibri" w:cs="Calibri Light"/>
              <w:sz w:val="22"/>
              <w:szCs w:val="22"/>
              <w:lang w:val="en-US"/>
            </w:rPr>
          </w:rPrChange>
        </w:rPr>
        <w:t>Martin Landray</w:t>
      </w:r>
    </w:p>
    <w:p w14:paraId="4BE59F18" w14:textId="1A30AE0A" w:rsidR="0008314D" w:rsidRPr="00D9517A" w:rsidRDefault="0008314D">
      <w:pPr>
        <w:spacing w:line="360" w:lineRule="auto"/>
        <w:jc w:val="center"/>
        <w:rPr>
          <w:rFonts w:ascii="Mulish" w:hAnsi="Mulish" w:cs="Calibri Light"/>
          <w:sz w:val="20"/>
          <w:szCs w:val="22"/>
          <w:lang w:val="en-US"/>
          <w:rPrChange w:id="92" w:author="Guilherme Pessoa-Amorim [2]" w:date="2021-11-16T13:46:00Z">
            <w:rPr>
              <w:rFonts w:ascii="Calibri" w:hAnsi="Calibri" w:cs="Calibri Light"/>
              <w:sz w:val="22"/>
              <w:szCs w:val="22"/>
              <w:lang w:val="en-US"/>
            </w:rPr>
          </w:rPrChange>
        </w:rPr>
        <w:pPrChange w:id="93" w:author="Guilherme Pessoa-Amorim [2]" w:date="2021-11-15T13:07:00Z">
          <w:pPr>
            <w:jc w:val="center"/>
          </w:pPr>
        </w:pPrChange>
      </w:pPr>
      <w:r w:rsidRPr="00D9517A">
        <w:rPr>
          <w:rFonts w:ascii="Mulish" w:hAnsi="Mulish" w:cs="Calibri Light"/>
          <w:sz w:val="20"/>
          <w:szCs w:val="22"/>
          <w:lang w:val="en-US"/>
          <w:rPrChange w:id="94" w:author="Guilherme Pessoa-Amorim [2]" w:date="2021-11-16T13:46:00Z">
            <w:rPr>
              <w:rFonts w:ascii="Calibri" w:hAnsi="Calibri" w:cs="Calibri Light"/>
              <w:sz w:val="22"/>
              <w:szCs w:val="22"/>
              <w:lang w:val="en-US"/>
            </w:rPr>
          </w:rPrChange>
        </w:rPr>
        <w:t>Louise Bowman</w:t>
      </w:r>
    </w:p>
    <w:p w14:paraId="58916BCE" w14:textId="1AE4AFF6" w:rsidR="0008314D" w:rsidRPr="00D9517A" w:rsidRDefault="0008314D">
      <w:pPr>
        <w:spacing w:line="360" w:lineRule="auto"/>
        <w:jc w:val="center"/>
        <w:rPr>
          <w:rFonts w:ascii="Mulish" w:hAnsi="Mulish" w:cs="Calibri Light"/>
          <w:sz w:val="20"/>
          <w:szCs w:val="22"/>
          <w:lang w:val="en-US"/>
          <w:rPrChange w:id="95" w:author="Guilherme Pessoa-Amorim [2]" w:date="2021-11-16T13:46:00Z">
            <w:rPr>
              <w:rFonts w:ascii="Calibri" w:hAnsi="Calibri" w:cs="Calibri Light"/>
              <w:sz w:val="22"/>
              <w:szCs w:val="22"/>
              <w:lang w:val="en-US"/>
            </w:rPr>
          </w:rPrChange>
        </w:rPr>
        <w:pPrChange w:id="96" w:author="Guilherme Pessoa-Amorim [2]" w:date="2021-11-15T13:07:00Z">
          <w:pPr>
            <w:jc w:val="center"/>
          </w:pPr>
        </w:pPrChange>
      </w:pPr>
      <w:r w:rsidRPr="00D9517A">
        <w:rPr>
          <w:rFonts w:ascii="Mulish" w:hAnsi="Mulish" w:cs="Calibri Light"/>
          <w:sz w:val="20"/>
          <w:szCs w:val="22"/>
          <w:lang w:val="en-US"/>
          <w:rPrChange w:id="97" w:author="Guilherme Pessoa-Amorim [2]" w:date="2021-11-16T13:46:00Z">
            <w:rPr>
              <w:rFonts w:ascii="Calibri" w:hAnsi="Calibri" w:cs="Calibri Light"/>
              <w:sz w:val="22"/>
              <w:szCs w:val="22"/>
              <w:lang w:val="en-US"/>
            </w:rPr>
          </w:rPrChange>
        </w:rPr>
        <w:t>Will Stevens</w:t>
      </w:r>
    </w:p>
    <w:p w14:paraId="523F4124" w14:textId="5FB2D493" w:rsidR="0008314D" w:rsidRPr="00D9517A" w:rsidRDefault="0008314D">
      <w:pPr>
        <w:spacing w:line="360" w:lineRule="auto"/>
        <w:jc w:val="center"/>
        <w:rPr>
          <w:rFonts w:ascii="Mulish" w:hAnsi="Mulish" w:cs="Calibri Light"/>
          <w:sz w:val="20"/>
          <w:szCs w:val="22"/>
          <w:lang w:val="en-US"/>
          <w:rPrChange w:id="98" w:author="Guilherme Pessoa-Amorim [2]" w:date="2021-11-16T13:46:00Z">
            <w:rPr>
              <w:rFonts w:ascii="Calibri" w:hAnsi="Calibri" w:cs="Calibri Light"/>
              <w:sz w:val="22"/>
              <w:szCs w:val="22"/>
              <w:lang w:val="en-US"/>
            </w:rPr>
          </w:rPrChange>
        </w:rPr>
        <w:pPrChange w:id="99" w:author="Guilherme Pessoa-Amorim [2]" w:date="2021-11-15T13:07:00Z">
          <w:pPr>
            <w:jc w:val="center"/>
          </w:pPr>
        </w:pPrChange>
      </w:pPr>
    </w:p>
    <w:p w14:paraId="413FDFFF" w14:textId="77777777" w:rsidR="003C7E2B" w:rsidRPr="00D9517A" w:rsidRDefault="003C7E2B">
      <w:pPr>
        <w:spacing w:line="360" w:lineRule="auto"/>
        <w:jc w:val="center"/>
        <w:rPr>
          <w:rFonts w:ascii="Mulish" w:hAnsi="Mulish" w:cs="Calibri Light"/>
          <w:sz w:val="20"/>
          <w:szCs w:val="22"/>
          <w:lang w:val="en-US"/>
          <w:rPrChange w:id="100" w:author="Guilherme Pessoa-Amorim [2]" w:date="2021-11-16T13:46:00Z">
            <w:rPr>
              <w:rFonts w:ascii="Calibri" w:hAnsi="Calibri" w:cs="Calibri Light"/>
              <w:sz w:val="22"/>
              <w:szCs w:val="22"/>
              <w:lang w:val="en-US"/>
            </w:rPr>
          </w:rPrChange>
        </w:rPr>
        <w:pPrChange w:id="101" w:author="Guilherme Pessoa-Amorim [2]" w:date="2021-11-15T13:07:00Z">
          <w:pPr>
            <w:jc w:val="center"/>
          </w:pPr>
        </w:pPrChange>
      </w:pPr>
    </w:p>
    <w:p w14:paraId="6A91E4B7" w14:textId="72D551CF" w:rsidR="0008314D" w:rsidRPr="00D9517A" w:rsidRDefault="0008314D">
      <w:pPr>
        <w:spacing w:line="360" w:lineRule="auto"/>
        <w:jc w:val="center"/>
        <w:rPr>
          <w:rFonts w:ascii="Mulish" w:hAnsi="Mulish" w:cs="Calibri Light"/>
          <w:sz w:val="20"/>
          <w:szCs w:val="22"/>
          <w:lang w:val="en-US"/>
          <w:rPrChange w:id="102" w:author="Guilherme Pessoa-Amorim [2]" w:date="2021-11-16T13:46:00Z">
            <w:rPr>
              <w:rFonts w:ascii="Calibri" w:hAnsi="Calibri" w:cs="Calibri Light"/>
              <w:sz w:val="22"/>
              <w:szCs w:val="22"/>
              <w:lang w:val="en-US"/>
            </w:rPr>
          </w:rPrChange>
        </w:rPr>
        <w:pPrChange w:id="103" w:author="Guilherme Pessoa-Amorim [2]" w:date="2021-11-15T13:07:00Z">
          <w:pPr>
            <w:jc w:val="center"/>
          </w:pPr>
        </w:pPrChange>
      </w:pPr>
      <w:r w:rsidRPr="00D9517A">
        <w:rPr>
          <w:rFonts w:ascii="Mulish" w:hAnsi="Mulish" w:cs="Calibri Light"/>
          <w:sz w:val="20"/>
          <w:szCs w:val="22"/>
          <w:lang w:val="en-US"/>
          <w:rPrChange w:id="104" w:author="Guilherme Pessoa-Amorim [2]" w:date="2021-11-16T13:46:00Z">
            <w:rPr>
              <w:rFonts w:ascii="Calibri" w:hAnsi="Calibri" w:cs="Calibri Light"/>
              <w:sz w:val="22"/>
              <w:szCs w:val="22"/>
              <w:lang w:val="en-US"/>
            </w:rPr>
          </w:rPrChange>
        </w:rPr>
        <w:t>Nuffield Department of Population Health</w:t>
      </w:r>
    </w:p>
    <w:p w14:paraId="6C4ED5A8" w14:textId="759ABB03" w:rsidR="0008314D" w:rsidRPr="00D9517A" w:rsidRDefault="003C7E2B">
      <w:pPr>
        <w:spacing w:line="360" w:lineRule="auto"/>
        <w:jc w:val="center"/>
        <w:rPr>
          <w:rFonts w:ascii="Mulish" w:hAnsi="Mulish" w:cs="Calibri Light"/>
          <w:sz w:val="20"/>
          <w:szCs w:val="22"/>
          <w:lang w:val="en-US"/>
          <w:rPrChange w:id="105" w:author="Guilherme Pessoa-Amorim [2]" w:date="2021-11-16T13:46:00Z">
            <w:rPr>
              <w:rFonts w:ascii="Calibri" w:hAnsi="Calibri" w:cs="Calibri Light"/>
              <w:sz w:val="22"/>
              <w:szCs w:val="22"/>
              <w:lang w:val="en-US"/>
            </w:rPr>
          </w:rPrChange>
        </w:rPr>
        <w:pPrChange w:id="106" w:author="Guilherme Pessoa-Amorim [2]" w:date="2021-11-15T13:07:00Z">
          <w:pPr>
            <w:jc w:val="center"/>
          </w:pPr>
        </w:pPrChange>
      </w:pPr>
      <w:r w:rsidRPr="00D9517A">
        <w:rPr>
          <w:rFonts w:ascii="Mulish" w:hAnsi="Mulish" w:cs="Calibri Light"/>
          <w:sz w:val="20"/>
          <w:szCs w:val="22"/>
          <w:lang w:val="en-US"/>
          <w:rPrChange w:id="107" w:author="Guilherme Pessoa-Amorim [2]" w:date="2021-11-16T13:46:00Z">
            <w:rPr>
              <w:rFonts w:ascii="Calibri" w:hAnsi="Calibri" w:cs="Calibri Light"/>
              <w:sz w:val="22"/>
              <w:szCs w:val="22"/>
              <w:lang w:val="en-US"/>
            </w:rPr>
          </w:rPrChange>
        </w:rPr>
        <w:t>St Edmund Hall</w:t>
      </w:r>
    </w:p>
    <w:p w14:paraId="4C055F4B" w14:textId="0525AE2B" w:rsidR="003C7E2B" w:rsidRPr="00D9517A" w:rsidRDefault="003C7E2B">
      <w:pPr>
        <w:spacing w:line="360" w:lineRule="auto"/>
        <w:jc w:val="center"/>
        <w:rPr>
          <w:rFonts w:ascii="Mulish" w:hAnsi="Mulish" w:cs="Calibri Light"/>
          <w:sz w:val="20"/>
          <w:szCs w:val="22"/>
          <w:lang w:val="en-US"/>
          <w:rPrChange w:id="108" w:author="Guilherme Pessoa-Amorim [2]" w:date="2021-11-16T13:46:00Z">
            <w:rPr>
              <w:rFonts w:ascii="Calibri" w:hAnsi="Calibri" w:cs="Calibri Light"/>
              <w:sz w:val="22"/>
              <w:szCs w:val="22"/>
              <w:lang w:val="en-US"/>
            </w:rPr>
          </w:rPrChange>
        </w:rPr>
        <w:pPrChange w:id="109" w:author="Guilherme Pessoa-Amorim [2]" w:date="2021-11-15T13:07:00Z">
          <w:pPr>
            <w:jc w:val="center"/>
          </w:pPr>
        </w:pPrChange>
      </w:pPr>
    </w:p>
    <w:p w14:paraId="11976D02" w14:textId="02174F52" w:rsidR="003C7E2B" w:rsidRPr="00D9517A" w:rsidDel="0053593C" w:rsidRDefault="003C7E2B">
      <w:pPr>
        <w:spacing w:line="360" w:lineRule="auto"/>
        <w:jc w:val="center"/>
        <w:rPr>
          <w:del w:id="110" w:author="Guilherme Pessoa-Amorim [2]" w:date="2021-11-15T13:08:00Z"/>
          <w:rFonts w:ascii="Mulish" w:hAnsi="Mulish" w:cs="Calibri Light"/>
          <w:sz w:val="20"/>
          <w:szCs w:val="22"/>
          <w:lang w:val="en-US"/>
          <w:rPrChange w:id="111" w:author="Guilherme Pessoa-Amorim [2]" w:date="2021-11-16T13:46:00Z">
            <w:rPr>
              <w:del w:id="112" w:author="Guilherme Pessoa-Amorim [2]" w:date="2021-11-15T13:08:00Z"/>
              <w:rFonts w:ascii="Calibri" w:hAnsi="Calibri" w:cs="Calibri Light"/>
              <w:sz w:val="22"/>
              <w:szCs w:val="22"/>
              <w:lang w:val="en-US"/>
            </w:rPr>
          </w:rPrChange>
        </w:rPr>
        <w:pPrChange w:id="113" w:author="Guilherme Pessoa-Amorim [2]" w:date="2021-11-15T13:07:00Z">
          <w:pPr>
            <w:jc w:val="center"/>
          </w:pPr>
        </w:pPrChange>
      </w:pPr>
      <w:r w:rsidRPr="00D9517A">
        <w:rPr>
          <w:rFonts w:ascii="Mulish" w:hAnsi="Mulish" w:cs="Calibri Light"/>
          <w:sz w:val="20"/>
          <w:szCs w:val="22"/>
          <w:lang w:val="en-US"/>
          <w:rPrChange w:id="114" w:author="Guilherme Pessoa-Amorim [2]" w:date="2021-11-16T13:46:00Z">
            <w:rPr>
              <w:rFonts w:ascii="Calibri" w:hAnsi="Calibri" w:cs="Calibri Light"/>
              <w:sz w:val="22"/>
              <w:szCs w:val="22"/>
              <w:lang w:val="en-US"/>
            </w:rPr>
          </w:rPrChange>
        </w:rPr>
        <w:t>University of Oxford</w:t>
      </w:r>
    </w:p>
    <w:p w14:paraId="40057F05" w14:textId="7B167C6F" w:rsidR="0008314D" w:rsidRPr="00D9517A" w:rsidRDefault="0008314D">
      <w:pPr>
        <w:spacing w:line="360" w:lineRule="auto"/>
        <w:jc w:val="center"/>
        <w:rPr>
          <w:rFonts w:ascii="Mulish" w:hAnsi="Mulish"/>
          <w:sz w:val="22"/>
          <w:lang w:val="en-US"/>
          <w:rPrChange w:id="115" w:author="Guilherme Pessoa-Amorim [2]" w:date="2021-11-16T13:46:00Z">
            <w:rPr>
              <w:lang w:val="en-US"/>
            </w:rPr>
          </w:rPrChange>
        </w:rPr>
        <w:pPrChange w:id="116" w:author="Guilherme Pessoa-Amorim [2]" w:date="2021-11-15T13:08:00Z">
          <w:pPr/>
        </w:pPrChange>
      </w:pPr>
      <w:del w:id="117" w:author="Guilherme Pessoa-Amorim [2]" w:date="2021-11-15T13:07:00Z">
        <w:r w:rsidRPr="00D9517A" w:rsidDel="0053593C">
          <w:rPr>
            <w:rFonts w:ascii="Mulish" w:hAnsi="Mulish"/>
            <w:sz w:val="22"/>
            <w:lang w:val="en-US"/>
            <w:rPrChange w:id="118" w:author="Guilherme Pessoa-Amorim [2]" w:date="2021-11-16T13:46:00Z">
              <w:rPr>
                <w:lang w:val="en-US"/>
              </w:rPr>
            </w:rPrChange>
          </w:rPr>
          <w:br w:type="page"/>
        </w:r>
      </w:del>
    </w:p>
    <w:p w14:paraId="3B8CE99E" w14:textId="76A9B657" w:rsidR="00464A34" w:rsidRPr="00D9517A" w:rsidDel="0089303D" w:rsidRDefault="00464A34">
      <w:pPr>
        <w:pStyle w:val="Heading1"/>
        <w:numPr>
          <w:ilvl w:val="0"/>
          <w:numId w:val="0"/>
        </w:numPr>
        <w:spacing w:line="360" w:lineRule="auto"/>
        <w:ind w:left="360" w:hanging="360"/>
        <w:rPr>
          <w:del w:id="119" w:author="Guilherme Pessoa-Amorim" w:date="2021-11-15T09:59:00Z"/>
          <w:rFonts w:ascii="Mulish" w:hAnsi="Mulish"/>
          <w:sz w:val="24"/>
          <w:lang w:val="en-US"/>
          <w:rPrChange w:id="120" w:author="Guilherme Pessoa-Amorim [2]" w:date="2021-11-16T13:46:00Z">
            <w:rPr>
              <w:del w:id="121" w:author="Guilherme Pessoa-Amorim" w:date="2021-11-15T09:59:00Z"/>
              <w:lang w:val="en-US"/>
            </w:rPr>
          </w:rPrChange>
        </w:rPr>
        <w:pPrChange w:id="122" w:author="Guilherme Pessoa-Amorim [2]" w:date="2021-11-15T13:07:00Z">
          <w:pPr>
            <w:pStyle w:val="Heading1"/>
            <w:numPr>
              <w:numId w:val="0"/>
            </w:numPr>
            <w:ind w:left="0" w:firstLine="0"/>
          </w:pPr>
        </w:pPrChange>
      </w:pPr>
      <w:del w:id="123" w:author="Guilherme Pessoa-Amorim" w:date="2021-11-15T09:59:00Z">
        <w:r w:rsidRPr="00D9517A" w:rsidDel="0089303D">
          <w:rPr>
            <w:rFonts w:ascii="Mulish" w:hAnsi="Mulish"/>
            <w:sz w:val="24"/>
            <w:lang w:val="en-US"/>
            <w:rPrChange w:id="124" w:author="Guilherme Pessoa-Amorim [2]" w:date="2021-11-16T13:46:00Z">
              <w:rPr>
                <w:lang w:val="en-US"/>
              </w:rPr>
            </w:rPrChange>
          </w:rPr>
          <w:lastRenderedPageBreak/>
          <w:delText>Table of contents</w:delText>
        </w:r>
      </w:del>
    </w:p>
    <w:customXmlInsRangeStart w:id="125" w:author="Guilherme Pessoa-Amorim" w:date="2021-11-15T09:59:00Z"/>
    <w:sdt>
      <w:sdtPr>
        <w:rPr>
          <w:rFonts w:ascii="Mulish" w:eastAsiaTheme="minorHAnsi" w:hAnsi="Mulish" w:cstheme="minorBidi"/>
          <w:b w:val="0"/>
          <w:bCs w:val="0"/>
          <w:color w:val="auto"/>
          <w:sz w:val="22"/>
          <w:szCs w:val="24"/>
          <w:lang w:val="en-GB"/>
        </w:rPr>
        <w:id w:val="497853252"/>
        <w:docPartObj>
          <w:docPartGallery w:val="Table of Contents"/>
          <w:docPartUnique/>
        </w:docPartObj>
      </w:sdtPr>
      <w:sdtEndPr>
        <w:rPr>
          <w:noProof/>
        </w:rPr>
      </w:sdtEndPr>
      <w:sdtContent>
        <w:customXmlInsRangeEnd w:id="125"/>
        <w:p w14:paraId="3B31EF7D" w14:textId="7EBF6018" w:rsidR="0089303D" w:rsidRPr="00D9517A" w:rsidRDefault="0089303D">
          <w:pPr>
            <w:pStyle w:val="TOCHeading"/>
            <w:numPr>
              <w:ilvl w:val="0"/>
              <w:numId w:val="0"/>
            </w:numPr>
            <w:spacing w:line="360" w:lineRule="auto"/>
            <w:ind w:left="360" w:hanging="360"/>
            <w:rPr>
              <w:ins w:id="126" w:author="Guilherme Pessoa-Amorim" w:date="2021-11-15T09:59:00Z"/>
              <w:rFonts w:ascii="Mulish" w:hAnsi="Mulish"/>
              <w:sz w:val="24"/>
              <w:rPrChange w:id="127" w:author="Guilherme Pessoa-Amorim [2]" w:date="2021-11-16T13:46:00Z">
                <w:rPr>
                  <w:ins w:id="128" w:author="Guilherme Pessoa-Amorim" w:date="2021-11-15T09:59:00Z"/>
                </w:rPr>
              </w:rPrChange>
            </w:rPr>
            <w:pPrChange w:id="129" w:author="Guilherme Pessoa-Amorim [2]" w:date="2021-11-15T13:07:00Z">
              <w:pPr>
                <w:pStyle w:val="TOCHeading"/>
              </w:pPr>
            </w:pPrChange>
          </w:pPr>
          <w:ins w:id="130" w:author="Guilherme Pessoa-Amorim" w:date="2021-11-15T09:59:00Z">
            <w:r w:rsidRPr="00D9517A">
              <w:rPr>
                <w:rFonts w:ascii="Mulish" w:hAnsi="Mulish"/>
                <w:sz w:val="24"/>
                <w:rPrChange w:id="131" w:author="Guilherme Pessoa-Amorim [2]" w:date="2021-11-16T13:46:00Z">
                  <w:rPr/>
                </w:rPrChange>
              </w:rPr>
              <w:t>Contents</w:t>
            </w:r>
          </w:ins>
        </w:p>
        <w:p w14:paraId="0EE227CB" w14:textId="2BD2BD00" w:rsidR="003E336D" w:rsidRDefault="0089303D">
          <w:pPr>
            <w:pStyle w:val="TOC1"/>
            <w:tabs>
              <w:tab w:val="left" w:pos="480"/>
              <w:tab w:val="right" w:leader="dot" w:pos="8488"/>
            </w:tabs>
            <w:rPr>
              <w:ins w:id="132" w:author="Guilherme Pessoa-Amorim [2]" w:date="2021-11-16T14:25:00Z"/>
              <w:rFonts w:eastAsiaTheme="minorEastAsia" w:cstheme="minorBidi"/>
              <w:b w:val="0"/>
              <w:bCs w:val="0"/>
              <w:i w:val="0"/>
              <w:iCs w:val="0"/>
              <w:noProof/>
              <w:sz w:val="22"/>
              <w:szCs w:val="22"/>
              <w:lang w:eastAsia="en-GB"/>
            </w:rPr>
          </w:pPr>
          <w:ins w:id="133" w:author="Guilherme Pessoa-Amorim" w:date="2021-11-15T09:59:00Z">
            <w:r w:rsidRPr="00D9517A">
              <w:rPr>
                <w:rFonts w:ascii="Mulish" w:hAnsi="Mulish"/>
                <w:sz w:val="22"/>
                <w:rPrChange w:id="134" w:author="Guilherme Pessoa-Amorim [2]" w:date="2021-11-16T13:46:00Z">
                  <w:rPr/>
                </w:rPrChange>
              </w:rPr>
              <w:fldChar w:fldCharType="begin"/>
            </w:r>
            <w:r w:rsidRPr="00D9517A">
              <w:rPr>
                <w:rFonts w:ascii="Mulish" w:hAnsi="Mulish"/>
                <w:sz w:val="22"/>
                <w:rPrChange w:id="135" w:author="Guilherme Pessoa-Amorim [2]" w:date="2021-11-16T13:46:00Z">
                  <w:rPr/>
                </w:rPrChange>
              </w:rPr>
              <w:instrText xml:space="preserve"> TOC \o "1-3" \h \z \u </w:instrText>
            </w:r>
            <w:r w:rsidRPr="00D9517A">
              <w:rPr>
                <w:rFonts w:ascii="Mulish" w:hAnsi="Mulish"/>
                <w:sz w:val="22"/>
                <w:rPrChange w:id="136" w:author="Guilherme Pessoa-Amorim [2]" w:date="2021-11-16T13:46:00Z">
                  <w:rPr>
                    <w:rFonts w:cstheme="minorBidi"/>
                    <w:i w:val="0"/>
                    <w:iCs w:val="0"/>
                    <w:noProof/>
                  </w:rPr>
                </w:rPrChange>
              </w:rPr>
              <w:fldChar w:fldCharType="separate"/>
            </w:r>
          </w:ins>
          <w:ins w:id="137" w:author="Guilherme Pessoa-Amorim [2]" w:date="2021-11-16T14:25:00Z">
            <w:r w:rsidR="003E336D" w:rsidRPr="00674E34">
              <w:rPr>
                <w:rStyle w:val="Hyperlink"/>
                <w:noProof/>
              </w:rPr>
              <w:fldChar w:fldCharType="begin"/>
            </w:r>
            <w:r w:rsidR="003E336D" w:rsidRPr="00674E34">
              <w:rPr>
                <w:rStyle w:val="Hyperlink"/>
                <w:noProof/>
              </w:rPr>
              <w:instrText xml:space="preserve"> </w:instrText>
            </w:r>
            <w:r w:rsidR="003E336D">
              <w:rPr>
                <w:noProof/>
              </w:rPr>
              <w:instrText>HYPERLINK \l "_Toc87965164"</w:instrText>
            </w:r>
            <w:r w:rsidR="003E336D" w:rsidRPr="00674E34">
              <w:rPr>
                <w:rStyle w:val="Hyperlink"/>
                <w:noProof/>
              </w:rPr>
              <w:instrText xml:space="preserve"> </w:instrText>
            </w:r>
            <w:r w:rsidR="003E336D" w:rsidRPr="00674E34">
              <w:rPr>
                <w:rStyle w:val="Hyperlink"/>
                <w:noProof/>
              </w:rPr>
              <w:fldChar w:fldCharType="separate"/>
            </w:r>
            <w:r w:rsidR="003E336D" w:rsidRPr="00674E34">
              <w:rPr>
                <w:rStyle w:val="Hyperlink"/>
                <w:rFonts w:ascii="Mulish" w:hAnsi="Mulish"/>
                <w:noProof/>
              </w:rPr>
              <w:t>1.</w:t>
            </w:r>
            <w:r w:rsidR="003E336D">
              <w:rPr>
                <w:rFonts w:eastAsiaTheme="minorEastAsia" w:cstheme="minorBidi"/>
                <w:b w:val="0"/>
                <w:bCs w:val="0"/>
                <w:i w:val="0"/>
                <w:iCs w:val="0"/>
                <w:noProof/>
                <w:sz w:val="22"/>
                <w:szCs w:val="22"/>
                <w:lang w:eastAsia="en-GB"/>
              </w:rPr>
              <w:tab/>
            </w:r>
            <w:r w:rsidR="003E336D" w:rsidRPr="00674E34">
              <w:rPr>
                <w:rStyle w:val="Hyperlink"/>
                <w:rFonts w:ascii="Mulish" w:hAnsi="Mulish"/>
                <w:noProof/>
              </w:rPr>
              <w:t>Document history</w:t>
            </w:r>
            <w:r w:rsidR="003E336D">
              <w:rPr>
                <w:noProof/>
                <w:webHidden/>
              </w:rPr>
              <w:tab/>
            </w:r>
            <w:r w:rsidR="003E336D">
              <w:rPr>
                <w:noProof/>
                <w:webHidden/>
              </w:rPr>
              <w:fldChar w:fldCharType="begin"/>
            </w:r>
            <w:r w:rsidR="003E336D">
              <w:rPr>
                <w:noProof/>
                <w:webHidden/>
              </w:rPr>
              <w:instrText xml:space="preserve"> PAGEREF _Toc87965164 \h </w:instrText>
            </w:r>
          </w:ins>
          <w:r w:rsidR="003E336D">
            <w:rPr>
              <w:noProof/>
              <w:webHidden/>
            </w:rPr>
          </w:r>
          <w:r w:rsidR="003E336D">
            <w:rPr>
              <w:noProof/>
              <w:webHidden/>
            </w:rPr>
            <w:fldChar w:fldCharType="separate"/>
          </w:r>
          <w:ins w:id="138" w:author="Guilherme Pessoa-Amorim [2]" w:date="2021-11-16T14:25:00Z">
            <w:r w:rsidR="003E336D">
              <w:rPr>
                <w:noProof/>
                <w:webHidden/>
              </w:rPr>
              <w:t>3</w:t>
            </w:r>
            <w:r w:rsidR="003E336D">
              <w:rPr>
                <w:noProof/>
                <w:webHidden/>
              </w:rPr>
              <w:fldChar w:fldCharType="end"/>
            </w:r>
            <w:r w:rsidR="003E336D" w:rsidRPr="00674E34">
              <w:rPr>
                <w:rStyle w:val="Hyperlink"/>
                <w:noProof/>
              </w:rPr>
              <w:fldChar w:fldCharType="end"/>
            </w:r>
          </w:ins>
        </w:p>
        <w:p w14:paraId="151D5218" w14:textId="3D51E14C" w:rsidR="003E336D" w:rsidRDefault="003E336D">
          <w:pPr>
            <w:pStyle w:val="TOC1"/>
            <w:tabs>
              <w:tab w:val="left" w:pos="480"/>
              <w:tab w:val="right" w:leader="dot" w:pos="8488"/>
            </w:tabs>
            <w:rPr>
              <w:ins w:id="139" w:author="Guilherme Pessoa-Amorim [2]" w:date="2021-11-16T14:25:00Z"/>
              <w:rFonts w:eastAsiaTheme="minorEastAsia" w:cstheme="minorBidi"/>
              <w:b w:val="0"/>
              <w:bCs w:val="0"/>
              <w:i w:val="0"/>
              <w:iCs w:val="0"/>
              <w:noProof/>
              <w:sz w:val="22"/>
              <w:szCs w:val="22"/>
              <w:lang w:eastAsia="en-GB"/>
            </w:rPr>
          </w:pPr>
          <w:ins w:id="140"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"_Toc87965165"</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2.</w:t>
            </w:r>
            <w:r>
              <w:rPr>
                <w:rFonts w:eastAsiaTheme="minorEastAsia" w:cstheme="minorBidi"/>
                <w:b w:val="0"/>
                <w:bCs w:val="0"/>
                <w:i w:val="0"/>
                <w:iCs w:val="0"/>
                <w:noProof/>
                <w:sz w:val="22"/>
                <w:szCs w:val="22"/>
                <w:lang w:eastAsia="en-GB"/>
              </w:rPr>
              <w:tab/>
            </w:r>
            <w:r w:rsidRPr="00674E34">
              <w:rPr>
                <w:rStyle w:val="Hyperlink"/>
                <w:rFonts w:ascii="Mulish" w:hAnsi="Mulish"/>
                <w:noProof/>
              </w:rPr>
              <w:t>Abbreviations</w:t>
            </w:r>
            <w:r>
              <w:rPr>
                <w:noProof/>
                <w:webHidden/>
              </w:rPr>
              <w:tab/>
            </w:r>
            <w:r>
              <w:rPr>
                <w:noProof/>
                <w:webHidden/>
              </w:rPr>
              <w:fldChar w:fldCharType="begin"/>
            </w:r>
            <w:r>
              <w:rPr>
                <w:noProof/>
                <w:webHidden/>
              </w:rPr>
              <w:instrText xml:space="preserve"> PAGEREF _Toc87965165 \h </w:instrText>
            </w:r>
          </w:ins>
          <w:r>
            <w:rPr>
              <w:noProof/>
              <w:webHidden/>
            </w:rPr>
          </w:r>
          <w:r>
            <w:rPr>
              <w:noProof/>
              <w:webHidden/>
            </w:rPr>
            <w:fldChar w:fldCharType="separate"/>
          </w:r>
          <w:ins w:id="141" w:author="Guilherme Pessoa-Amorim [2]" w:date="2021-11-16T14:25:00Z">
            <w:r>
              <w:rPr>
                <w:noProof/>
                <w:webHidden/>
              </w:rPr>
              <w:t>4</w:t>
            </w:r>
            <w:r>
              <w:rPr>
                <w:noProof/>
                <w:webHidden/>
              </w:rPr>
              <w:fldChar w:fldCharType="end"/>
            </w:r>
            <w:r w:rsidRPr="00674E34">
              <w:rPr>
                <w:rStyle w:val="Hyperlink"/>
                <w:noProof/>
              </w:rPr>
              <w:fldChar w:fldCharType="end"/>
            </w:r>
          </w:ins>
        </w:p>
        <w:p w14:paraId="20E310CD" w14:textId="1A246116" w:rsidR="003E336D" w:rsidRDefault="003E336D">
          <w:pPr>
            <w:pStyle w:val="TOC1"/>
            <w:tabs>
              <w:tab w:val="left" w:pos="480"/>
              <w:tab w:val="right" w:leader="dot" w:pos="8488"/>
            </w:tabs>
            <w:rPr>
              <w:ins w:id="142" w:author="Guilherme Pessoa-Amorim [2]" w:date="2021-11-16T14:25:00Z"/>
              <w:rFonts w:eastAsiaTheme="minorEastAsia" w:cstheme="minorBidi"/>
              <w:b w:val="0"/>
              <w:bCs w:val="0"/>
              <w:i w:val="0"/>
              <w:iCs w:val="0"/>
              <w:noProof/>
              <w:sz w:val="22"/>
              <w:szCs w:val="22"/>
              <w:lang w:eastAsia="en-GB"/>
            </w:rPr>
          </w:pPr>
          <w:ins w:id="143"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"_Toc87965166"</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3.</w:t>
            </w:r>
            <w:r>
              <w:rPr>
                <w:rFonts w:eastAsiaTheme="minorEastAsia" w:cstheme="minorBidi"/>
                <w:b w:val="0"/>
                <w:bCs w:val="0"/>
                <w:i w:val="0"/>
                <w:iCs w:val="0"/>
                <w:noProof/>
                <w:sz w:val="22"/>
                <w:szCs w:val="22"/>
                <w:lang w:eastAsia="en-GB"/>
              </w:rPr>
              <w:tab/>
            </w:r>
            <w:r w:rsidRPr="00674E34">
              <w:rPr>
                <w:rStyle w:val="Hyperlink"/>
                <w:rFonts w:ascii="Mulish" w:hAnsi="Mulish"/>
                <w:noProof/>
              </w:rPr>
              <w:t>Introduction</w:t>
            </w:r>
            <w:r>
              <w:rPr>
                <w:noProof/>
                <w:webHidden/>
              </w:rPr>
              <w:tab/>
            </w:r>
            <w:r>
              <w:rPr>
                <w:noProof/>
                <w:webHidden/>
              </w:rPr>
              <w:fldChar w:fldCharType="begin"/>
            </w:r>
            <w:r>
              <w:rPr>
                <w:noProof/>
                <w:webHidden/>
              </w:rPr>
              <w:instrText xml:space="preserve"> PAGEREF _Toc87965166 \h </w:instrText>
            </w:r>
          </w:ins>
          <w:r>
            <w:rPr>
              <w:noProof/>
              <w:webHidden/>
            </w:rPr>
          </w:r>
          <w:r>
            <w:rPr>
              <w:noProof/>
              <w:webHidden/>
            </w:rPr>
            <w:fldChar w:fldCharType="separate"/>
          </w:r>
          <w:ins w:id="144" w:author="Guilherme Pessoa-Amorim [2]" w:date="2021-11-16T14:25:00Z">
            <w:r>
              <w:rPr>
                <w:noProof/>
                <w:webHidden/>
              </w:rPr>
              <w:t>5</w:t>
            </w:r>
            <w:r>
              <w:rPr>
                <w:noProof/>
                <w:webHidden/>
              </w:rPr>
              <w:fldChar w:fldCharType="end"/>
            </w:r>
            <w:r w:rsidRPr="00674E34">
              <w:rPr>
                <w:rStyle w:val="Hyperlink"/>
                <w:noProof/>
              </w:rPr>
              <w:fldChar w:fldCharType="end"/>
            </w:r>
          </w:ins>
        </w:p>
        <w:p w14:paraId="42085726" w14:textId="7D92AEFA" w:rsidR="003E336D" w:rsidRDefault="003E336D">
          <w:pPr>
            <w:pStyle w:val="TOC1"/>
            <w:tabs>
              <w:tab w:val="left" w:pos="480"/>
              <w:tab w:val="right" w:leader="dot" w:pos="8488"/>
            </w:tabs>
            <w:rPr>
              <w:ins w:id="145" w:author="Guilherme Pessoa-Amorim [2]" w:date="2021-11-16T14:25:00Z"/>
              <w:rFonts w:eastAsiaTheme="minorEastAsia" w:cstheme="minorBidi"/>
              <w:b w:val="0"/>
              <w:bCs w:val="0"/>
              <w:i w:val="0"/>
              <w:iCs w:val="0"/>
              <w:noProof/>
              <w:sz w:val="22"/>
              <w:szCs w:val="22"/>
              <w:lang w:eastAsia="en-GB"/>
            </w:rPr>
          </w:pPr>
          <w:ins w:id="146"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"_Toc87965167"</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w:t>
            </w:r>
            <w:r>
              <w:rPr>
                <w:rFonts w:eastAsiaTheme="minorEastAsia" w:cstheme="minorBidi"/>
                <w:b w:val="0"/>
                <w:bCs w:val="0"/>
                <w:i w:val="0"/>
                <w:iCs w:val="0"/>
                <w:noProof/>
                <w:sz w:val="22"/>
                <w:szCs w:val="22"/>
                <w:lang w:eastAsia="en-GB"/>
              </w:rPr>
              <w:tab/>
            </w:r>
            <w:r w:rsidRPr="00674E34">
              <w:rPr>
                <w:rStyle w:val="Hyperlink"/>
                <w:rFonts w:ascii="Mulish" w:hAnsi="Mulish"/>
                <w:noProof/>
              </w:rPr>
              <w:t>Background</w:t>
            </w:r>
            <w:r>
              <w:rPr>
                <w:noProof/>
                <w:webHidden/>
              </w:rPr>
              <w:tab/>
            </w:r>
            <w:r>
              <w:rPr>
                <w:noProof/>
                <w:webHidden/>
              </w:rPr>
              <w:fldChar w:fldCharType="begin"/>
            </w:r>
            <w:r>
              <w:rPr>
                <w:noProof/>
                <w:webHidden/>
              </w:rPr>
              <w:instrText xml:space="preserve"> PAGEREF _Toc87965167 \h </w:instrText>
            </w:r>
          </w:ins>
          <w:r>
            <w:rPr>
              <w:noProof/>
              <w:webHidden/>
            </w:rPr>
          </w:r>
          <w:r>
            <w:rPr>
              <w:noProof/>
              <w:webHidden/>
            </w:rPr>
            <w:fldChar w:fldCharType="separate"/>
          </w:r>
          <w:ins w:id="147" w:author="Guilherme Pessoa-Amorim [2]" w:date="2021-11-16T14:25:00Z">
            <w:r>
              <w:rPr>
                <w:noProof/>
                <w:webHidden/>
              </w:rPr>
              <w:t>5</w:t>
            </w:r>
            <w:r>
              <w:rPr>
                <w:noProof/>
                <w:webHidden/>
              </w:rPr>
              <w:fldChar w:fldCharType="end"/>
            </w:r>
            <w:r w:rsidRPr="00674E34">
              <w:rPr>
                <w:rStyle w:val="Hyperlink"/>
                <w:noProof/>
              </w:rPr>
              <w:fldChar w:fldCharType="end"/>
            </w:r>
          </w:ins>
        </w:p>
        <w:p w14:paraId="55041C01" w14:textId="2AAEEE05" w:rsidR="003E336D" w:rsidRDefault="003E336D">
          <w:pPr>
            <w:pStyle w:val="TOC2"/>
            <w:tabs>
              <w:tab w:val="left" w:pos="960"/>
              <w:tab w:val="right" w:leader="dot" w:pos="8488"/>
            </w:tabs>
            <w:rPr>
              <w:ins w:id="148" w:author="Guilherme Pessoa-Amorim [2]" w:date="2021-11-16T14:25:00Z"/>
              <w:rFonts w:eastAsiaTheme="minorEastAsia" w:cstheme="minorBidi"/>
              <w:b w:val="0"/>
              <w:bCs w:val="0"/>
              <w:noProof/>
              <w:lang w:eastAsia="en-GB"/>
            </w:rPr>
          </w:pPr>
          <w:ins w:id="149"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"_Toc87965168"</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4.1.</w:t>
            </w:r>
            <w:r>
              <w:rPr>
                <w:rFonts w:eastAsiaTheme="minorEastAsia" w:cstheme="minorBidi"/>
                <w:b w:val="0"/>
                <w:bCs w:val="0"/>
                <w:noProof/>
                <w:lang w:eastAsia="en-GB"/>
              </w:rPr>
              <w:tab/>
            </w:r>
            <w:r w:rsidRPr="00674E34">
              <w:rPr>
                <w:rStyle w:val="Hyperlink"/>
                <w:rFonts w:ascii="Mulish" w:hAnsi="Mulish"/>
                <w:noProof/>
              </w:rPr>
              <w:t>Rationale</w:t>
            </w:r>
            <w:r>
              <w:rPr>
                <w:noProof/>
                <w:webHidden/>
              </w:rPr>
              <w:tab/>
            </w:r>
            <w:r>
              <w:rPr>
                <w:noProof/>
                <w:webHidden/>
              </w:rPr>
              <w:fldChar w:fldCharType="begin"/>
            </w:r>
            <w:r>
              <w:rPr>
                <w:noProof/>
                <w:webHidden/>
              </w:rPr>
              <w:instrText xml:space="preserve"> PAGEREF _Toc87965168 \h </w:instrText>
            </w:r>
          </w:ins>
          <w:r>
            <w:rPr>
              <w:noProof/>
              <w:webHidden/>
            </w:rPr>
          </w:r>
          <w:r>
            <w:rPr>
              <w:noProof/>
              <w:webHidden/>
            </w:rPr>
            <w:fldChar w:fldCharType="separate"/>
          </w:r>
          <w:ins w:id="150" w:author="Guilherme Pessoa-Amorim [2]" w:date="2021-11-16T14:25:00Z">
            <w:r>
              <w:rPr>
                <w:noProof/>
                <w:webHidden/>
              </w:rPr>
              <w:t>5</w:t>
            </w:r>
            <w:r>
              <w:rPr>
                <w:noProof/>
                <w:webHidden/>
              </w:rPr>
              <w:fldChar w:fldCharType="end"/>
            </w:r>
            <w:r w:rsidRPr="00674E34">
              <w:rPr>
                <w:rStyle w:val="Hyperlink"/>
                <w:noProof/>
              </w:rPr>
              <w:fldChar w:fldCharType="end"/>
            </w:r>
          </w:ins>
        </w:p>
        <w:p w14:paraId="19B32BFB" w14:textId="441968A6" w:rsidR="003E336D" w:rsidRDefault="003E336D">
          <w:pPr>
            <w:pStyle w:val="TOC2"/>
            <w:tabs>
              <w:tab w:val="left" w:pos="960"/>
              <w:tab w:val="right" w:leader="dot" w:pos="8488"/>
            </w:tabs>
            <w:rPr>
              <w:ins w:id="151" w:author="Guilherme Pessoa-Amorim [2]" w:date="2021-11-16T14:25:00Z"/>
              <w:rFonts w:eastAsiaTheme="minorEastAsia" w:cstheme="minorBidi"/>
              <w:b w:val="0"/>
              <w:bCs w:val="0"/>
              <w:noProof/>
              <w:lang w:eastAsia="en-GB"/>
            </w:rPr>
          </w:pPr>
          <w:ins w:id="152"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"_Toc87965169"</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4.2.</w:t>
            </w:r>
            <w:r>
              <w:rPr>
                <w:rFonts w:eastAsiaTheme="minorEastAsia" w:cstheme="minorBidi"/>
                <w:b w:val="0"/>
                <w:bCs w:val="0"/>
                <w:noProof/>
                <w:lang w:eastAsia="en-GB"/>
              </w:rPr>
              <w:tab/>
            </w:r>
            <w:r w:rsidRPr="00674E34">
              <w:rPr>
                <w:rStyle w:val="Hyperlink"/>
                <w:rFonts w:ascii="Mulish" w:hAnsi="Mulish"/>
                <w:noProof/>
              </w:rPr>
              <w:t>Objectives</w:t>
            </w:r>
            <w:r>
              <w:rPr>
                <w:noProof/>
                <w:webHidden/>
              </w:rPr>
              <w:tab/>
            </w:r>
            <w:r>
              <w:rPr>
                <w:noProof/>
                <w:webHidden/>
              </w:rPr>
              <w:fldChar w:fldCharType="begin"/>
            </w:r>
            <w:r>
              <w:rPr>
                <w:noProof/>
                <w:webHidden/>
              </w:rPr>
              <w:instrText xml:space="preserve"> PAGEREF _Toc87965169 \h </w:instrText>
            </w:r>
          </w:ins>
          <w:r>
            <w:rPr>
              <w:noProof/>
              <w:webHidden/>
            </w:rPr>
          </w:r>
          <w:r>
            <w:rPr>
              <w:noProof/>
              <w:webHidden/>
            </w:rPr>
            <w:fldChar w:fldCharType="separate"/>
          </w:r>
          <w:ins w:id="153" w:author="Guilherme Pessoa-Amorim [2]" w:date="2021-11-16T14:25:00Z">
            <w:r>
              <w:rPr>
                <w:noProof/>
                <w:webHidden/>
              </w:rPr>
              <w:t>5</w:t>
            </w:r>
            <w:r>
              <w:rPr>
                <w:noProof/>
                <w:webHidden/>
              </w:rPr>
              <w:fldChar w:fldCharType="end"/>
            </w:r>
            <w:r w:rsidRPr="00674E34">
              <w:rPr>
                <w:rStyle w:val="Hyperlink"/>
                <w:noProof/>
              </w:rPr>
              <w:fldChar w:fldCharType="end"/>
            </w:r>
          </w:ins>
        </w:p>
        <w:p w14:paraId="09AAF8F4" w14:textId="5CAFC6A9" w:rsidR="003E336D" w:rsidRDefault="003E336D">
          <w:pPr>
            <w:pStyle w:val="TOC3"/>
            <w:tabs>
              <w:tab w:val="left" w:pos="1200"/>
              <w:tab w:val="right" w:leader="dot" w:pos="8488"/>
            </w:tabs>
            <w:rPr>
              <w:ins w:id="154" w:author="Guilherme Pessoa-Amorim [2]" w:date="2021-11-16T14:25:00Z"/>
              <w:rFonts w:eastAsiaTheme="minorEastAsia" w:cstheme="minorBidi"/>
              <w:noProof/>
              <w:sz w:val="22"/>
              <w:szCs w:val="22"/>
              <w:lang w:eastAsia="en-GB"/>
            </w:rPr>
          </w:pPr>
          <w:ins w:id="155"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"_Toc87965170"</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4.2.1.</w:t>
            </w:r>
            <w:r>
              <w:rPr>
                <w:rFonts w:eastAsiaTheme="minorEastAsia" w:cstheme="minorBidi"/>
                <w:noProof/>
                <w:sz w:val="22"/>
                <w:szCs w:val="22"/>
                <w:lang w:eastAsia="en-GB"/>
              </w:rPr>
              <w:tab/>
            </w:r>
            <w:r w:rsidRPr="00674E34">
              <w:rPr>
                <w:rStyle w:val="Hyperlink"/>
                <w:rFonts w:ascii="Mulish" w:hAnsi="Mulish"/>
                <w:noProof/>
              </w:rPr>
              <w:t>Primary</w:t>
            </w:r>
            <w:r>
              <w:rPr>
                <w:noProof/>
                <w:webHidden/>
              </w:rPr>
              <w:tab/>
            </w:r>
            <w:r>
              <w:rPr>
                <w:noProof/>
                <w:webHidden/>
              </w:rPr>
              <w:fldChar w:fldCharType="begin"/>
            </w:r>
            <w:r>
              <w:rPr>
                <w:noProof/>
                <w:webHidden/>
              </w:rPr>
              <w:instrText xml:space="preserve"> PAGEREF _Toc87965170 \h </w:instrText>
            </w:r>
          </w:ins>
          <w:r>
            <w:rPr>
              <w:noProof/>
              <w:webHidden/>
            </w:rPr>
          </w:r>
          <w:r>
            <w:rPr>
              <w:noProof/>
              <w:webHidden/>
            </w:rPr>
            <w:fldChar w:fldCharType="separate"/>
          </w:r>
          <w:ins w:id="156" w:author="Guilherme Pessoa-Amorim [2]" w:date="2021-11-16T14:25:00Z">
            <w:r>
              <w:rPr>
                <w:noProof/>
                <w:webHidden/>
              </w:rPr>
              <w:t>6</w:t>
            </w:r>
            <w:r>
              <w:rPr>
                <w:noProof/>
                <w:webHidden/>
              </w:rPr>
              <w:fldChar w:fldCharType="end"/>
            </w:r>
            <w:r w:rsidRPr="00674E34">
              <w:rPr>
                <w:rStyle w:val="Hyperlink"/>
                <w:noProof/>
              </w:rPr>
              <w:fldChar w:fldCharType="end"/>
            </w:r>
          </w:ins>
        </w:p>
        <w:p w14:paraId="7F1D6807" w14:textId="63574EBA" w:rsidR="003E336D" w:rsidRDefault="003E336D">
          <w:pPr>
            <w:pStyle w:val="TOC3"/>
            <w:tabs>
              <w:tab w:val="left" w:pos="1200"/>
              <w:tab w:val="right" w:leader="dot" w:pos="8488"/>
            </w:tabs>
            <w:rPr>
              <w:ins w:id="157" w:author="Guilherme Pessoa-Amorim [2]" w:date="2021-11-16T14:25:00Z"/>
              <w:rFonts w:eastAsiaTheme="minorEastAsia" w:cstheme="minorBidi"/>
              <w:noProof/>
              <w:sz w:val="22"/>
              <w:szCs w:val="22"/>
              <w:lang w:eastAsia="en-GB"/>
            </w:rPr>
          </w:pPr>
          <w:ins w:id="158"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"_Toc87965171"</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4.2.2.</w:t>
            </w:r>
            <w:r>
              <w:rPr>
                <w:rFonts w:eastAsiaTheme="minorEastAsia" w:cstheme="minorBidi"/>
                <w:noProof/>
                <w:sz w:val="22"/>
                <w:szCs w:val="22"/>
                <w:lang w:eastAsia="en-GB"/>
              </w:rPr>
              <w:tab/>
            </w:r>
            <w:r w:rsidRPr="00674E34">
              <w:rPr>
                <w:rStyle w:val="Hyperlink"/>
                <w:rFonts w:ascii="Mulish" w:hAnsi="Mulish"/>
                <w:noProof/>
              </w:rPr>
              <w:t>Secondary</w:t>
            </w:r>
            <w:r>
              <w:rPr>
                <w:noProof/>
                <w:webHidden/>
              </w:rPr>
              <w:tab/>
            </w:r>
            <w:r>
              <w:rPr>
                <w:noProof/>
                <w:webHidden/>
              </w:rPr>
              <w:fldChar w:fldCharType="begin"/>
            </w:r>
            <w:r>
              <w:rPr>
                <w:noProof/>
                <w:webHidden/>
              </w:rPr>
              <w:instrText xml:space="preserve"> PAGEREF _Toc87965171 \h </w:instrText>
            </w:r>
          </w:ins>
          <w:r>
            <w:rPr>
              <w:noProof/>
              <w:webHidden/>
            </w:rPr>
          </w:r>
          <w:r>
            <w:rPr>
              <w:noProof/>
              <w:webHidden/>
            </w:rPr>
            <w:fldChar w:fldCharType="separate"/>
          </w:r>
          <w:ins w:id="159" w:author="Guilherme Pessoa-Amorim [2]" w:date="2021-11-16T14:25:00Z">
            <w:r>
              <w:rPr>
                <w:noProof/>
                <w:webHidden/>
              </w:rPr>
              <w:t>6</w:t>
            </w:r>
            <w:r>
              <w:rPr>
                <w:noProof/>
                <w:webHidden/>
              </w:rPr>
              <w:fldChar w:fldCharType="end"/>
            </w:r>
            <w:r w:rsidRPr="00674E34">
              <w:rPr>
                <w:rStyle w:val="Hyperlink"/>
                <w:noProof/>
              </w:rPr>
              <w:fldChar w:fldCharType="end"/>
            </w:r>
          </w:ins>
        </w:p>
        <w:p w14:paraId="262CC802" w14:textId="5253D1A7" w:rsidR="003E336D" w:rsidRDefault="003E336D">
          <w:pPr>
            <w:pStyle w:val="TOC3"/>
            <w:tabs>
              <w:tab w:val="left" w:pos="1200"/>
              <w:tab w:val="right" w:leader="dot" w:pos="8488"/>
            </w:tabs>
            <w:rPr>
              <w:ins w:id="160" w:author="Guilherme Pessoa-Amorim [2]" w:date="2021-11-16T14:25:00Z"/>
              <w:rFonts w:eastAsiaTheme="minorEastAsia" w:cstheme="minorBidi"/>
              <w:noProof/>
              <w:sz w:val="22"/>
              <w:szCs w:val="22"/>
              <w:lang w:eastAsia="en-GB"/>
            </w:rPr>
          </w:pPr>
          <w:ins w:id="161"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"_Toc87965174"</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4.2.3.</w:t>
            </w:r>
            <w:r>
              <w:rPr>
                <w:rFonts w:eastAsiaTheme="minorEastAsia" w:cstheme="minorBidi"/>
                <w:noProof/>
                <w:sz w:val="22"/>
                <w:szCs w:val="22"/>
                <w:lang w:eastAsia="en-GB"/>
              </w:rPr>
              <w:tab/>
            </w:r>
            <w:r w:rsidRPr="00674E34">
              <w:rPr>
                <w:rStyle w:val="Hyperlink"/>
                <w:rFonts w:ascii="Mulish" w:hAnsi="Mulish"/>
                <w:noProof/>
              </w:rPr>
              <w:t>Subsidiary</w:t>
            </w:r>
            <w:r>
              <w:rPr>
                <w:noProof/>
                <w:webHidden/>
              </w:rPr>
              <w:tab/>
            </w:r>
            <w:r>
              <w:rPr>
                <w:noProof/>
                <w:webHidden/>
              </w:rPr>
              <w:fldChar w:fldCharType="begin"/>
            </w:r>
            <w:r>
              <w:rPr>
                <w:noProof/>
                <w:webHidden/>
              </w:rPr>
              <w:instrText xml:space="preserve"> PAGEREF _Toc87965174 \h </w:instrText>
            </w:r>
          </w:ins>
          <w:r>
            <w:rPr>
              <w:noProof/>
              <w:webHidden/>
            </w:rPr>
          </w:r>
          <w:r>
            <w:rPr>
              <w:noProof/>
              <w:webHidden/>
            </w:rPr>
            <w:fldChar w:fldCharType="separate"/>
          </w:r>
          <w:ins w:id="162" w:author="Guilherme Pessoa-Amorim [2]" w:date="2021-11-16T14:25:00Z">
            <w:r>
              <w:rPr>
                <w:noProof/>
                <w:webHidden/>
              </w:rPr>
              <w:t>7</w:t>
            </w:r>
            <w:r>
              <w:rPr>
                <w:noProof/>
                <w:webHidden/>
              </w:rPr>
              <w:fldChar w:fldCharType="end"/>
            </w:r>
            <w:r w:rsidRPr="00674E34">
              <w:rPr>
                <w:rStyle w:val="Hyperlink"/>
                <w:noProof/>
              </w:rPr>
              <w:fldChar w:fldCharType="end"/>
            </w:r>
          </w:ins>
        </w:p>
        <w:p w14:paraId="1F01CB1F" w14:textId="505FD9B0" w:rsidR="003E336D" w:rsidRDefault="003E336D">
          <w:pPr>
            <w:pStyle w:val="TOC2"/>
            <w:tabs>
              <w:tab w:val="left" w:pos="960"/>
              <w:tab w:val="right" w:leader="dot" w:pos="8488"/>
            </w:tabs>
            <w:rPr>
              <w:ins w:id="163" w:author="Guilherme Pessoa-Amorim [2]" w:date="2021-11-16T14:25:00Z"/>
              <w:rFonts w:eastAsiaTheme="minorEastAsia" w:cstheme="minorBidi"/>
              <w:b w:val="0"/>
              <w:bCs w:val="0"/>
              <w:noProof/>
              <w:lang w:eastAsia="en-GB"/>
            </w:rPr>
          </w:pPr>
          <w:ins w:id="164"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"_Toc87965176"</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w:t>
            </w:r>
            <w:r>
              <w:rPr>
                <w:rFonts w:eastAsiaTheme="minorEastAsia" w:cstheme="minorBidi"/>
                <w:b w:val="0"/>
                <w:bCs w:val="0"/>
                <w:noProof/>
                <w:lang w:eastAsia="en-GB"/>
              </w:rPr>
              <w:tab/>
            </w:r>
            <w:r w:rsidRPr="00674E34">
              <w:rPr>
                <w:rStyle w:val="Hyperlink"/>
                <w:rFonts w:ascii="Mulish" w:hAnsi="Mulish"/>
                <w:noProof/>
              </w:rPr>
              <w:t>Study design</w:t>
            </w:r>
            <w:r>
              <w:rPr>
                <w:noProof/>
                <w:webHidden/>
              </w:rPr>
              <w:tab/>
            </w:r>
            <w:r>
              <w:rPr>
                <w:noProof/>
                <w:webHidden/>
              </w:rPr>
              <w:fldChar w:fldCharType="begin"/>
            </w:r>
            <w:r>
              <w:rPr>
                <w:noProof/>
                <w:webHidden/>
              </w:rPr>
              <w:instrText xml:space="preserve"> PAGEREF _Toc87965176 \h </w:instrText>
            </w:r>
          </w:ins>
          <w:r>
            <w:rPr>
              <w:noProof/>
              <w:webHidden/>
            </w:rPr>
          </w:r>
          <w:r>
            <w:rPr>
              <w:noProof/>
              <w:webHidden/>
            </w:rPr>
            <w:fldChar w:fldCharType="separate"/>
          </w:r>
          <w:ins w:id="165" w:author="Guilherme Pessoa-Amorim [2]" w:date="2021-11-16T14:25:00Z">
            <w:r>
              <w:rPr>
                <w:noProof/>
                <w:webHidden/>
              </w:rPr>
              <w:t>8</w:t>
            </w:r>
            <w:r>
              <w:rPr>
                <w:noProof/>
                <w:webHidden/>
              </w:rPr>
              <w:fldChar w:fldCharType="end"/>
            </w:r>
            <w:r w:rsidRPr="00674E34">
              <w:rPr>
                <w:rStyle w:val="Hyperlink"/>
                <w:noProof/>
              </w:rPr>
              <w:fldChar w:fldCharType="end"/>
            </w:r>
          </w:ins>
        </w:p>
        <w:p w14:paraId="22DA284C" w14:textId="2783DA59" w:rsidR="003E336D" w:rsidRDefault="003E336D">
          <w:pPr>
            <w:pStyle w:val="TOC3"/>
            <w:tabs>
              <w:tab w:val="left" w:pos="1200"/>
              <w:tab w:val="right" w:leader="dot" w:pos="8488"/>
            </w:tabs>
            <w:rPr>
              <w:ins w:id="166" w:author="Guilherme Pessoa-Amorim [2]" w:date="2021-11-16T14:25:00Z"/>
              <w:rFonts w:eastAsiaTheme="minorEastAsia" w:cstheme="minorBidi"/>
              <w:noProof/>
              <w:sz w:val="22"/>
              <w:szCs w:val="22"/>
              <w:lang w:eastAsia="en-GB"/>
            </w:rPr>
          </w:pPr>
          <w:ins w:id="167"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"_Toc87965177"</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4.3.1.</w:t>
            </w:r>
            <w:r>
              <w:rPr>
                <w:rFonts w:eastAsiaTheme="minorEastAsia" w:cstheme="minorBidi"/>
                <w:noProof/>
                <w:sz w:val="22"/>
                <w:szCs w:val="22"/>
                <w:lang w:eastAsia="en-GB"/>
              </w:rPr>
              <w:tab/>
            </w:r>
            <w:r w:rsidRPr="00674E34">
              <w:rPr>
                <w:rStyle w:val="Hyperlink"/>
                <w:rFonts w:ascii="Mulish" w:hAnsi="Mulish"/>
                <w:noProof/>
              </w:rPr>
              <w:t>Data collection</w:t>
            </w:r>
            <w:r>
              <w:rPr>
                <w:noProof/>
                <w:webHidden/>
              </w:rPr>
              <w:tab/>
            </w:r>
            <w:r>
              <w:rPr>
                <w:noProof/>
                <w:webHidden/>
              </w:rPr>
              <w:fldChar w:fldCharType="begin"/>
            </w:r>
            <w:r>
              <w:rPr>
                <w:noProof/>
                <w:webHidden/>
              </w:rPr>
              <w:instrText xml:space="preserve"> PAGEREF _Toc87965177 \h </w:instrText>
            </w:r>
          </w:ins>
          <w:r>
            <w:rPr>
              <w:noProof/>
              <w:webHidden/>
            </w:rPr>
          </w:r>
          <w:r>
            <w:rPr>
              <w:noProof/>
              <w:webHidden/>
            </w:rPr>
            <w:fldChar w:fldCharType="separate"/>
          </w:r>
          <w:ins w:id="168" w:author="Guilherme Pessoa-Amorim [2]" w:date="2021-11-16T14:25:00Z">
            <w:r>
              <w:rPr>
                <w:noProof/>
                <w:webHidden/>
              </w:rPr>
              <w:t>8</w:t>
            </w:r>
            <w:r>
              <w:rPr>
                <w:noProof/>
                <w:webHidden/>
              </w:rPr>
              <w:fldChar w:fldCharType="end"/>
            </w:r>
            <w:r w:rsidRPr="00674E34">
              <w:rPr>
                <w:rStyle w:val="Hyperlink"/>
                <w:noProof/>
              </w:rPr>
              <w:fldChar w:fldCharType="end"/>
            </w:r>
          </w:ins>
        </w:p>
        <w:p w14:paraId="2648C2C1" w14:textId="31705480" w:rsidR="003E336D" w:rsidRDefault="003E336D">
          <w:pPr>
            <w:pStyle w:val="TOC3"/>
            <w:tabs>
              <w:tab w:val="left" w:pos="1200"/>
              <w:tab w:val="right" w:leader="dot" w:pos="8488"/>
            </w:tabs>
            <w:rPr>
              <w:ins w:id="169" w:author="Guilherme Pessoa-Amorim [2]" w:date="2021-11-16T14:25:00Z"/>
              <w:rFonts w:eastAsiaTheme="minorEastAsia" w:cstheme="minorBidi"/>
              <w:noProof/>
              <w:sz w:val="22"/>
              <w:szCs w:val="22"/>
              <w:lang w:eastAsia="en-GB"/>
            </w:rPr>
          </w:pPr>
          <w:ins w:id="170"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"_Toc87965178"</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4.3.2.</w:t>
            </w:r>
            <w:r>
              <w:rPr>
                <w:rFonts w:eastAsiaTheme="minorEastAsia" w:cstheme="minorBidi"/>
                <w:noProof/>
                <w:sz w:val="22"/>
                <w:szCs w:val="22"/>
                <w:lang w:eastAsia="en-GB"/>
              </w:rPr>
              <w:tab/>
            </w:r>
            <w:r w:rsidRPr="00674E34">
              <w:rPr>
                <w:rStyle w:val="Hyperlink"/>
                <w:rFonts w:ascii="Mulish" w:hAnsi="Mulish"/>
                <w:noProof/>
              </w:rPr>
              <w:t>Overview of data sources</w:t>
            </w:r>
            <w:r>
              <w:rPr>
                <w:noProof/>
                <w:webHidden/>
              </w:rPr>
              <w:tab/>
            </w:r>
            <w:r>
              <w:rPr>
                <w:noProof/>
                <w:webHidden/>
              </w:rPr>
              <w:fldChar w:fldCharType="begin"/>
            </w:r>
            <w:r>
              <w:rPr>
                <w:noProof/>
                <w:webHidden/>
              </w:rPr>
              <w:instrText xml:space="preserve"> PAGEREF _Toc87965178 \h </w:instrText>
            </w:r>
          </w:ins>
          <w:r>
            <w:rPr>
              <w:noProof/>
              <w:webHidden/>
            </w:rPr>
          </w:r>
          <w:r>
            <w:rPr>
              <w:noProof/>
              <w:webHidden/>
            </w:rPr>
            <w:fldChar w:fldCharType="separate"/>
          </w:r>
          <w:ins w:id="171" w:author="Guilherme Pessoa-Amorim [2]" w:date="2021-11-16T14:25:00Z">
            <w:r>
              <w:rPr>
                <w:noProof/>
                <w:webHidden/>
              </w:rPr>
              <w:t>9</w:t>
            </w:r>
            <w:r>
              <w:rPr>
                <w:noProof/>
                <w:webHidden/>
              </w:rPr>
              <w:fldChar w:fldCharType="end"/>
            </w:r>
            <w:r w:rsidRPr="00674E34">
              <w:rPr>
                <w:rStyle w:val="Hyperlink"/>
                <w:noProof/>
              </w:rPr>
              <w:fldChar w:fldCharType="end"/>
            </w:r>
          </w:ins>
        </w:p>
        <w:p w14:paraId="5064231B" w14:textId="0938238B" w:rsidR="003E336D" w:rsidRDefault="003E336D">
          <w:pPr>
            <w:pStyle w:val="TOC3"/>
            <w:tabs>
              <w:tab w:val="left" w:pos="1200"/>
              <w:tab w:val="right" w:leader="dot" w:pos="8488"/>
            </w:tabs>
            <w:rPr>
              <w:ins w:id="172" w:author="Guilherme Pessoa-Amorim [2]" w:date="2021-11-16T14:25:00Z"/>
              <w:rFonts w:eastAsiaTheme="minorEastAsia" w:cstheme="minorBidi"/>
              <w:noProof/>
              <w:sz w:val="22"/>
              <w:szCs w:val="22"/>
              <w:lang w:eastAsia="en-GB"/>
            </w:rPr>
          </w:pPr>
          <w:ins w:id="173"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"_Toc87965179"</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4.3.3.</w:t>
            </w:r>
            <w:r>
              <w:rPr>
                <w:rFonts w:eastAsiaTheme="minorEastAsia" w:cstheme="minorBidi"/>
                <w:noProof/>
                <w:sz w:val="22"/>
                <w:szCs w:val="22"/>
                <w:lang w:eastAsia="en-GB"/>
              </w:rPr>
              <w:tab/>
            </w:r>
            <w:r w:rsidRPr="00674E34">
              <w:rPr>
                <w:rStyle w:val="Hyperlink"/>
                <w:rFonts w:ascii="Mulish" w:hAnsi="Mulish"/>
                <w:noProof/>
              </w:rPr>
              <w:t>Definition of study outcomes</w:t>
            </w:r>
            <w:r>
              <w:rPr>
                <w:noProof/>
                <w:webHidden/>
              </w:rPr>
              <w:tab/>
            </w:r>
            <w:r>
              <w:rPr>
                <w:noProof/>
                <w:webHidden/>
              </w:rPr>
              <w:fldChar w:fldCharType="begin"/>
            </w:r>
            <w:r>
              <w:rPr>
                <w:noProof/>
                <w:webHidden/>
              </w:rPr>
              <w:instrText xml:space="preserve"> PAGEREF _Toc87965179 \h </w:instrText>
            </w:r>
          </w:ins>
          <w:r>
            <w:rPr>
              <w:noProof/>
              <w:webHidden/>
            </w:rPr>
          </w:r>
          <w:r>
            <w:rPr>
              <w:noProof/>
              <w:webHidden/>
            </w:rPr>
            <w:fldChar w:fldCharType="separate"/>
          </w:r>
          <w:ins w:id="174" w:author="Guilherme Pessoa-Amorim [2]" w:date="2021-11-16T14:25:00Z">
            <w:r>
              <w:rPr>
                <w:noProof/>
                <w:webHidden/>
              </w:rPr>
              <w:t>11</w:t>
            </w:r>
            <w:r>
              <w:rPr>
                <w:noProof/>
                <w:webHidden/>
              </w:rPr>
              <w:fldChar w:fldCharType="end"/>
            </w:r>
            <w:r w:rsidRPr="00674E34">
              <w:rPr>
                <w:rStyle w:val="Hyperlink"/>
                <w:noProof/>
              </w:rPr>
              <w:fldChar w:fldCharType="end"/>
            </w:r>
          </w:ins>
        </w:p>
        <w:p w14:paraId="2CA3971B" w14:textId="6BDBFA6F" w:rsidR="003E336D" w:rsidRDefault="003E336D">
          <w:pPr>
            <w:pStyle w:val="TOC3"/>
            <w:tabs>
              <w:tab w:val="left" w:pos="1200"/>
              <w:tab w:val="right" w:leader="dot" w:pos="8488"/>
            </w:tabs>
            <w:rPr>
              <w:ins w:id="175" w:author="Guilherme Pessoa-Amorim [2]" w:date="2021-11-16T14:25:00Z"/>
              <w:rFonts w:eastAsiaTheme="minorEastAsia" w:cstheme="minorBidi"/>
              <w:noProof/>
              <w:sz w:val="22"/>
              <w:szCs w:val="22"/>
              <w:lang w:eastAsia="en-GB"/>
            </w:rPr>
          </w:pPr>
          <w:ins w:id="176"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"_Toc87965181"</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4.3.4.</w:t>
            </w:r>
            <w:r>
              <w:rPr>
                <w:rFonts w:eastAsiaTheme="minorEastAsia" w:cstheme="minorBidi"/>
                <w:noProof/>
                <w:sz w:val="22"/>
                <w:szCs w:val="22"/>
                <w:lang w:eastAsia="en-GB"/>
              </w:rPr>
              <w:tab/>
            </w:r>
            <w:r w:rsidRPr="00674E34">
              <w:rPr>
                <w:rStyle w:val="Hyperlink"/>
                <w:rFonts w:ascii="Mulish" w:hAnsi="Mulish"/>
                <w:noProof/>
              </w:rPr>
              <w:t>Main study hypothesis</w:t>
            </w:r>
            <w:r>
              <w:rPr>
                <w:noProof/>
                <w:webHidden/>
              </w:rPr>
              <w:tab/>
            </w:r>
            <w:r>
              <w:rPr>
                <w:noProof/>
                <w:webHidden/>
              </w:rPr>
              <w:fldChar w:fldCharType="begin"/>
            </w:r>
            <w:r>
              <w:rPr>
                <w:noProof/>
                <w:webHidden/>
              </w:rPr>
              <w:instrText xml:space="preserve"> PAGEREF _Toc87965181 \h </w:instrText>
            </w:r>
          </w:ins>
          <w:r>
            <w:rPr>
              <w:noProof/>
              <w:webHidden/>
            </w:rPr>
          </w:r>
          <w:r>
            <w:rPr>
              <w:noProof/>
              <w:webHidden/>
            </w:rPr>
            <w:fldChar w:fldCharType="separate"/>
          </w:r>
          <w:ins w:id="177" w:author="Guilherme Pessoa-Amorim [2]" w:date="2021-11-16T14:25:00Z">
            <w:r>
              <w:rPr>
                <w:noProof/>
                <w:webHidden/>
              </w:rPr>
              <w:t>17</w:t>
            </w:r>
            <w:r>
              <w:rPr>
                <w:noProof/>
                <w:webHidden/>
              </w:rPr>
              <w:fldChar w:fldCharType="end"/>
            </w:r>
            <w:r w:rsidRPr="00674E34">
              <w:rPr>
                <w:rStyle w:val="Hyperlink"/>
                <w:noProof/>
              </w:rPr>
              <w:fldChar w:fldCharType="end"/>
            </w:r>
          </w:ins>
        </w:p>
        <w:p w14:paraId="1AE8A78D" w14:textId="7D03AFE4" w:rsidR="003E336D" w:rsidRDefault="003E336D">
          <w:pPr>
            <w:pStyle w:val="TOC3"/>
            <w:tabs>
              <w:tab w:val="left" w:pos="1200"/>
              <w:tab w:val="right" w:leader="dot" w:pos="8488"/>
            </w:tabs>
            <w:rPr>
              <w:ins w:id="178" w:author="Guilherme Pessoa-Amorim [2]" w:date="2021-11-16T14:25:00Z"/>
              <w:rFonts w:eastAsiaTheme="minorEastAsia" w:cstheme="minorBidi"/>
              <w:noProof/>
              <w:sz w:val="22"/>
              <w:szCs w:val="22"/>
              <w:lang w:eastAsia="en-GB"/>
            </w:rPr>
          </w:pPr>
          <w:ins w:id="179"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"_Toc87965182"</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4.3.5.</w:t>
            </w:r>
            <w:r>
              <w:rPr>
                <w:rFonts w:eastAsiaTheme="minorEastAsia" w:cstheme="minorBidi"/>
                <w:noProof/>
                <w:sz w:val="22"/>
                <w:szCs w:val="22"/>
                <w:lang w:eastAsia="en-GB"/>
              </w:rPr>
              <w:tab/>
            </w:r>
            <w:r w:rsidRPr="00674E34">
              <w:rPr>
                <w:rStyle w:val="Hyperlink"/>
                <w:rFonts w:ascii="Mulish" w:hAnsi="Mulish"/>
                <w:noProof/>
              </w:rPr>
              <w:t>Analysis populations and sample size</w:t>
            </w:r>
            <w:r>
              <w:rPr>
                <w:noProof/>
                <w:webHidden/>
              </w:rPr>
              <w:tab/>
            </w:r>
            <w:r>
              <w:rPr>
                <w:noProof/>
                <w:webHidden/>
              </w:rPr>
              <w:fldChar w:fldCharType="begin"/>
            </w:r>
            <w:r>
              <w:rPr>
                <w:noProof/>
                <w:webHidden/>
              </w:rPr>
              <w:instrText xml:space="preserve"> PAGEREF _Toc87965182 \h </w:instrText>
            </w:r>
          </w:ins>
          <w:r>
            <w:rPr>
              <w:noProof/>
              <w:webHidden/>
            </w:rPr>
          </w:r>
          <w:r>
            <w:rPr>
              <w:noProof/>
              <w:webHidden/>
            </w:rPr>
            <w:fldChar w:fldCharType="separate"/>
          </w:r>
          <w:ins w:id="180" w:author="Guilherme Pessoa-Amorim [2]" w:date="2021-11-16T14:25:00Z">
            <w:r>
              <w:rPr>
                <w:noProof/>
                <w:webHidden/>
              </w:rPr>
              <w:t>17</w:t>
            </w:r>
            <w:r>
              <w:rPr>
                <w:noProof/>
                <w:webHidden/>
              </w:rPr>
              <w:fldChar w:fldCharType="end"/>
            </w:r>
            <w:r w:rsidRPr="00674E34">
              <w:rPr>
                <w:rStyle w:val="Hyperlink"/>
                <w:noProof/>
              </w:rPr>
              <w:fldChar w:fldCharType="end"/>
            </w:r>
          </w:ins>
        </w:p>
        <w:p w14:paraId="6A707D4C" w14:textId="40FCA5EF" w:rsidR="003E336D" w:rsidRDefault="003E336D">
          <w:pPr>
            <w:pStyle w:val="TOC3"/>
            <w:tabs>
              <w:tab w:val="left" w:pos="1200"/>
              <w:tab w:val="right" w:leader="dot" w:pos="8488"/>
            </w:tabs>
            <w:rPr>
              <w:ins w:id="181" w:author="Guilherme Pessoa-Amorim [2]" w:date="2021-11-16T14:25:00Z"/>
              <w:rFonts w:eastAsiaTheme="minorEastAsia" w:cstheme="minorBidi"/>
              <w:noProof/>
              <w:sz w:val="22"/>
              <w:szCs w:val="22"/>
              <w:lang w:eastAsia="en-GB"/>
            </w:rPr>
          </w:pPr>
          <w:ins w:id="182"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"_Toc87965183"</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4.3.6.</w:t>
            </w:r>
            <w:r>
              <w:rPr>
                <w:rFonts w:eastAsiaTheme="minorEastAsia" w:cstheme="minorBidi"/>
                <w:noProof/>
                <w:sz w:val="22"/>
                <w:szCs w:val="22"/>
                <w:lang w:eastAsia="en-GB"/>
              </w:rPr>
              <w:tab/>
            </w:r>
            <w:r w:rsidRPr="00674E34">
              <w:rPr>
                <w:rStyle w:val="Hyperlink"/>
                <w:rFonts w:ascii="Mulish" w:hAnsi="Mulish"/>
                <w:noProof/>
              </w:rPr>
              <w:t>Definition of drugs of interest</w:t>
            </w:r>
            <w:r>
              <w:rPr>
                <w:noProof/>
                <w:webHidden/>
              </w:rPr>
              <w:tab/>
            </w:r>
            <w:r>
              <w:rPr>
                <w:noProof/>
                <w:webHidden/>
              </w:rPr>
              <w:fldChar w:fldCharType="begin"/>
            </w:r>
            <w:r>
              <w:rPr>
                <w:noProof/>
                <w:webHidden/>
              </w:rPr>
              <w:instrText xml:space="preserve"> PAGEREF _Toc87965183 \h </w:instrText>
            </w:r>
          </w:ins>
          <w:r>
            <w:rPr>
              <w:noProof/>
              <w:webHidden/>
            </w:rPr>
          </w:r>
          <w:r>
            <w:rPr>
              <w:noProof/>
              <w:webHidden/>
            </w:rPr>
            <w:fldChar w:fldCharType="separate"/>
          </w:r>
          <w:ins w:id="183" w:author="Guilherme Pessoa-Amorim [2]" w:date="2021-11-16T14:25:00Z">
            <w:r>
              <w:rPr>
                <w:noProof/>
                <w:webHidden/>
              </w:rPr>
              <w:t>18</w:t>
            </w:r>
            <w:r>
              <w:rPr>
                <w:noProof/>
                <w:webHidden/>
              </w:rPr>
              <w:fldChar w:fldCharType="end"/>
            </w:r>
            <w:r w:rsidRPr="00674E34">
              <w:rPr>
                <w:rStyle w:val="Hyperlink"/>
                <w:noProof/>
              </w:rPr>
              <w:fldChar w:fldCharType="end"/>
            </w:r>
          </w:ins>
        </w:p>
        <w:p w14:paraId="7883CBD6" w14:textId="40F8386A" w:rsidR="003E336D" w:rsidRDefault="003E336D">
          <w:pPr>
            <w:pStyle w:val="TOC3"/>
            <w:tabs>
              <w:tab w:val="left" w:pos="1200"/>
              <w:tab w:val="right" w:leader="dot" w:pos="8488"/>
            </w:tabs>
            <w:rPr>
              <w:ins w:id="184" w:author="Guilherme Pessoa-Amorim [2]" w:date="2021-11-16T14:25:00Z"/>
              <w:rFonts w:eastAsiaTheme="minorEastAsia" w:cstheme="minorBidi"/>
              <w:noProof/>
              <w:sz w:val="22"/>
              <w:szCs w:val="22"/>
              <w:lang w:eastAsia="en-GB"/>
            </w:rPr>
          </w:pPr>
          <w:ins w:id="185"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"_Toc87965184"</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4.3.7.</w:t>
            </w:r>
            <w:r>
              <w:rPr>
                <w:rFonts w:eastAsiaTheme="minorEastAsia" w:cstheme="minorBidi"/>
                <w:noProof/>
                <w:sz w:val="22"/>
                <w:szCs w:val="22"/>
                <w:lang w:eastAsia="en-GB"/>
              </w:rPr>
              <w:tab/>
            </w:r>
            <w:r w:rsidRPr="00674E34">
              <w:rPr>
                <w:rStyle w:val="Hyperlink"/>
                <w:rFonts w:ascii="Mulish" w:hAnsi="Mulish"/>
                <w:noProof/>
              </w:rPr>
              <w:t>Derivation of drug groups and codelists</w:t>
            </w:r>
            <w:r>
              <w:rPr>
                <w:noProof/>
                <w:webHidden/>
              </w:rPr>
              <w:tab/>
            </w:r>
            <w:r>
              <w:rPr>
                <w:noProof/>
                <w:webHidden/>
              </w:rPr>
              <w:fldChar w:fldCharType="begin"/>
            </w:r>
            <w:r>
              <w:rPr>
                <w:noProof/>
                <w:webHidden/>
              </w:rPr>
              <w:instrText xml:space="preserve"> PAGEREF _Toc87965184 \h </w:instrText>
            </w:r>
          </w:ins>
          <w:r>
            <w:rPr>
              <w:noProof/>
              <w:webHidden/>
            </w:rPr>
          </w:r>
          <w:r>
            <w:rPr>
              <w:noProof/>
              <w:webHidden/>
            </w:rPr>
            <w:fldChar w:fldCharType="separate"/>
          </w:r>
          <w:ins w:id="186" w:author="Guilherme Pessoa-Amorim [2]" w:date="2021-11-16T14:25:00Z">
            <w:r>
              <w:rPr>
                <w:noProof/>
                <w:webHidden/>
              </w:rPr>
              <w:t>23</w:t>
            </w:r>
            <w:r>
              <w:rPr>
                <w:noProof/>
                <w:webHidden/>
              </w:rPr>
              <w:fldChar w:fldCharType="end"/>
            </w:r>
            <w:r w:rsidRPr="00674E34">
              <w:rPr>
                <w:rStyle w:val="Hyperlink"/>
                <w:noProof/>
              </w:rPr>
              <w:fldChar w:fldCharType="end"/>
            </w:r>
          </w:ins>
        </w:p>
        <w:p w14:paraId="732FBAEA" w14:textId="09A0685C" w:rsidR="003E336D" w:rsidRDefault="003E336D">
          <w:pPr>
            <w:pStyle w:val="TOC3"/>
            <w:tabs>
              <w:tab w:val="left" w:pos="1200"/>
              <w:tab w:val="right" w:leader="dot" w:pos="8488"/>
            </w:tabs>
            <w:rPr>
              <w:ins w:id="187" w:author="Guilherme Pessoa-Amorim [2]" w:date="2021-11-16T14:25:00Z"/>
              <w:rFonts w:eastAsiaTheme="minorEastAsia" w:cstheme="minorBidi"/>
              <w:noProof/>
              <w:sz w:val="22"/>
              <w:szCs w:val="22"/>
              <w:lang w:eastAsia="en-GB"/>
            </w:rPr>
          </w:pPr>
          <w:ins w:id="188"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"_Toc87965185"</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4.3.8.</w:t>
            </w:r>
            <w:r>
              <w:rPr>
                <w:rFonts w:eastAsiaTheme="minorEastAsia" w:cstheme="minorBidi"/>
                <w:noProof/>
                <w:sz w:val="22"/>
                <w:szCs w:val="22"/>
                <w:lang w:eastAsia="en-GB"/>
              </w:rPr>
              <w:tab/>
            </w:r>
            <w:r w:rsidRPr="00674E34">
              <w:rPr>
                <w:rStyle w:val="Hyperlink"/>
                <w:rFonts w:ascii="Mulish" w:hAnsi="Mulish"/>
                <w:noProof/>
              </w:rPr>
              <w:t>Definition of reference standards</w:t>
            </w:r>
            <w:r>
              <w:rPr>
                <w:noProof/>
                <w:webHidden/>
              </w:rPr>
              <w:tab/>
            </w:r>
            <w:r>
              <w:rPr>
                <w:noProof/>
                <w:webHidden/>
              </w:rPr>
              <w:fldChar w:fldCharType="begin"/>
            </w:r>
            <w:r>
              <w:rPr>
                <w:noProof/>
                <w:webHidden/>
              </w:rPr>
              <w:instrText xml:space="preserve"> PAGEREF _Toc87965185 \h </w:instrText>
            </w:r>
          </w:ins>
          <w:r>
            <w:rPr>
              <w:noProof/>
              <w:webHidden/>
            </w:rPr>
          </w:r>
          <w:r>
            <w:rPr>
              <w:noProof/>
              <w:webHidden/>
            </w:rPr>
            <w:fldChar w:fldCharType="separate"/>
          </w:r>
          <w:ins w:id="189" w:author="Guilherme Pessoa-Amorim [2]" w:date="2021-11-16T14:25:00Z">
            <w:r>
              <w:rPr>
                <w:noProof/>
                <w:webHidden/>
              </w:rPr>
              <w:t>26</w:t>
            </w:r>
            <w:r>
              <w:rPr>
                <w:noProof/>
                <w:webHidden/>
              </w:rPr>
              <w:fldChar w:fldCharType="end"/>
            </w:r>
            <w:r w:rsidRPr="00674E34">
              <w:rPr>
                <w:rStyle w:val="Hyperlink"/>
                <w:noProof/>
              </w:rPr>
              <w:fldChar w:fldCharType="end"/>
            </w:r>
          </w:ins>
        </w:p>
        <w:p w14:paraId="09228BB0" w14:textId="77F99F19" w:rsidR="003E336D" w:rsidRDefault="003E336D">
          <w:pPr>
            <w:pStyle w:val="TOC3"/>
            <w:tabs>
              <w:tab w:val="left" w:pos="1200"/>
              <w:tab w:val="right" w:leader="dot" w:pos="8488"/>
            </w:tabs>
            <w:rPr>
              <w:ins w:id="190" w:author="Guilherme Pessoa-Amorim [2]" w:date="2021-11-16T14:25:00Z"/>
              <w:rFonts w:eastAsiaTheme="minorEastAsia" w:cstheme="minorBidi"/>
              <w:noProof/>
              <w:sz w:val="22"/>
              <w:szCs w:val="22"/>
              <w:lang w:eastAsia="en-GB"/>
            </w:rPr>
          </w:pPr>
          <w:ins w:id="191"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"_Toc87965186"</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4.3.9.</w:t>
            </w:r>
            <w:r>
              <w:rPr>
                <w:rFonts w:eastAsiaTheme="minorEastAsia" w:cstheme="minorBidi"/>
                <w:noProof/>
                <w:sz w:val="22"/>
                <w:szCs w:val="22"/>
                <w:lang w:eastAsia="en-GB"/>
              </w:rPr>
              <w:tab/>
            </w:r>
            <w:r w:rsidRPr="00674E34">
              <w:rPr>
                <w:rStyle w:val="Hyperlink"/>
                <w:rFonts w:ascii="Mulish" w:hAnsi="Mulish"/>
                <w:noProof/>
              </w:rPr>
              <w:t>Definition of time periods and time points</w:t>
            </w:r>
            <w:r>
              <w:rPr>
                <w:noProof/>
                <w:webHidden/>
              </w:rPr>
              <w:tab/>
            </w:r>
            <w:r>
              <w:rPr>
                <w:noProof/>
                <w:webHidden/>
              </w:rPr>
              <w:fldChar w:fldCharType="begin"/>
            </w:r>
            <w:r>
              <w:rPr>
                <w:noProof/>
                <w:webHidden/>
              </w:rPr>
              <w:instrText xml:space="preserve"> PAGEREF _Toc87965186 \h </w:instrText>
            </w:r>
          </w:ins>
          <w:r>
            <w:rPr>
              <w:noProof/>
              <w:webHidden/>
            </w:rPr>
          </w:r>
          <w:r>
            <w:rPr>
              <w:noProof/>
              <w:webHidden/>
            </w:rPr>
            <w:fldChar w:fldCharType="separate"/>
          </w:r>
          <w:ins w:id="192" w:author="Guilherme Pessoa-Amorim [2]" w:date="2021-11-16T14:25:00Z">
            <w:r>
              <w:rPr>
                <w:noProof/>
                <w:webHidden/>
              </w:rPr>
              <w:t>27</w:t>
            </w:r>
            <w:r>
              <w:rPr>
                <w:noProof/>
                <w:webHidden/>
              </w:rPr>
              <w:fldChar w:fldCharType="end"/>
            </w:r>
            <w:r w:rsidRPr="00674E34">
              <w:rPr>
                <w:rStyle w:val="Hyperlink"/>
                <w:noProof/>
              </w:rPr>
              <w:fldChar w:fldCharType="end"/>
            </w:r>
          </w:ins>
        </w:p>
        <w:p w14:paraId="0D5588FA" w14:textId="72D38C5A" w:rsidR="003E336D" w:rsidRDefault="003E336D">
          <w:pPr>
            <w:pStyle w:val="TOC1"/>
            <w:tabs>
              <w:tab w:val="left" w:pos="480"/>
              <w:tab w:val="right" w:leader="dot" w:pos="8488"/>
            </w:tabs>
            <w:rPr>
              <w:ins w:id="193" w:author="Guilherme Pessoa-Amorim [2]" w:date="2021-11-16T14:25:00Z"/>
              <w:rFonts w:eastAsiaTheme="minorEastAsia" w:cstheme="minorBidi"/>
              <w:b w:val="0"/>
              <w:bCs w:val="0"/>
              <w:i w:val="0"/>
              <w:iCs w:val="0"/>
              <w:noProof/>
              <w:sz w:val="22"/>
              <w:szCs w:val="22"/>
              <w:lang w:eastAsia="en-GB"/>
            </w:rPr>
          </w:pPr>
          <w:ins w:id="194"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"_Toc87965187"</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5.</w:t>
            </w:r>
            <w:r>
              <w:rPr>
                <w:rFonts w:eastAsiaTheme="minorEastAsia" w:cstheme="minorBidi"/>
                <w:b w:val="0"/>
                <w:bCs w:val="0"/>
                <w:i w:val="0"/>
                <w:iCs w:val="0"/>
                <w:noProof/>
                <w:sz w:val="22"/>
                <w:szCs w:val="22"/>
                <w:lang w:eastAsia="en-GB"/>
              </w:rPr>
              <w:tab/>
            </w:r>
            <w:r w:rsidRPr="00674E34">
              <w:rPr>
                <w:rStyle w:val="Hyperlink"/>
                <w:rFonts w:ascii="Mulish" w:hAnsi="Mulish"/>
                <w:noProof/>
              </w:rPr>
              <w:t>Descriptive analyses</w:t>
            </w:r>
            <w:r>
              <w:rPr>
                <w:noProof/>
                <w:webHidden/>
              </w:rPr>
              <w:tab/>
            </w:r>
            <w:r>
              <w:rPr>
                <w:noProof/>
                <w:webHidden/>
              </w:rPr>
              <w:fldChar w:fldCharType="begin"/>
            </w:r>
            <w:r>
              <w:rPr>
                <w:noProof/>
                <w:webHidden/>
              </w:rPr>
              <w:instrText xml:space="preserve"> PAGEREF _Toc87965187 \h </w:instrText>
            </w:r>
          </w:ins>
          <w:r>
            <w:rPr>
              <w:noProof/>
              <w:webHidden/>
            </w:rPr>
          </w:r>
          <w:r>
            <w:rPr>
              <w:noProof/>
              <w:webHidden/>
            </w:rPr>
            <w:fldChar w:fldCharType="separate"/>
          </w:r>
          <w:ins w:id="195" w:author="Guilherme Pessoa-Amorim [2]" w:date="2021-11-16T14:25:00Z">
            <w:r>
              <w:rPr>
                <w:noProof/>
                <w:webHidden/>
              </w:rPr>
              <w:t>31</w:t>
            </w:r>
            <w:r>
              <w:rPr>
                <w:noProof/>
                <w:webHidden/>
              </w:rPr>
              <w:fldChar w:fldCharType="end"/>
            </w:r>
            <w:r w:rsidRPr="00674E34">
              <w:rPr>
                <w:rStyle w:val="Hyperlink"/>
                <w:noProof/>
              </w:rPr>
              <w:fldChar w:fldCharType="end"/>
            </w:r>
          </w:ins>
        </w:p>
        <w:p w14:paraId="25748E7A" w14:textId="4E55ABCE" w:rsidR="003E336D" w:rsidRDefault="003E336D">
          <w:pPr>
            <w:pStyle w:val="TOC2"/>
            <w:tabs>
              <w:tab w:val="left" w:pos="960"/>
              <w:tab w:val="right" w:leader="dot" w:pos="8488"/>
            </w:tabs>
            <w:rPr>
              <w:ins w:id="196" w:author="Guilherme Pessoa-Amorim [2]" w:date="2021-11-16T14:25:00Z"/>
              <w:rFonts w:eastAsiaTheme="minorEastAsia" w:cstheme="minorBidi"/>
              <w:b w:val="0"/>
              <w:bCs w:val="0"/>
              <w:noProof/>
              <w:lang w:eastAsia="en-GB"/>
            </w:rPr>
          </w:pPr>
          <w:ins w:id="197"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"_Toc87965190"</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5.1.</w:t>
            </w:r>
            <w:r>
              <w:rPr>
                <w:rFonts w:eastAsiaTheme="minorEastAsia" w:cstheme="minorBidi"/>
                <w:b w:val="0"/>
                <w:bCs w:val="0"/>
                <w:noProof/>
                <w:lang w:eastAsia="en-GB"/>
              </w:rPr>
              <w:tab/>
            </w:r>
            <w:r w:rsidRPr="00674E34">
              <w:rPr>
                <w:rStyle w:val="Hyperlink"/>
                <w:rFonts w:ascii="Mulish" w:hAnsi="Mulish"/>
                <w:noProof/>
              </w:rPr>
              <w:t>Participant throughput</w:t>
            </w:r>
            <w:r>
              <w:rPr>
                <w:noProof/>
                <w:webHidden/>
              </w:rPr>
              <w:tab/>
            </w:r>
            <w:r>
              <w:rPr>
                <w:noProof/>
                <w:webHidden/>
              </w:rPr>
              <w:fldChar w:fldCharType="begin"/>
            </w:r>
            <w:r>
              <w:rPr>
                <w:noProof/>
                <w:webHidden/>
              </w:rPr>
              <w:instrText xml:space="preserve"> PAGEREF _Toc87965190 \h </w:instrText>
            </w:r>
          </w:ins>
          <w:r>
            <w:rPr>
              <w:noProof/>
              <w:webHidden/>
            </w:rPr>
          </w:r>
          <w:r>
            <w:rPr>
              <w:noProof/>
              <w:webHidden/>
            </w:rPr>
            <w:fldChar w:fldCharType="separate"/>
          </w:r>
          <w:ins w:id="198" w:author="Guilherme Pessoa-Amorim [2]" w:date="2021-11-16T14:25:00Z">
            <w:r>
              <w:rPr>
                <w:noProof/>
                <w:webHidden/>
              </w:rPr>
              <w:t>31</w:t>
            </w:r>
            <w:r>
              <w:rPr>
                <w:noProof/>
                <w:webHidden/>
              </w:rPr>
              <w:fldChar w:fldCharType="end"/>
            </w:r>
            <w:r w:rsidRPr="00674E34">
              <w:rPr>
                <w:rStyle w:val="Hyperlink"/>
                <w:noProof/>
              </w:rPr>
              <w:fldChar w:fldCharType="end"/>
            </w:r>
          </w:ins>
        </w:p>
        <w:p w14:paraId="038AA5E1" w14:textId="24E6E204" w:rsidR="003E336D" w:rsidRDefault="003E336D">
          <w:pPr>
            <w:pStyle w:val="TOC2"/>
            <w:tabs>
              <w:tab w:val="left" w:pos="960"/>
              <w:tab w:val="right" w:leader="dot" w:pos="8488"/>
            </w:tabs>
            <w:rPr>
              <w:ins w:id="199" w:author="Guilherme Pessoa-Amorim [2]" w:date="2021-11-16T14:25:00Z"/>
              <w:rFonts w:eastAsiaTheme="minorEastAsia" w:cstheme="minorBidi"/>
              <w:b w:val="0"/>
              <w:bCs w:val="0"/>
              <w:noProof/>
              <w:lang w:eastAsia="en-GB"/>
            </w:rPr>
          </w:pPr>
          <w:ins w:id="200"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"_Toc87965191"</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5.2.</w:t>
            </w:r>
            <w:r>
              <w:rPr>
                <w:rFonts w:eastAsiaTheme="minorEastAsia" w:cstheme="minorBidi"/>
                <w:b w:val="0"/>
                <w:bCs w:val="0"/>
                <w:noProof/>
                <w:lang w:eastAsia="en-GB"/>
              </w:rPr>
              <w:tab/>
            </w:r>
            <w:r w:rsidRPr="00674E34">
              <w:rPr>
                <w:rStyle w:val="Hyperlink"/>
                <w:rFonts w:ascii="Mulish" w:hAnsi="Mulish"/>
                <w:noProof/>
              </w:rPr>
              <w:t>Baseline characteristics of patient populations</w:t>
            </w:r>
            <w:r>
              <w:rPr>
                <w:noProof/>
                <w:webHidden/>
              </w:rPr>
              <w:tab/>
            </w:r>
            <w:r>
              <w:rPr>
                <w:noProof/>
                <w:webHidden/>
              </w:rPr>
              <w:fldChar w:fldCharType="begin"/>
            </w:r>
            <w:r>
              <w:rPr>
                <w:noProof/>
                <w:webHidden/>
              </w:rPr>
              <w:instrText xml:space="preserve"> PAGEREF _Toc87965191 \h </w:instrText>
            </w:r>
          </w:ins>
          <w:r>
            <w:rPr>
              <w:noProof/>
              <w:webHidden/>
            </w:rPr>
          </w:r>
          <w:r>
            <w:rPr>
              <w:noProof/>
              <w:webHidden/>
            </w:rPr>
            <w:fldChar w:fldCharType="separate"/>
          </w:r>
          <w:ins w:id="201" w:author="Guilherme Pessoa-Amorim [2]" w:date="2021-11-16T14:25:00Z">
            <w:r>
              <w:rPr>
                <w:noProof/>
                <w:webHidden/>
              </w:rPr>
              <w:t>31</w:t>
            </w:r>
            <w:r>
              <w:rPr>
                <w:noProof/>
                <w:webHidden/>
              </w:rPr>
              <w:fldChar w:fldCharType="end"/>
            </w:r>
            <w:r w:rsidRPr="00674E34">
              <w:rPr>
                <w:rStyle w:val="Hyperlink"/>
                <w:noProof/>
              </w:rPr>
              <w:fldChar w:fldCharType="end"/>
            </w:r>
          </w:ins>
        </w:p>
        <w:p w14:paraId="790A6E1E" w14:textId="79F5773F" w:rsidR="003E336D" w:rsidRDefault="003E336D">
          <w:pPr>
            <w:pStyle w:val="TOC1"/>
            <w:tabs>
              <w:tab w:val="left" w:pos="480"/>
              <w:tab w:val="right" w:leader="dot" w:pos="8488"/>
            </w:tabs>
            <w:rPr>
              <w:ins w:id="202" w:author="Guilherme Pessoa-Amorim [2]" w:date="2021-11-16T14:25:00Z"/>
              <w:rFonts w:eastAsiaTheme="minorEastAsia" w:cstheme="minorBidi"/>
              <w:b w:val="0"/>
              <w:bCs w:val="0"/>
              <w:i w:val="0"/>
              <w:iCs w:val="0"/>
              <w:noProof/>
              <w:sz w:val="22"/>
              <w:szCs w:val="22"/>
              <w:lang w:eastAsia="en-GB"/>
            </w:rPr>
          </w:pPr>
          <w:ins w:id="203"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"_Toc87965192"</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6.</w:t>
            </w:r>
            <w:r>
              <w:rPr>
                <w:rFonts w:eastAsiaTheme="minorEastAsia" w:cstheme="minorBidi"/>
                <w:b w:val="0"/>
                <w:bCs w:val="0"/>
                <w:i w:val="0"/>
                <w:iCs w:val="0"/>
                <w:noProof/>
                <w:sz w:val="22"/>
                <w:szCs w:val="22"/>
                <w:lang w:eastAsia="en-GB"/>
              </w:rPr>
              <w:tab/>
            </w:r>
            <w:r w:rsidRPr="00674E34">
              <w:rPr>
                <w:rStyle w:val="Hyperlink"/>
                <w:rFonts w:ascii="Mulish" w:hAnsi="Mulish"/>
                <w:noProof/>
              </w:rPr>
              <w:t>Comparative analyses</w:t>
            </w:r>
            <w:r>
              <w:rPr>
                <w:noProof/>
                <w:webHidden/>
              </w:rPr>
              <w:tab/>
            </w:r>
            <w:r>
              <w:rPr>
                <w:noProof/>
                <w:webHidden/>
              </w:rPr>
              <w:fldChar w:fldCharType="begin"/>
            </w:r>
            <w:r>
              <w:rPr>
                <w:noProof/>
                <w:webHidden/>
              </w:rPr>
              <w:instrText xml:space="preserve"> PAGEREF _Toc87965192 \h </w:instrText>
            </w:r>
          </w:ins>
          <w:r>
            <w:rPr>
              <w:noProof/>
              <w:webHidden/>
            </w:rPr>
          </w:r>
          <w:r>
            <w:rPr>
              <w:noProof/>
              <w:webHidden/>
            </w:rPr>
            <w:fldChar w:fldCharType="separate"/>
          </w:r>
          <w:ins w:id="204" w:author="Guilherme Pessoa-Amorim [2]" w:date="2021-11-16T14:25:00Z">
            <w:r>
              <w:rPr>
                <w:noProof/>
                <w:webHidden/>
              </w:rPr>
              <w:t>34</w:t>
            </w:r>
            <w:r>
              <w:rPr>
                <w:noProof/>
                <w:webHidden/>
              </w:rPr>
              <w:fldChar w:fldCharType="end"/>
            </w:r>
            <w:r w:rsidRPr="00674E34">
              <w:rPr>
                <w:rStyle w:val="Hyperlink"/>
                <w:noProof/>
              </w:rPr>
              <w:fldChar w:fldCharType="end"/>
            </w:r>
          </w:ins>
        </w:p>
        <w:p w14:paraId="202F7CBF" w14:textId="52E908B0" w:rsidR="003E336D" w:rsidRDefault="003E336D">
          <w:pPr>
            <w:pStyle w:val="TOC2"/>
            <w:tabs>
              <w:tab w:val="left" w:pos="960"/>
              <w:tab w:val="right" w:leader="dot" w:pos="8488"/>
            </w:tabs>
            <w:rPr>
              <w:ins w:id="205" w:author="Guilherme Pessoa-Amorim [2]" w:date="2021-11-16T14:25:00Z"/>
              <w:rFonts w:eastAsiaTheme="minorEastAsia" w:cstheme="minorBidi"/>
              <w:b w:val="0"/>
              <w:bCs w:val="0"/>
              <w:noProof/>
              <w:lang w:eastAsia="en-GB"/>
            </w:rPr>
          </w:pPr>
          <w:ins w:id="206"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"_Toc87965193"</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6.1.</w:t>
            </w:r>
            <w:r>
              <w:rPr>
                <w:rFonts w:eastAsiaTheme="minorEastAsia" w:cstheme="minorBidi"/>
                <w:b w:val="0"/>
                <w:bCs w:val="0"/>
                <w:noProof/>
                <w:lang w:eastAsia="en-GB"/>
              </w:rPr>
              <w:tab/>
            </w:r>
            <w:r w:rsidRPr="00674E34">
              <w:rPr>
                <w:rStyle w:val="Hyperlink"/>
                <w:rFonts w:ascii="Mulish" w:hAnsi="Mulish"/>
                <w:noProof/>
              </w:rPr>
              <w:t>Baseline characteristics</w:t>
            </w:r>
            <w:r>
              <w:rPr>
                <w:noProof/>
                <w:webHidden/>
              </w:rPr>
              <w:tab/>
            </w:r>
            <w:r>
              <w:rPr>
                <w:noProof/>
                <w:webHidden/>
              </w:rPr>
              <w:fldChar w:fldCharType="begin"/>
            </w:r>
            <w:r>
              <w:rPr>
                <w:noProof/>
                <w:webHidden/>
              </w:rPr>
              <w:instrText xml:space="preserve"> PAGEREF _Toc87965193 \h </w:instrText>
            </w:r>
          </w:ins>
          <w:r>
            <w:rPr>
              <w:noProof/>
              <w:webHidden/>
            </w:rPr>
          </w:r>
          <w:r>
            <w:rPr>
              <w:noProof/>
              <w:webHidden/>
            </w:rPr>
            <w:fldChar w:fldCharType="separate"/>
          </w:r>
          <w:ins w:id="207" w:author="Guilherme Pessoa-Amorim [2]" w:date="2021-11-16T14:25:00Z">
            <w:r>
              <w:rPr>
                <w:noProof/>
                <w:webHidden/>
              </w:rPr>
              <w:t>34</w:t>
            </w:r>
            <w:r>
              <w:rPr>
                <w:noProof/>
                <w:webHidden/>
              </w:rPr>
              <w:fldChar w:fldCharType="end"/>
            </w:r>
            <w:r w:rsidRPr="00674E34">
              <w:rPr>
                <w:rStyle w:val="Hyperlink"/>
                <w:noProof/>
              </w:rPr>
              <w:fldChar w:fldCharType="end"/>
            </w:r>
          </w:ins>
        </w:p>
        <w:p w14:paraId="58D16B00" w14:textId="4537B9D6" w:rsidR="003E336D" w:rsidRDefault="003E336D">
          <w:pPr>
            <w:pStyle w:val="TOC2"/>
            <w:tabs>
              <w:tab w:val="left" w:pos="960"/>
              <w:tab w:val="right" w:leader="dot" w:pos="8488"/>
            </w:tabs>
            <w:rPr>
              <w:ins w:id="208" w:author="Guilherme Pessoa-Amorim [2]" w:date="2021-11-16T14:25:00Z"/>
              <w:rFonts w:eastAsiaTheme="minorEastAsia" w:cstheme="minorBidi"/>
              <w:b w:val="0"/>
              <w:bCs w:val="0"/>
              <w:noProof/>
              <w:lang w:eastAsia="en-GB"/>
            </w:rPr>
          </w:pPr>
          <w:ins w:id="209"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"_Toc87965194"</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6.2.</w:t>
            </w:r>
            <w:r>
              <w:rPr>
                <w:rFonts w:eastAsiaTheme="minorEastAsia" w:cstheme="minorBidi"/>
                <w:b w:val="0"/>
                <w:bCs w:val="0"/>
                <w:noProof/>
                <w:lang w:eastAsia="en-GB"/>
              </w:rPr>
              <w:tab/>
            </w:r>
            <w:r w:rsidRPr="00674E34">
              <w:rPr>
                <w:rStyle w:val="Hyperlink"/>
                <w:rFonts w:ascii="Mulish" w:hAnsi="Mulish"/>
                <w:noProof/>
              </w:rPr>
              <w:t>Primary, secondary, and subsidiary outcomes</w:t>
            </w:r>
            <w:r>
              <w:rPr>
                <w:noProof/>
                <w:webHidden/>
              </w:rPr>
              <w:tab/>
            </w:r>
            <w:r>
              <w:rPr>
                <w:noProof/>
                <w:webHidden/>
              </w:rPr>
              <w:fldChar w:fldCharType="begin"/>
            </w:r>
            <w:r>
              <w:rPr>
                <w:noProof/>
                <w:webHidden/>
              </w:rPr>
              <w:instrText xml:space="preserve"> PAGEREF _Toc87965194 \h </w:instrText>
            </w:r>
          </w:ins>
          <w:r>
            <w:rPr>
              <w:noProof/>
              <w:webHidden/>
            </w:rPr>
          </w:r>
          <w:r>
            <w:rPr>
              <w:noProof/>
              <w:webHidden/>
            </w:rPr>
            <w:fldChar w:fldCharType="separate"/>
          </w:r>
          <w:ins w:id="210" w:author="Guilherme Pessoa-Amorim [2]" w:date="2021-11-16T14:25:00Z">
            <w:r>
              <w:rPr>
                <w:noProof/>
                <w:webHidden/>
              </w:rPr>
              <w:t>34</w:t>
            </w:r>
            <w:r>
              <w:rPr>
                <w:noProof/>
                <w:webHidden/>
              </w:rPr>
              <w:fldChar w:fldCharType="end"/>
            </w:r>
            <w:r w:rsidRPr="00674E34">
              <w:rPr>
                <w:rStyle w:val="Hyperlink"/>
                <w:noProof/>
              </w:rPr>
              <w:fldChar w:fldCharType="end"/>
            </w:r>
          </w:ins>
        </w:p>
        <w:p w14:paraId="7502C101" w14:textId="25045CF8" w:rsidR="003E336D" w:rsidRDefault="003E336D">
          <w:pPr>
            <w:pStyle w:val="TOC2"/>
            <w:tabs>
              <w:tab w:val="left" w:pos="960"/>
              <w:tab w:val="right" w:leader="dot" w:pos="8488"/>
            </w:tabs>
            <w:rPr>
              <w:ins w:id="211" w:author="Guilherme Pessoa-Amorim [2]" w:date="2021-11-16T14:25:00Z"/>
              <w:rFonts w:eastAsiaTheme="minorEastAsia" w:cstheme="minorBidi"/>
              <w:b w:val="0"/>
              <w:bCs w:val="0"/>
              <w:noProof/>
              <w:lang w:eastAsia="en-GB"/>
            </w:rPr>
          </w:pPr>
          <w:ins w:id="212"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"_Toc87965195"</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6.3.</w:t>
            </w:r>
            <w:r>
              <w:rPr>
                <w:rFonts w:eastAsiaTheme="minorEastAsia" w:cstheme="minorBidi"/>
                <w:b w:val="0"/>
                <w:bCs w:val="0"/>
                <w:noProof/>
                <w:lang w:eastAsia="en-GB"/>
              </w:rPr>
              <w:tab/>
            </w:r>
            <w:r w:rsidRPr="00674E34">
              <w:rPr>
                <w:rStyle w:val="Hyperlink"/>
                <w:rFonts w:ascii="Mulish" w:hAnsi="Mulish"/>
                <w:noProof/>
              </w:rPr>
              <w:t>Significance levels</w:t>
            </w:r>
            <w:r>
              <w:rPr>
                <w:noProof/>
                <w:webHidden/>
              </w:rPr>
              <w:tab/>
            </w:r>
            <w:r>
              <w:rPr>
                <w:noProof/>
                <w:webHidden/>
              </w:rPr>
              <w:fldChar w:fldCharType="begin"/>
            </w:r>
            <w:r>
              <w:rPr>
                <w:noProof/>
                <w:webHidden/>
              </w:rPr>
              <w:instrText xml:space="preserve"> PAGEREF _Toc87965195 \h </w:instrText>
            </w:r>
          </w:ins>
          <w:r>
            <w:rPr>
              <w:noProof/>
              <w:webHidden/>
            </w:rPr>
          </w:r>
          <w:r>
            <w:rPr>
              <w:noProof/>
              <w:webHidden/>
            </w:rPr>
            <w:fldChar w:fldCharType="separate"/>
          </w:r>
          <w:ins w:id="213" w:author="Guilherme Pessoa-Amorim [2]" w:date="2021-11-16T14:25:00Z">
            <w:r>
              <w:rPr>
                <w:noProof/>
                <w:webHidden/>
              </w:rPr>
              <w:t>35</w:t>
            </w:r>
            <w:r>
              <w:rPr>
                <w:noProof/>
                <w:webHidden/>
              </w:rPr>
              <w:fldChar w:fldCharType="end"/>
            </w:r>
            <w:r w:rsidRPr="00674E34">
              <w:rPr>
                <w:rStyle w:val="Hyperlink"/>
                <w:noProof/>
              </w:rPr>
              <w:fldChar w:fldCharType="end"/>
            </w:r>
          </w:ins>
        </w:p>
        <w:p w14:paraId="05B333AF" w14:textId="2A3FA410" w:rsidR="003E336D" w:rsidRDefault="003E336D">
          <w:pPr>
            <w:pStyle w:val="TOC1"/>
            <w:tabs>
              <w:tab w:val="left" w:pos="480"/>
              <w:tab w:val="right" w:leader="dot" w:pos="8488"/>
            </w:tabs>
            <w:rPr>
              <w:ins w:id="214" w:author="Guilherme Pessoa-Amorim [2]" w:date="2021-11-16T14:25:00Z"/>
              <w:rFonts w:eastAsiaTheme="minorEastAsia" w:cstheme="minorBidi"/>
              <w:b w:val="0"/>
              <w:bCs w:val="0"/>
              <w:i w:val="0"/>
              <w:iCs w:val="0"/>
              <w:noProof/>
              <w:sz w:val="22"/>
              <w:szCs w:val="22"/>
              <w:lang w:eastAsia="en-GB"/>
            </w:rPr>
          </w:pPr>
          <w:ins w:id="215"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"_Toc87965196"</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7.</w:t>
            </w:r>
            <w:r>
              <w:rPr>
                <w:rFonts w:eastAsiaTheme="minorEastAsia" w:cstheme="minorBidi"/>
                <w:b w:val="0"/>
                <w:bCs w:val="0"/>
                <w:i w:val="0"/>
                <w:iCs w:val="0"/>
                <w:noProof/>
                <w:sz w:val="22"/>
                <w:szCs w:val="22"/>
                <w:lang w:eastAsia="en-GB"/>
              </w:rPr>
              <w:tab/>
            </w:r>
            <w:r w:rsidRPr="00674E34">
              <w:rPr>
                <w:rStyle w:val="Hyperlink"/>
                <w:rFonts w:ascii="Mulish" w:hAnsi="Mulish"/>
                <w:noProof/>
              </w:rPr>
              <w:t>Subsidiary analyses</w:t>
            </w:r>
            <w:r>
              <w:rPr>
                <w:noProof/>
                <w:webHidden/>
              </w:rPr>
              <w:tab/>
            </w:r>
            <w:r>
              <w:rPr>
                <w:noProof/>
                <w:webHidden/>
              </w:rPr>
              <w:fldChar w:fldCharType="begin"/>
            </w:r>
            <w:r>
              <w:rPr>
                <w:noProof/>
                <w:webHidden/>
              </w:rPr>
              <w:instrText xml:space="preserve"> PAGEREF _Toc87965196 \h </w:instrText>
            </w:r>
          </w:ins>
          <w:r>
            <w:rPr>
              <w:noProof/>
              <w:webHidden/>
            </w:rPr>
          </w:r>
          <w:r>
            <w:rPr>
              <w:noProof/>
              <w:webHidden/>
            </w:rPr>
            <w:fldChar w:fldCharType="separate"/>
          </w:r>
          <w:ins w:id="216" w:author="Guilherme Pessoa-Amorim [2]" w:date="2021-11-16T14:25:00Z">
            <w:r>
              <w:rPr>
                <w:noProof/>
                <w:webHidden/>
              </w:rPr>
              <w:t>36</w:t>
            </w:r>
            <w:r>
              <w:rPr>
                <w:noProof/>
                <w:webHidden/>
              </w:rPr>
              <w:fldChar w:fldCharType="end"/>
            </w:r>
            <w:r w:rsidRPr="00674E34">
              <w:rPr>
                <w:rStyle w:val="Hyperlink"/>
                <w:noProof/>
              </w:rPr>
              <w:fldChar w:fldCharType="end"/>
            </w:r>
          </w:ins>
        </w:p>
        <w:p w14:paraId="46D27ED7" w14:textId="3840E11A" w:rsidR="003E336D" w:rsidRDefault="003E336D">
          <w:pPr>
            <w:pStyle w:val="TOC2"/>
            <w:tabs>
              <w:tab w:val="left" w:pos="960"/>
              <w:tab w:val="right" w:leader="dot" w:pos="8488"/>
            </w:tabs>
            <w:rPr>
              <w:ins w:id="217" w:author="Guilherme Pessoa-Amorim [2]" w:date="2021-11-16T14:25:00Z"/>
              <w:rFonts w:eastAsiaTheme="minorEastAsia" w:cstheme="minorBidi"/>
              <w:b w:val="0"/>
              <w:bCs w:val="0"/>
              <w:noProof/>
              <w:lang w:eastAsia="en-GB"/>
            </w:rPr>
          </w:pPr>
          <w:ins w:id="218"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"_Toc87965197"</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7.1.</w:t>
            </w:r>
            <w:r>
              <w:rPr>
                <w:rFonts w:eastAsiaTheme="minorEastAsia" w:cstheme="minorBidi"/>
                <w:b w:val="0"/>
                <w:bCs w:val="0"/>
                <w:noProof/>
                <w:lang w:eastAsia="en-GB"/>
              </w:rPr>
              <w:tab/>
            </w:r>
            <w:r w:rsidRPr="00674E34">
              <w:rPr>
                <w:rStyle w:val="Hyperlink"/>
                <w:rFonts w:ascii="Mulish" w:hAnsi="Mulish"/>
                <w:noProof/>
              </w:rPr>
              <w:t>RCD source features</w:t>
            </w:r>
            <w:r>
              <w:rPr>
                <w:noProof/>
                <w:webHidden/>
              </w:rPr>
              <w:tab/>
            </w:r>
            <w:r>
              <w:rPr>
                <w:noProof/>
                <w:webHidden/>
              </w:rPr>
              <w:fldChar w:fldCharType="begin"/>
            </w:r>
            <w:r>
              <w:rPr>
                <w:noProof/>
                <w:webHidden/>
              </w:rPr>
              <w:instrText xml:space="preserve"> PAGEREF _Toc87965197 \h </w:instrText>
            </w:r>
          </w:ins>
          <w:r>
            <w:rPr>
              <w:noProof/>
              <w:webHidden/>
            </w:rPr>
          </w:r>
          <w:r>
            <w:rPr>
              <w:noProof/>
              <w:webHidden/>
            </w:rPr>
            <w:fldChar w:fldCharType="separate"/>
          </w:r>
          <w:ins w:id="219" w:author="Guilherme Pessoa-Amorim [2]" w:date="2021-11-16T14:25:00Z">
            <w:r>
              <w:rPr>
                <w:noProof/>
                <w:webHidden/>
              </w:rPr>
              <w:t>36</w:t>
            </w:r>
            <w:r>
              <w:rPr>
                <w:noProof/>
                <w:webHidden/>
              </w:rPr>
              <w:fldChar w:fldCharType="end"/>
            </w:r>
            <w:r w:rsidRPr="00674E34">
              <w:rPr>
                <w:rStyle w:val="Hyperlink"/>
                <w:noProof/>
              </w:rPr>
              <w:fldChar w:fldCharType="end"/>
            </w:r>
          </w:ins>
        </w:p>
        <w:p w14:paraId="1458D5C6" w14:textId="7DE18683" w:rsidR="003E336D" w:rsidRDefault="003E336D">
          <w:pPr>
            <w:pStyle w:val="TOC2"/>
            <w:tabs>
              <w:tab w:val="left" w:pos="960"/>
              <w:tab w:val="right" w:leader="dot" w:pos="8488"/>
            </w:tabs>
            <w:rPr>
              <w:ins w:id="220" w:author="Guilherme Pessoa-Amorim [2]" w:date="2021-11-16T14:25:00Z"/>
              <w:rFonts w:eastAsiaTheme="minorEastAsia" w:cstheme="minorBidi"/>
              <w:b w:val="0"/>
              <w:bCs w:val="0"/>
              <w:noProof/>
              <w:lang w:eastAsia="en-GB"/>
            </w:rPr>
          </w:pPr>
          <w:ins w:id="221"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"_Toc87965199"</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7.2.</w:t>
            </w:r>
            <w:r>
              <w:rPr>
                <w:rFonts w:eastAsiaTheme="minorEastAsia" w:cstheme="minorBidi"/>
                <w:b w:val="0"/>
                <w:bCs w:val="0"/>
                <w:noProof/>
                <w:lang w:eastAsia="en-GB"/>
              </w:rPr>
              <w:tab/>
            </w:r>
            <w:r w:rsidRPr="00674E34">
              <w:rPr>
                <w:rStyle w:val="Hyperlink"/>
                <w:rFonts w:ascii="Mulish" w:hAnsi="Mulish"/>
                <w:noProof/>
              </w:rPr>
              <w:t>CDISC alignment</w:t>
            </w:r>
            <w:r>
              <w:rPr>
                <w:noProof/>
                <w:webHidden/>
              </w:rPr>
              <w:tab/>
            </w:r>
            <w:r>
              <w:rPr>
                <w:noProof/>
                <w:webHidden/>
              </w:rPr>
              <w:fldChar w:fldCharType="begin"/>
            </w:r>
            <w:r>
              <w:rPr>
                <w:noProof/>
                <w:webHidden/>
              </w:rPr>
              <w:instrText xml:space="preserve"> PAGEREF _Toc87965199 \h </w:instrText>
            </w:r>
          </w:ins>
          <w:r>
            <w:rPr>
              <w:noProof/>
              <w:webHidden/>
            </w:rPr>
          </w:r>
          <w:r>
            <w:rPr>
              <w:noProof/>
              <w:webHidden/>
            </w:rPr>
            <w:fldChar w:fldCharType="separate"/>
          </w:r>
          <w:ins w:id="222" w:author="Guilherme Pessoa-Amorim [2]" w:date="2021-11-16T14:25:00Z">
            <w:r>
              <w:rPr>
                <w:noProof/>
                <w:webHidden/>
              </w:rPr>
              <w:t>38</w:t>
            </w:r>
            <w:r>
              <w:rPr>
                <w:noProof/>
                <w:webHidden/>
              </w:rPr>
              <w:fldChar w:fldCharType="end"/>
            </w:r>
            <w:r w:rsidRPr="00674E34">
              <w:rPr>
                <w:rStyle w:val="Hyperlink"/>
                <w:noProof/>
              </w:rPr>
              <w:fldChar w:fldCharType="end"/>
            </w:r>
          </w:ins>
        </w:p>
        <w:p w14:paraId="2F0DD456" w14:textId="19F90F3E" w:rsidR="003E336D" w:rsidRDefault="003E336D">
          <w:pPr>
            <w:pStyle w:val="TOC2"/>
            <w:tabs>
              <w:tab w:val="left" w:pos="960"/>
              <w:tab w:val="right" w:leader="dot" w:pos="8488"/>
            </w:tabs>
            <w:rPr>
              <w:ins w:id="223" w:author="Guilherme Pessoa-Amorim [2]" w:date="2021-11-16T14:25:00Z"/>
              <w:rFonts w:eastAsiaTheme="minorEastAsia" w:cstheme="minorBidi"/>
              <w:b w:val="0"/>
              <w:bCs w:val="0"/>
              <w:noProof/>
              <w:lang w:eastAsia="en-GB"/>
            </w:rPr>
          </w:pPr>
          <w:ins w:id="224"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"_Toc87965200"</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lang w:val="en-US"/>
              </w:rPr>
              <w:t>7.3.</w:t>
            </w:r>
            <w:r>
              <w:rPr>
                <w:rFonts w:eastAsiaTheme="minorEastAsia" w:cstheme="minorBidi"/>
                <w:b w:val="0"/>
                <w:bCs w:val="0"/>
                <w:noProof/>
                <w:lang w:eastAsia="en-GB"/>
              </w:rPr>
              <w:tab/>
            </w:r>
            <w:r w:rsidRPr="00674E34">
              <w:rPr>
                <w:rStyle w:val="Hyperlink"/>
                <w:rFonts w:ascii="Mulish" w:hAnsi="Mulish"/>
                <w:noProof/>
                <w:lang w:val="en-US"/>
              </w:rPr>
              <w:t>Continuous measures of medication adherence</w:t>
            </w:r>
            <w:r>
              <w:rPr>
                <w:noProof/>
                <w:webHidden/>
              </w:rPr>
              <w:tab/>
            </w:r>
            <w:r>
              <w:rPr>
                <w:noProof/>
                <w:webHidden/>
              </w:rPr>
              <w:fldChar w:fldCharType="begin"/>
            </w:r>
            <w:r>
              <w:rPr>
                <w:noProof/>
                <w:webHidden/>
              </w:rPr>
              <w:instrText xml:space="preserve"> PAGEREF _Toc87965200 \h </w:instrText>
            </w:r>
          </w:ins>
          <w:r>
            <w:rPr>
              <w:noProof/>
              <w:webHidden/>
            </w:rPr>
          </w:r>
          <w:r>
            <w:rPr>
              <w:noProof/>
              <w:webHidden/>
            </w:rPr>
            <w:fldChar w:fldCharType="separate"/>
          </w:r>
          <w:ins w:id="225" w:author="Guilherme Pessoa-Amorim [2]" w:date="2021-11-16T14:25:00Z">
            <w:r>
              <w:rPr>
                <w:noProof/>
                <w:webHidden/>
              </w:rPr>
              <w:t>38</w:t>
            </w:r>
            <w:r>
              <w:rPr>
                <w:noProof/>
                <w:webHidden/>
              </w:rPr>
              <w:fldChar w:fldCharType="end"/>
            </w:r>
            <w:r w:rsidRPr="00674E34">
              <w:rPr>
                <w:rStyle w:val="Hyperlink"/>
                <w:noProof/>
              </w:rPr>
              <w:fldChar w:fldCharType="end"/>
            </w:r>
          </w:ins>
        </w:p>
        <w:p w14:paraId="4097C50D" w14:textId="19076579" w:rsidR="003E336D" w:rsidRDefault="003E336D">
          <w:pPr>
            <w:pStyle w:val="TOC2"/>
            <w:tabs>
              <w:tab w:val="left" w:pos="960"/>
              <w:tab w:val="right" w:leader="dot" w:pos="8488"/>
            </w:tabs>
            <w:rPr>
              <w:ins w:id="226" w:author="Guilherme Pessoa-Amorim [2]" w:date="2021-11-16T14:25:00Z"/>
              <w:rFonts w:eastAsiaTheme="minorEastAsia" w:cstheme="minorBidi"/>
              <w:b w:val="0"/>
              <w:bCs w:val="0"/>
              <w:noProof/>
              <w:lang w:eastAsia="en-GB"/>
            </w:rPr>
          </w:pPr>
          <w:ins w:id="227"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"_Toc87965201"</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lang w:val="en-US"/>
              </w:rPr>
              <w:t>7.4.</w:t>
            </w:r>
            <w:r>
              <w:rPr>
                <w:rFonts w:eastAsiaTheme="minorEastAsia" w:cstheme="minorBidi"/>
                <w:b w:val="0"/>
                <w:bCs w:val="0"/>
                <w:noProof/>
                <w:lang w:eastAsia="en-GB"/>
              </w:rPr>
              <w:tab/>
            </w:r>
            <w:r w:rsidRPr="00674E34">
              <w:rPr>
                <w:rStyle w:val="Hyperlink"/>
                <w:rFonts w:ascii="Mulish" w:hAnsi="Mulish"/>
                <w:noProof/>
                <w:lang w:val="en-US"/>
              </w:rPr>
              <w:t>Codelist development methods</w:t>
            </w:r>
            <w:r>
              <w:rPr>
                <w:noProof/>
                <w:webHidden/>
              </w:rPr>
              <w:tab/>
            </w:r>
            <w:r>
              <w:rPr>
                <w:noProof/>
                <w:webHidden/>
              </w:rPr>
              <w:fldChar w:fldCharType="begin"/>
            </w:r>
            <w:r>
              <w:rPr>
                <w:noProof/>
                <w:webHidden/>
              </w:rPr>
              <w:instrText xml:space="preserve"> PAGEREF _Toc87965201 \h </w:instrText>
            </w:r>
          </w:ins>
          <w:r>
            <w:rPr>
              <w:noProof/>
              <w:webHidden/>
            </w:rPr>
          </w:r>
          <w:r>
            <w:rPr>
              <w:noProof/>
              <w:webHidden/>
            </w:rPr>
            <w:fldChar w:fldCharType="separate"/>
          </w:r>
          <w:ins w:id="228" w:author="Guilherme Pessoa-Amorim [2]" w:date="2021-11-16T14:25:00Z">
            <w:r>
              <w:rPr>
                <w:noProof/>
                <w:webHidden/>
              </w:rPr>
              <w:t>39</w:t>
            </w:r>
            <w:r>
              <w:rPr>
                <w:noProof/>
                <w:webHidden/>
              </w:rPr>
              <w:fldChar w:fldCharType="end"/>
            </w:r>
            <w:r w:rsidRPr="00674E34">
              <w:rPr>
                <w:rStyle w:val="Hyperlink"/>
                <w:noProof/>
              </w:rPr>
              <w:fldChar w:fldCharType="end"/>
            </w:r>
          </w:ins>
        </w:p>
        <w:p w14:paraId="196F6D73" w14:textId="02613A01" w:rsidR="003E336D" w:rsidRDefault="003E336D">
          <w:pPr>
            <w:pStyle w:val="TOC2"/>
            <w:tabs>
              <w:tab w:val="left" w:pos="960"/>
              <w:tab w:val="right" w:leader="dot" w:pos="8488"/>
            </w:tabs>
            <w:rPr>
              <w:ins w:id="229" w:author="Guilherme Pessoa-Amorim [2]" w:date="2021-11-16T14:25:00Z"/>
              <w:rFonts w:eastAsiaTheme="minorEastAsia" w:cstheme="minorBidi"/>
              <w:b w:val="0"/>
              <w:bCs w:val="0"/>
              <w:noProof/>
              <w:lang w:eastAsia="en-GB"/>
            </w:rPr>
          </w:pPr>
          <w:ins w:id="230"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"_Toc87965202"</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lang w:val="en-US"/>
              </w:rPr>
              <w:t>7.5.</w:t>
            </w:r>
            <w:r>
              <w:rPr>
                <w:rFonts w:eastAsiaTheme="minorEastAsia" w:cstheme="minorBidi"/>
                <w:b w:val="0"/>
                <w:bCs w:val="0"/>
                <w:noProof/>
                <w:lang w:eastAsia="en-GB"/>
              </w:rPr>
              <w:tab/>
            </w:r>
            <w:r w:rsidRPr="00674E34">
              <w:rPr>
                <w:rStyle w:val="Hyperlink"/>
                <w:rFonts w:ascii="Mulish" w:hAnsi="Mulish"/>
                <w:noProof/>
                <w:lang w:val="en-US"/>
              </w:rPr>
              <w:t>Other exploratory assessments</w:t>
            </w:r>
            <w:r>
              <w:rPr>
                <w:noProof/>
                <w:webHidden/>
              </w:rPr>
              <w:tab/>
            </w:r>
            <w:r>
              <w:rPr>
                <w:noProof/>
                <w:webHidden/>
              </w:rPr>
              <w:fldChar w:fldCharType="begin"/>
            </w:r>
            <w:r>
              <w:rPr>
                <w:noProof/>
                <w:webHidden/>
              </w:rPr>
              <w:instrText xml:space="preserve"> PAGEREF _Toc87965202 \h </w:instrText>
            </w:r>
          </w:ins>
          <w:r>
            <w:rPr>
              <w:noProof/>
              <w:webHidden/>
            </w:rPr>
          </w:r>
          <w:r>
            <w:rPr>
              <w:noProof/>
              <w:webHidden/>
            </w:rPr>
            <w:fldChar w:fldCharType="separate"/>
          </w:r>
          <w:ins w:id="231" w:author="Guilherme Pessoa-Amorim [2]" w:date="2021-11-16T14:25:00Z">
            <w:r>
              <w:rPr>
                <w:noProof/>
                <w:webHidden/>
              </w:rPr>
              <w:t>40</w:t>
            </w:r>
            <w:r>
              <w:rPr>
                <w:noProof/>
                <w:webHidden/>
              </w:rPr>
              <w:fldChar w:fldCharType="end"/>
            </w:r>
            <w:r w:rsidRPr="00674E34">
              <w:rPr>
                <w:rStyle w:val="Hyperlink"/>
                <w:noProof/>
              </w:rPr>
              <w:fldChar w:fldCharType="end"/>
            </w:r>
          </w:ins>
        </w:p>
        <w:p w14:paraId="62C69391" w14:textId="35D95E38" w:rsidR="003E336D" w:rsidRDefault="003E336D">
          <w:pPr>
            <w:pStyle w:val="TOC1"/>
            <w:tabs>
              <w:tab w:val="left" w:pos="480"/>
              <w:tab w:val="right" w:leader="dot" w:pos="8488"/>
            </w:tabs>
            <w:rPr>
              <w:ins w:id="232" w:author="Guilherme Pessoa-Amorim [2]" w:date="2021-11-16T14:25:00Z"/>
              <w:rFonts w:eastAsiaTheme="minorEastAsia" w:cstheme="minorBidi"/>
              <w:b w:val="0"/>
              <w:bCs w:val="0"/>
              <w:i w:val="0"/>
              <w:iCs w:val="0"/>
              <w:noProof/>
              <w:sz w:val="22"/>
              <w:szCs w:val="22"/>
              <w:lang w:eastAsia="en-GB"/>
            </w:rPr>
          </w:pPr>
          <w:ins w:id="233"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"_Toc87965203"</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8.</w:t>
            </w:r>
            <w:r>
              <w:rPr>
                <w:rFonts w:eastAsiaTheme="minorEastAsia" w:cstheme="minorBidi"/>
                <w:b w:val="0"/>
                <w:bCs w:val="0"/>
                <w:i w:val="0"/>
                <w:iCs w:val="0"/>
                <w:noProof/>
                <w:sz w:val="22"/>
                <w:szCs w:val="22"/>
                <w:lang w:eastAsia="en-GB"/>
              </w:rPr>
              <w:tab/>
            </w:r>
            <w:r w:rsidRPr="00674E34">
              <w:rPr>
                <w:rStyle w:val="Hyperlink"/>
                <w:rFonts w:ascii="Mulish" w:hAnsi="Mulish"/>
                <w:noProof/>
              </w:rPr>
              <w:t>Data monitoring</w:t>
            </w:r>
            <w:r>
              <w:rPr>
                <w:noProof/>
                <w:webHidden/>
              </w:rPr>
              <w:tab/>
            </w:r>
            <w:r>
              <w:rPr>
                <w:noProof/>
                <w:webHidden/>
              </w:rPr>
              <w:fldChar w:fldCharType="begin"/>
            </w:r>
            <w:r>
              <w:rPr>
                <w:noProof/>
                <w:webHidden/>
              </w:rPr>
              <w:instrText xml:space="preserve"> PAGEREF _Toc87965203 \h </w:instrText>
            </w:r>
          </w:ins>
          <w:r>
            <w:rPr>
              <w:noProof/>
              <w:webHidden/>
            </w:rPr>
          </w:r>
          <w:r>
            <w:rPr>
              <w:noProof/>
              <w:webHidden/>
            </w:rPr>
            <w:fldChar w:fldCharType="separate"/>
          </w:r>
          <w:ins w:id="234" w:author="Guilherme Pessoa-Amorim [2]" w:date="2021-11-16T14:25:00Z">
            <w:r>
              <w:rPr>
                <w:noProof/>
                <w:webHidden/>
              </w:rPr>
              <w:t>41</w:t>
            </w:r>
            <w:r>
              <w:rPr>
                <w:noProof/>
                <w:webHidden/>
              </w:rPr>
              <w:fldChar w:fldCharType="end"/>
            </w:r>
            <w:r w:rsidRPr="00674E34">
              <w:rPr>
                <w:rStyle w:val="Hyperlink"/>
                <w:noProof/>
              </w:rPr>
              <w:fldChar w:fldCharType="end"/>
            </w:r>
          </w:ins>
        </w:p>
        <w:p w14:paraId="771803C1" w14:textId="16D512C1" w:rsidR="003E336D" w:rsidRDefault="003E336D">
          <w:pPr>
            <w:pStyle w:val="TOC1"/>
            <w:tabs>
              <w:tab w:val="left" w:pos="480"/>
              <w:tab w:val="right" w:leader="dot" w:pos="8488"/>
            </w:tabs>
            <w:rPr>
              <w:ins w:id="235" w:author="Guilherme Pessoa-Amorim [2]" w:date="2021-11-16T14:25:00Z"/>
              <w:rFonts w:eastAsiaTheme="minorEastAsia" w:cstheme="minorBidi"/>
              <w:b w:val="0"/>
              <w:bCs w:val="0"/>
              <w:i w:val="0"/>
              <w:iCs w:val="0"/>
              <w:noProof/>
              <w:sz w:val="22"/>
              <w:szCs w:val="22"/>
              <w:lang w:eastAsia="en-GB"/>
            </w:rPr>
          </w:pPr>
          <w:ins w:id="236"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"_Toc87965204"</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9.</w:t>
            </w:r>
            <w:r>
              <w:rPr>
                <w:rFonts w:eastAsiaTheme="minorEastAsia" w:cstheme="minorBidi"/>
                <w:b w:val="0"/>
                <w:bCs w:val="0"/>
                <w:i w:val="0"/>
                <w:iCs w:val="0"/>
                <w:noProof/>
                <w:sz w:val="22"/>
                <w:szCs w:val="22"/>
                <w:lang w:eastAsia="en-GB"/>
              </w:rPr>
              <w:tab/>
            </w:r>
            <w:r w:rsidRPr="00674E34">
              <w:rPr>
                <w:rStyle w:val="Hyperlink"/>
                <w:rFonts w:ascii="Mulish" w:hAnsi="Mulish"/>
                <w:noProof/>
              </w:rPr>
              <w:t>Software</w:t>
            </w:r>
            <w:r>
              <w:rPr>
                <w:noProof/>
                <w:webHidden/>
              </w:rPr>
              <w:tab/>
            </w:r>
            <w:r>
              <w:rPr>
                <w:noProof/>
                <w:webHidden/>
              </w:rPr>
              <w:fldChar w:fldCharType="begin"/>
            </w:r>
            <w:r>
              <w:rPr>
                <w:noProof/>
                <w:webHidden/>
              </w:rPr>
              <w:instrText xml:space="preserve"> PAGEREF _Toc87965204 \h </w:instrText>
            </w:r>
          </w:ins>
          <w:r>
            <w:rPr>
              <w:noProof/>
              <w:webHidden/>
            </w:rPr>
          </w:r>
          <w:r>
            <w:rPr>
              <w:noProof/>
              <w:webHidden/>
            </w:rPr>
            <w:fldChar w:fldCharType="separate"/>
          </w:r>
          <w:ins w:id="237" w:author="Guilherme Pessoa-Amorim [2]" w:date="2021-11-16T14:25:00Z">
            <w:r>
              <w:rPr>
                <w:noProof/>
                <w:webHidden/>
              </w:rPr>
              <w:t>41</w:t>
            </w:r>
            <w:r>
              <w:rPr>
                <w:noProof/>
                <w:webHidden/>
              </w:rPr>
              <w:fldChar w:fldCharType="end"/>
            </w:r>
            <w:r w:rsidRPr="00674E34">
              <w:rPr>
                <w:rStyle w:val="Hyperlink"/>
                <w:noProof/>
              </w:rPr>
              <w:fldChar w:fldCharType="end"/>
            </w:r>
          </w:ins>
        </w:p>
        <w:p w14:paraId="6F54FA66" w14:textId="6E227168" w:rsidR="003E336D" w:rsidRDefault="003E336D">
          <w:pPr>
            <w:pStyle w:val="TOC1"/>
            <w:tabs>
              <w:tab w:val="left" w:pos="720"/>
              <w:tab w:val="right" w:leader="dot" w:pos="8488"/>
            </w:tabs>
            <w:rPr>
              <w:ins w:id="238" w:author="Guilherme Pessoa-Amorim [2]" w:date="2021-11-16T14:25:00Z"/>
              <w:rFonts w:eastAsiaTheme="minorEastAsia" w:cstheme="minorBidi"/>
              <w:b w:val="0"/>
              <w:bCs w:val="0"/>
              <w:i w:val="0"/>
              <w:iCs w:val="0"/>
              <w:noProof/>
              <w:sz w:val="22"/>
              <w:szCs w:val="22"/>
              <w:lang w:eastAsia="en-GB"/>
            </w:rPr>
          </w:pPr>
          <w:ins w:id="239"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"_Toc87965205"</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10.</w:t>
            </w:r>
            <w:r>
              <w:rPr>
                <w:rFonts w:eastAsiaTheme="minorEastAsia" w:cstheme="minorBidi"/>
                <w:b w:val="0"/>
                <w:bCs w:val="0"/>
                <w:i w:val="0"/>
                <w:iCs w:val="0"/>
                <w:noProof/>
                <w:sz w:val="22"/>
                <w:szCs w:val="22"/>
                <w:lang w:eastAsia="en-GB"/>
              </w:rPr>
              <w:tab/>
            </w:r>
            <w:r w:rsidRPr="00674E34">
              <w:rPr>
                <w:rStyle w:val="Hyperlink"/>
                <w:rFonts w:ascii="Mulish" w:hAnsi="Mulish"/>
                <w:noProof/>
              </w:rPr>
              <w:t>References</w:t>
            </w:r>
            <w:r>
              <w:rPr>
                <w:noProof/>
                <w:webHidden/>
              </w:rPr>
              <w:tab/>
            </w:r>
            <w:r>
              <w:rPr>
                <w:noProof/>
                <w:webHidden/>
              </w:rPr>
              <w:fldChar w:fldCharType="begin"/>
            </w:r>
            <w:r>
              <w:rPr>
                <w:noProof/>
                <w:webHidden/>
              </w:rPr>
              <w:instrText xml:space="preserve"> PAGEREF _Toc87965205 \h </w:instrText>
            </w:r>
          </w:ins>
          <w:r>
            <w:rPr>
              <w:noProof/>
              <w:webHidden/>
            </w:rPr>
          </w:r>
          <w:r>
            <w:rPr>
              <w:noProof/>
              <w:webHidden/>
            </w:rPr>
            <w:fldChar w:fldCharType="separate"/>
          </w:r>
          <w:ins w:id="240" w:author="Guilherme Pessoa-Amorim [2]" w:date="2021-11-16T14:25:00Z">
            <w:r>
              <w:rPr>
                <w:noProof/>
                <w:webHidden/>
              </w:rPr>
              <w:t>43</w:t>
            </w:r>
            <w:r>
              <w:rPr>
                <w:noProof/>
                <w:webHidden/>
              </w:rPr>
              <w:fldChar w:fldCharType="end"/>
            </w:r>
            <w:r w:rsidRPr="00674E34">
              <w:rPr>
                <w:rStyle w:val="Hyperlink"/>
                <w:noProof/>
              </w:rPr>
              <w:fldChar w:fldCharType="end"/>
            </w:r>
          </w:ins>
        </w:p>
        <w:p w14:paraId="2A16FB7D" w14:textId="12316996" w:rsidR="003E336D" w:rsidRDefault="003E336D">
          <w:pPr>
            <w:pStyle w:val="TOC1"/>
            <w:tabs>
              <w:tab w:val="left" w:pos="720"/>
              <w:tab w:val="right" w:leader="dot" w:pos="8488"/>
            </w:tabs>
            <w:rPr>
              <w:ins w:id="241" w:author="Guilherme Pessoa-Amorim [2]" w:date="2021-11-16T14:25:00Z"/>
              <w:rFonts w:eastAsiaTheme="minorEastAsia" w:cstheme="minorBidi"/>
              <w:b w:val="0"/>
              <w:bCs w:val="0"/>
              <w:i w:val="0"/>
              <w:iCs w:val="0"/>
              <w:noProof/>
              <w:sz w:val="22"/>
              <w:szCs w:val="22"/>
              <w:lang w:eastAsia="en-GB"/>
            </w:rPr>
          </w:pPr>
          <w:ins w:id="242"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"_Toc87965206"</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11.</w:t>
            </w:r>
            <w:r>
              <w:rPr>
                <w:rFonts w:eastAsiaTheme="minorEastAsia" w:cstheme="minorBidi"/>
                <w:b w:val="0"/>
                <w:bCs w:val="0"/>
                <w:i w:val="0"/>
                <w:iCs w:val="0"/>
                <w:noProof/>
                <w:sz w:val="22"/>
                <w:szCs w:val="22"/>
                <w:lang w:eastAsia="en-GB"/>
              </w:rPr>
              <w:tab/>
            </w:r>
            <w:r w:rsidRPr="00674E34">
              <w:rPr>
                <w:rStyle w:val="Hyperlink"/>
                <w:rFonts w:ascii="Mulish" w:hAnsi="Mulish"/>
                <w:noProof/>
              </w:rPr>
              <w:t>Tables</w:t>
            </w:r>
            <w:r>
              <w:rPr>
                <w:noProof/>
                <w:webHidden/>
              </w:rPr>
              <w:tab/>
            </w:r>
            <w:r>
              <w:rPr>
                <w:noProof/>
                <w:webHidden/>
              </w:rPr>
              <w:fldChar w:fldCharType="begin"/>
            </w:r>
            <w:r>
              <w:rPr>
                <w:noProof/>
                <w:webHidden/>
              </w:rPr>
              <w:instrText xml:space="preserve"> PAGEREF _Toc87965206 \h </w:instrText>
            </w:r>
          </w:ins>
          <w:r>
            <w:rPr>
              <w:noProof/>
              <w:webHidden/>
            </w:rPr>
          </w:r>
          <w:r>
            <w:rPr>
              <w:noProof/>
              <w:webHidden/>
            </w:rPr>
            <w:fldChar w:fldCharType="separate"/>
          </w:r>
          <w:ins w:id="243" w:author="Guilherme Pessoa-Amorim [2]" w:date="2021-11-16T14:25:00Z">
            <w:r>
              <w:rPr>
                <w:noProof/>
                <w:webHidden/>
              </w:rPr>
              <w:t>45</w:t>
            </w:r>
            <w:r>
              <w:rPr>
                <w:noProof/>
                <w:webHidden/>
              </w:rPr>
              <w:fldChar w:fldCharType="end"/>
            </w:r>
            <w:r w:rsidRPr="00674E34">
              <w:rPr>
                <w:rStyle w:val="Hyperlink"/>
                <w:noProof/>
              </w:rPr>
              <w:fldChar w:fldCharType="end"/>
            </w:r>
          </w:ins>
        </w:p>
        <w:p w14:paraId="4EBABB8F" w14:textId="22FD6180" w:rsidR="003E336D" w:rsidRDefault="003E336D">
          <w:pPr>
            <w:pStyle w:val="TOC1"/>
            <w:tabs>
              <w:tab w:val="left" w:pos="720"/>
              <w:tab w:val="right" w:leader="dot" w:pos="8488"/>
            </w:tabs>
            <w:rPr>
              <w:ins w:id="244" w:author="Guilherme Pessoa-Amorim [2]" w:date="2021-11-16T14:25:00Z"/>
              <w:rFonts w:eastAsiaTheme="minorEastAsia" w:cstheme="minorBidi"/>
              <w:b w:val="0"/>
              <w:bCs w:val="0"/>
              <w:i w:val="0"/>
              <w:iCs w:val="0"/>
              <w:noProof/>
              <w:sz w:val="22"/>
              <w:szCs w:val="22"/>
              <w:lang w:eastAsia="en-GB"/>
            </w:rPr>
          </w:pPr>
          <w:ins w:id="245" w:author="Guilherme Pessoa-Amorim [2]" w:date="2021-11-16T14:25:00Z">
            <w:r w:rsidRPr="00674E34">
              <w:rPr>
                <w:rStyle w:val="Hyperlink"/>
                <w:noProof/>
              </w:rPr>
              <w:fldChar w:fldCharType="begin"/>
            </w:r>
            <w:r w:rsidRPr="00674E34">
              <w:rPr>
                <w:rStyle w:val="Hyperlink"/>
                <w:noProof/>
              </w:rPr>
              <w:instrText xml:space="preserve"> </w:instrText>
            </w:r>
            <w:r>
              <w:rPr>
                <w:noProof/>
              </w:rPr>
              <w:instrText>HYPERLINK \l "_Toc87965207"</w:instrText>
            </w:r>
            <w:r w:rsidRPr="00674E34">
              <w:rPr>
                <w:rStyle w:val="Hyperlink"/>
                <w:noProof/>
              </w:rPr>
              <w:instrText xml:space="preserve"> </w:instrText>
            </w:r>
            <w:r w:rsidRPr="00674E34">
              <w:rPr>
                <w:rStyle w:val="Hyperlink"/>
                <w:noProof/>
              </w:rPr>
              <w:fldChar w:fldCharType="separate"/>
            </w:r>
            <w:r w:rsidRPr="00674E34">
              <w:rPr>
                <w:rStyle w:val="Hyperlink"/>
                <w:rFonts w:ascii="Mulish" w:hAnsi="Mulish"/>
                <w:noProof/>
              </w:rPr>
              <w:t>12.</w:t>
            </w:r>
            <w:r>
              <w:rPr>
                <w:rFonts w:eastAsiaTheme="minorEastAsia" w:cstheme="minorBidi"/>
                <w:b w:val="0"/>
                <w:bCs w:val="0"/>
                <w:i w:val="0"/>
                <w:iCs w:val="0"/>
                <w:noProof/>
                <w:sz w:val="22"/>
                <w:szCs w:val="22"/>
                <w:lang w:eastAsia="en-GB"/>
              </w:rPr>
              <w:tab/>
            </w:r>
            <w:r w:rsidRPr="00674E34">
              <w:rPr>
                <w:rStyle w:val="Hyperlink"/>
                <w:rFonts w:ascii="Mulish" w:hAnsi="Mulish"/>
                <w:noProof/>
              </w:rPr>
              <w:t>Appendix</w:t>
            </w:r>
            <w:r>
              <w:rPr>
                <w:noProof/>
                <w:webHidden/>
              </w:rPr>
              <w:tab/>
            </w:r>
            <w:r>
              <w:rPr>
                <w:noProof/>
                <w:webHidden/>
              </w:rPr>
              <w:fldChar w:fldCharType="begin"/>
            </w:r>
            <w:r>
              <w:rPr>
                <w:noProof/>
                <w:webHidden/>
              </w:rPr>
              <w:instrText xml:space="preserve"> PAGEREF _Toc87965207 \h </w:instrText>
            </w:r>
          </w:ins>
          <w:r>
            <w:rPr>
              <w:noProof/>
              <w:webHidden/>
            </w:rPr>
          </w:r>
          <w:r>
            <w:rPr>
              <w:noProof/>
              <w:webHidden/>
            </w:rPr>
            <w:fldChar w:fldCharType="separate"/>
          </w:r>
          <w:ins w:id="246" w:author="Guilherme Pessoa-Amorim [2]" w:date="2021-11-16T14:25:00Z">
            <w:r>
              <w:rPr>
                <w:noProof/>
                <w:webHidden/>
              </w:rPr>
              <w:t>49</w:t>
            </w:r>
            <w:r>
              <w:rPr>
                <w:noProof/>
                <w:webHidden/>
              </w:rPr>
              <w:fldChar w:fldCharType="end"/>
            </w:r>
            <w:r w:rsidRPr="00674E34">
              <w:rPr>
                <w:rStyle w:val="Hyperlink"/>
                <w:noProof/>
              </w:rPr>
              <w:fldChar w:fldCharType="end"/>
            </w:r>
          </w:ins>
        </w:p>
        <w:p w14:paraId="594DA833" w14:textId="3010C855" w:rsidR="00C451C0" w:rsidRPr="00D9517A" w:rsidDel="000B7425" w:rsidRDefault="00C451C0">
          <w:pPr>
            <w:pStyle w:val="TOC1"/>
            <w:tabs>
              <w:tab w:val="left" w:pos="480"/>
              <w:tab w:val="right" w:leader="dot" w:pos="9016"/>
            </w:tabs>
            <w:spacing w:line="360" w:lineRule="auto"/>
            <w:rPr>
              <w:ins w:id="247" w:author="Guilherme Pessoa-Amorim" w:date="2021-11-15T10:15:00Z"/>
              <w:del w:id="248" w:author="Guilherme Pessoa-Amorim [2]" w:date="2021-11-15T11:51:00Z"/>
              <w:rFonts w:ascii="Mulish" w:eastAsiaTheme="minorEastAsia" w:hAnsi="Mulish" w:cstheme="minorBidi"/>
              <w:bCs w:val="0"/>
              <w:i w:val="0"/>
              <w:iCs w:val="0"/>
              <w:noProof/>
              <w:sz w:val="20"/>
              <w:szCs w:val="22"/>
              <w:lang w:eastAsia="en-GB"/>
              <w:rPrChange w:id="249" w:author="Guilherme Pessoa-Amorim [2]" w:date="2021-11-16T13:46:00Z">
                <w:rPr>
                  <w:ins w:id="250" w:author="Guilherme Pessoa-Amorim" w:date="2021-11-15T10:15:00Z"/>
                  <w:del w:id="251" w:author="Guilherme Pessoa-Amorim [2]" w:date="2021-11-15T11:51:00Z"/>
                  <w:rFonts w:eastAsiaTheme="minorEastAsia" w:cstheme="minorBidi"/>
                  <w:b w:val="0"/>
                  <w:bCs w:val="0"/>
                  <w:i w:val="0"/>
                  <w:iCs w:val="0"/>
                  <w:noProof/>
                  <w:sz w:val="22"/>
                  <w:szCs w:val="22"/>
                  <w:lang w:eastAsia="en-GB"/>
                </w:rPr>
              </w:rPrChange>
            </w:rPr>
            <w:pPrChange w:id="252" w:author="Guilherme Pessoa-Amorim [2]" w:date="2021-11-15T13:07:00Z">
              <w:pPr>
                <w:pStyle w:val="TOC1"/>
                <w:tabs>
                  <w:tab w:val="left" w:pos="480"/>
                  <w:tab w:val="right" w:leader="dot" w:pos="9016"/>
                </w:tabs>
              </w:pPr>
            </w:pPrChange>
          </w:pPr>
          <w:ins w:id="253" w:author="Guilherme Pessoa-Amorim" w:date="2021-11-15T10:15:00Z">
            <w:del w:id="254" w:author="Guilherme Pessoa-Amorim [2]" w:date="2021-11-15T11:51:00Z">
              <w:r w:rsidRPr="00D9517A" w:rsidDel="000B7425">
                <w:rPr>
                  <w:rStyle w:val="Hyperlink"/>
                  <w:rFonts w:ascii="Mulish" w:hAnsi="Mulish"/>
                  <w:b w:val="0"/>
                  <w:bCs w:val="0"/>
                  <w:i w:val="0"/>
                  <w:iCs w:val="0"/>
                  <w:noProof/>
                  <w:sz w:val="22"/>
                  <w:rPrChange w:id="255" w:author="Guilherme Pessoa-Amorim [2]" w:date="2021-11-16T13:46:00Z">
                    <w:rPr>
                      <w:rStyle w:val="Hyperlink"/>
                      <w:b w:val="0"/>
                      <w:bCs w:val="0"/>
                      <w:i w:val="0"/>
                      <w:iCs w:val="0"/>
                      <w:noProof/>
                    </w:rPr>
                  </w:rPrChange>
                </w:rPr>
                <w:delText>1.</w:delText>
              </w:r>
              <w:r w:rsidRPr="00D9517A" w:rsidDel="000B7425">
                <w:rPr>
                  <w:rFonts w:ascii="Mulish" w:eastAsiaTheme="minorEastAsia" w:hAnsi="Mulish"/>
                  <w:noProof/>
                  <w:sz w:val="20"/>
                  <w:szCs w:val="22"/>
                  <w:lang w:eastAsia="en-GB"/>
                  <w:rPrChange w:id="256"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257" w:author="Guilherme Pessoa-Amorim [2]" w:date="2021-11-16T13:46:00Z">
                    <w:rPr>
                      <w:rStyle w:val="Hyperlink"/>
                      <w:b w:val="0"/>
                      <w:bCs w:val="0"/>
                      <w:i w:val="0"/>
                      <w:iCs w:val="0"/>
                      <w:noProof/>
                    </w:rPr>
                  </w:rPrChange>
                </w:rPr>
                <w:delText>Document history</w:delText>
              </w:r>
              <w:r w:rsidRPr="00D9517A" w:rsidDel="000B7425">
                <w:rPr>
                  <w:rFonts w:ascii="Mulish" w:hAnsi="Mulish"/>
                  <w:b w:val="0"/>
                  <w:bCs w:val="0"/>
                  <w:i w:val="0"/>
                  <w:iCs w:val="0"/>
                  <w:noProof/>
                  <w:webHidden/>
                  <w:sz w:val="22"/>
                  <w:rPrChange w:id="258" w:author="Guilherme Pessoa-Amorim [2]" w:date="2021-11-16T13:46:00Z">
                    <w:rPr>
                      <w:b w:val="0"/>
                      <w:bCs w:val="0"/>
                      <w:i w:val="0"/>
                      <w:iCs w:val="0"/>
                      <w:noProof/>
                      <w:webHidden/>
                    </w:rPr>
                  </w:rPrChange>
                </w:rPr>
                <w:tab/>
                <w:delText>3</w:delText>
              </w:r>
            </w:del>
          </w:ins>
        </w:p>
        <w:p w14:paraId="133A9FD8" w14:textId="6FC7EC7E" w:rsidR="00C451C0" w:rsidRPr="00D9517A" w:rsidDel="000B7425" w:rsidRDefault="00C451C0">
          <w:pPr>
            <w:pStyle w:val="TOC1"/>
            <w:tabs>
              <w:tab w:val="left" w:pos="480"/>
              <w:tab w:val="right" w:leader="dot" w:pos="9016"/>
            </w:tabs>
            <w:spacing w:line="360" w:lineRule="auto"/>
            <w:rPr>
              <w:ins w:id="259" w:author="Guilherme Pessoa-Amorim" w:date="2021-11-15T10:15:00Z"/>
              <w:del w:id="260" w:author="Guilherme Pessoa-Amorim [2]" w:date="2021-11-15T11:51:00Z"/>
              <w:rFonts w:ascii="Mulish" w:eastAsiaTheme="minorEastAsia" w:hAnsi="Mulish" w:cstheme="minorBidi"/>
              <w:bCs w:val="0"/>
              <w:i w:val="0"/>
              <w:iCs w:val="0"/>
              <w:noProof/>
              <w:sz w:val="20"/>
              <w:szCs w:val="22"/>
              <w:lang w:eastAsia="en-GB"/>
              <w:rPrChange w:id="261" w:author="Guilherme Pessoa-Amorim [2]" w:date="2021-11-16T13:46:00Z">
                <w:rPr>
                  <w:ins w:id="262" w:author="Guilherme Pessoa-Amorim" w:date="2021-11-15T10:15:00Z"/>
                  <w:del w:id="263" w:author="Guilherme Pessoa-Amorim [2]" w:date="2021-11-15T11:51:00Z"/>
                  <w:rFonts w:eastAsiaTheme="minorEastAsia" w:cstheme="minorBidi"/>
                  <w:b w:val="0"/>
                  <w:bCs w:val="0"/>
                  <w:i w:val="0"/>
                  <w:iCs w:val="0"/>
                  <w:noProof/>
                  <w:sz w:val="22"/>
                  <w:szCs w:val="22"/>
                  <w:lang w:eastAsia="en-GB"/>
                </w:rPr>
              </w:rPrChange>
            </w:rPr>
            <w:pPrChange w:id="264" w:author="Guilherme Pessoa-Amorim [2]" w:date="2021-11-15T13:07:00Z">
              <w:pPr>
                <w:pStyle w:val="TOC1"/>
                <w:tabs>
                  <w:tab w:val="left" w:pos="480"/>
                  <w:tab w:val="right" w:leader="dot" w:pos="9016"/>
                </w:tabs>
              </w:pPr>
            </w:pPrChange>
          </w:pPr>
          <w:ins w:id="265" w:author="Guilherme Pessoa-Amorim" w:date="2021-11-15T10:15:00Z">
            <w:del w:id="266" w:author="Guilherme Pessoa-Amorim [2]" w:date="2021-11-15T11:51:00Z">
              <w:r w:rsidRPr="00D9517A" w:rsidDel="000B7425">
                <w:rPr>
                  <w:rStyle w:val="Hyperlink"/>
                  <w:rFonts w:ascii="Mulish" w:hAnsi="Mulish"/>
                  <w:b w:val="0"/>
                  <w:bCs w:val="0"/>
                  <w:i w:val="0"/>
                  <w:iCs w:val="0"/>
                  <w:noProof/>
                  <w:sz w:val="22"/>
                  <w:rPrChange w:id="267" w:author="Guilherme Pessoa-Amorim [2]" w:date="2021-11-16T13:46:00Z">
                    <w:rPr>
                      <w:rStyle w:val="Hyperlink"/>
                      <w:b w:val="0"/>
                      <w:bCs w:val="0"/>
                      <w:i w:val="0"/>
                      <w:iCs w:val="0"/>
                      <w:noProof/>
                    </w:rPr>
                  </w:rPrChange>
                </w:rPr>
                <w:delText>2.</w:delText>
              </w:r>
              <w:r w:rsidRPr="00D9517A" w:rsidDel="000B7425">
                <w:rPr>
                  <w:rFonts w:ascii="Mulish" w:eastAsiaTheme="minorEastAsia" w:hAnsi="Mulish"/>
                  <w:noProof/>
                  <w:sz w:val="20"/>
                  <w:szCs w:val="22"/>
                  <w:lang w:eastAsia="en-GB"/>
                  <w:rPrChange w:id="26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269" w:author="Guilherme Pessoa-Amorim [2]" w:date="2021-11-16T13:46:00Z">
                    <w:rPr>
                      <w:rStyle w:val="Hyperlink"/>
                      <w:b w:val="0"/>
                      <w:bCs w:val="0"/>
                      <w:i w:val="0"/>
                      <w:iCs w:val="0"/>
                      <w:noProof/>
                    </w:rPr>
                  </w:rPrChange>
                </w:rPr>
                <w:delText>Abbreviations</w:delText>
              </w:r>
              <w:r w:rsidRPr="00D9517A" w:rsidDel="000B7425">
                <w:rPr>
                  <w:rFonts w:ascii="Mulish" w:hAnsi="Mulish"/>
                  <w:b w:val="0"/>
                  <w:bCs w:val="0"/>
                  <w:i w:val="0"/>
                  <w:iCs w:val="0"/>
                  <w:noProof/>
                  <w:webHidden/>
                  <w:sz w:val="22"/>
                  <w:rPrChange w:id="270" w:author="Guilherme Pessoa-Amorim [2]" w:date="2021-11-16T13:46:00Z">
                    <w:rPr>
                      <w:b w:val="0"/>
                      <w:bCs w:val="0"/>
                      <w:i w:val="0"/>
                      <w:iCs w:val="0"/>
                      <w:noProof/>
                      <w:webHidden/>
                    </w:rPr>
                  </w:rPrChange>
                </w:rPr>
                <w:tab/>
                <w:delText>4</w:delText>
              </w:r>
            </w:del>
          </w:ins>
        </w:p>
        <w:p w14:paraId="4B12E9D9" w14:textId="79BF5337" w:rsidR="00C451C0" w:rsidRPr="00D9517A" w:rsidDel="000B7425" w:rsidRDefault="00C451C0">
          <w:pPr>
            <w:pStyle w:val="TOC1"/>
            <w:tabs>
              <w:tab w:val="left" w:pos="480"/>
              <w:tab w:val="right" w:leader="dot" w:pos="9016"/>
            </w:tabs>
            <w:spacing w:line="360" w:lineRule="auto"/>
            <w:rPr>
              <w:ins w:id="271" w:author="Guilherme Pessoa-Amorim" w:date="2021-11-15T10:15:00Z"/>
              <w:del w:id="272" w:author="Guilherme Pessoa-Amorim [2]" w:date="2021-11-15T11:51:00Z"/>
              <w:rFonts w:ascii="Mulish" w:eastAsiaTheme="minorEastAsia" w:hAnsi="Mulish" w:cstheme="minorBidi"/>
              <w:bCs w:val="0"/>
              <w:i w:val="0"/>
              <w:iCs w:val="0"/>
              <w:noProof/>
              <w:sz w:val="20"/>
              <w:szCs w:val="22"/>
              <w:lang w:eastAsia="en-GB"/>
              <w:rPrChange w:id="273" w:author="Guilherme Pessoa-Amorim [2]" w:date="2021-11-16T13:46:00Z">
                <w:rPr>
                  <w:ins w:id="274" w:author="Guilherme Pessoa-Amorim" w:date="2021-11-15T10:15:00Z"/>
                  <w:del w:id="275" w:author="Guilherme Pessoa-Amorim [2]" w:date="2021-11-15T11:51:00Z"/>
                  <w:rFonts w:eastAsiaTheme="minorEastAsia" w:cstheme="minorBidi"/>
                  <w:b w:val="0"/>
                  <w:bCs w:val="0"/>
                  <w:i w:val="0"/>
                  <w:iCs w:val="0"/>
                  <w:noProof/>
                  <w:sz w:val="22"/>
                  <w:szCs w:val="22"/>
                  <w:lang w:eastAsia="en-GB"/>
                </w:rPr>
              </w:rPrChange>
            </w:rPr>
            <w:pPrChange w:id="276" w:author="Guilherme Pessoa-Amorim [2]" w:date="2021-11-15T13:07:00Z">
              <w:pPr>
                <w:pStyle w:val="TOC1"/>
                <w:tabs>
                  <w:tab w:val="left" w:pos="480"/>
                  <w:tab w:val="right" w:leader="dot" w:pos="9016"/>
                </w:tabs>
              </w:pPr>
            </w:pPrChange>
          </w:pPr>
          <w:ins w:id="277" w:author="Guilherme Pessoa-Amorim" w:date="2021-11-15T10:15:00Z">
            <w:del w:id="278" w:author="Guilherme Pessoa-Amorim [2]" w:date="2021-11-15T11:51:00Z">
              <w:r w:rsidRPr="00D9517A" w:rsidDel="000B7425">
                <w:rPr>
                  <w:rStyle w:val="Hyperlink"/>
                  <w:rFonts w:ascii="Mulish" w:hAnsi="Mulish"/>
                  <w:b w:val="0"/>
                  <w:bCs w:val="0"/>
                  <w:i w:val="0"/>
                  <w:iCs w:val="0"/>
                  <w:noProof/>
                  <w:sz w:val="22"/>
                  <w:rPrChange w:id="279" w:author="Guilherme Pessoa-Amorim [2]" w:date="2021-11-16T13:46:00Z">
                    <w:rPr>
                      <w:rStyle w:val="Hyperlink"/>
                      <w:b w:val="0"/>
                      <w:bCs w:val="0"/>
                      <w:i w:val="0"/>
                      <w:iCs w:val="0"/>
                      <w:noProof/>
                    </w:rPr>
                  </w:rPrChange>
                </w:rPr>
                <w:delText>3.</w:delText>
              </w:r>
              <w:r w:rsidRPr="00D9517A" w:rsidDel="000B7425">
                <w:rPr>
                  <w:rFonts w:ascii="Mulish" w:eastAsiaTheme="minorEastAsia" w:hAnsi="Mulish"/>
                  <w:noProof/>
                  <w:sz w:val="20"/>
                  <w:szCs w:val="22"/>
                  <w:lang w:eastAsia="en-GB"/>
                  <w:rPrChange w:id="28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281" w:author="Guilherme Pessoa-Amorim [2]" w:date="2021-11-16T13:46:00Z">
                    <w:rPr>
                      <w:rStyle w:val="Hyperlink"/>
                      <w:b w:val="0"/>
                      <w:bCs w:val="0"/>
                      <w:i w:val="0"/>
                      <w:iCs w:val="0"/>
                      <w:noProof/>
                    </w:rPr>
                  </w:rPrChange>
                </w:rPr>
                <w:delText>Introduction</w:delText>
              </w:r>
              <w:r w:rsidRPr="00D9517A" w:rsidDel="000B7425">
                <w:rPr>
                  <w:rFonts w:ascii="Mulish" w:hAnsi="Mulish"/>
                  <w:b w:val="0"/>
                  <w:bCs w:val="0"/>
                  <w:i w:val="0"/>
                  <w:iCs w:val="0"/>
                  <w:noProof/>
                  <w:webHidden/>
                  <w:sz w:val="22"/>
                  <w:rPrChange w:id="282" w:author="Guilherme Pessoa-Amorim [2]" w:date="2021-11-16T13:46:00Z">
                    <w:rPr>
                      <w:b w:val="0"/>
                      <w:bCs w:val="0"/>
                      <w:i w:val="0"/>
                      <w:iCs w:val="0"/>
                      <w:noProof/>
                      <w:webHidden/>
                    </w:rPr>
                  </w:rPrChange>
                </w:rPr>
                <w:tab/>
                <w:delText>5</w:delText>
              </w:r>
            </w:del>
          </w:ins>
        </w:p>
        <w:p w14:paraId="2FA21581" w14:textId="79E0DF31" w:rsidR="00C451C0" w:rsidRPr="00D9517A" w:rsidDel="000B7425" w:rsidRDefault="00C451C0">
          <w:pPr>
            <w:pStyle w:val="TOC1"/>
            <w:tabs>
              <w:tab w:val="left" w:pos="480"/>
              <w:tab w:val="right" w:leader="dot" w:pos="9016"/>
            </w:tabs>
            <w:spacing w:line="360" w:lineRule="auto"/>
            <w:rPr>
              <w:ins w:id="283" w:author="Guilherme Pessoa-Amorim" w:date="2021-11-15T10:15:00Z"/>
              <w:del w:id="284" w:author="Guilherme Pessoa-Amorim [2]" w:date="2021-11-15T11:51:00Z"/>
              <w:rFonts w:ascii="Mulish" w:eastAsiaTheme="minorEastAsia" w:hAnsi="Mulish" w:cstheme="minorBidi"/>
              <w:bCs w:val="0"/>
              <w:i w:val="0"/>
              <w:iCs w:val="0"/>
              <w:noProof/>
              <w:sz w:val="20"/>
              <w:szCs w:val="22"/>
              <w:lang w:eastAsia="en-GB"/>
              <w:rPrChange w:id="285" w:author="Guilherme Pessoa-Amorim [2]" w:date="2021-11-16T13:46:00Z">
                <w:rPr>
                  <w:ins w:id="286" w:author="Guilherme Pessoa-Amorim" w:date="2021-11-15T10:15:00Z"/>
                  <w:del w:id="287" w:author="Guilherme Pessoa-Amorim [2]" w:date="2021-11-15T11:51:00Z"/>
                  <w:rFonts w:eastAsiaTheme="minorEastAsia" w:cstheme="minorBidi"/>
                  <w:b w:val="0"/>
                  <w:bCs w:val="0"/>
                  <w:i w:val="0"/>
                  <w:iCs w:val="0"/>
                  <w:noProof/>
                  <w:sz w:val="22"/>
                  <w:szCs w:val="22"/>
                  <w:lang w:eastAsia="en-GB"/>
                </w:rPr>
              </w:rPrChange>
            </w:rPr>
            <w:pPrChange w:id="288" w:author="Guilherme Pessoa-Amorim [2]" w:date="2021-11-15T13:07:00Z">
              <w:pPr>
                <w:pStyle w:val="TOC1"/>
                <w:tabs>
                  <w:tab w:val="left" w:pos="480"/>
                  <w:tab w:val="right" w:leader="dot" w:pos="9016"/>
                </w:tabs>
              </w:pPr>
            </w:pPrChange>
          </w:pPr>
          <w:ins w:id="289" w:author="Guilherme Pessoa-Amorim" w:date="2021-11-15T10:15:00Z">
            <w:del w:id="290" w:author="Guilherme Pessoa-Amorim [2]" w:date="2021-11-15T11:51:00Z">
              <w:r w:rsidRPr="00D9517A" w:rsidDel="000B7425">
                <w:rPr>
                  <w:rStyle w:val="Hyperlink"/>
                  <w:rFonts w:ascii="Mulish" w:hAnsi="Mulish"/>
                  <w:b w:val="0"/>
                  <w:bCs w:val="0"/>
                  <w:i w:val="0"/>
                  <w:iCs w:val="0"/>
                  <w:noProof/>
                  <w:sz w:val="22"/>
                  <w:rPrChange w:id="291" w:author="Guilherme Pessoa-Amorim [2]" w:date="2021-11-16T13:46:00Z">
                    <w:rPr>
                      <w:rStyle w:val="Hyperlink"/>
                      <w:b w:val="0"/>
                      <w:bCs w:val="0"/>
                      <w:i w:val="0"/>
                      <w:iCs w:val="0"/>
                      <w:noProof/>
                    </w:rPr>
                  </w:rPrChange>
                </w:rPr>
                <w:delText>4.</w:delText>
              </w:r>
              <w:r w:rsidRPr="00D9517A" w:rsidDel="000B7425">
                <w:rPr>
                  <w:rFonts w:ascii="Mulish" w:eastAsiaTheme="minorEastAsia" w:hAnsi="Mulish"/>
                  <w:noProof/>
                  <w:sz w:val="20"/>
                  <w:szCs w:val="22"/>
                  <w:lang w:eastAsia="en-GB"/>
                  <w:rPrChange w:id="292"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293" w:author="Guilherme Pessoa-Amorim [2]" w:date="2021-11-16T13:46:00Z">
                    <w:rPr>
                      <w:rStyle w:val="Hyperlink"/>
                      <w:b w:val="0"/>
                      <w:bCs w:val="0"/>
                      <w:i w:val="0"/>
                      <w:iCs w:val="0"/>
                      <w:noProof/>
                    </w:rPr>
                  </w:rPrChange>
                </w:rPr>
                <w:delText>Background</w:delText>
              </w:r>
              <w:r w:rsidRPr="00D9517A" w:rsidDel="000B7425">
                <w:rPr>
                  <w:rFonts w:ascii="Mulish" w:hAnsi="Mulish"/>
                  <w:b w:val="0"/>
                  <w:bCs w:val="0"/>
                  <w:i w:val="0"/>
                  <w:iCs w:val="0"/>
                  <w:noProof/>
                  <w:webHidden/>
                  <w:sz w:val="22"/>
                  <w:rPrChange w:id="294" w:author="Guilherme Pessoa-Amorim [2]" w:date="2021-11-16T13:46:00Z">
                    <w:rPr>
                      <w:b w:val="0"/>
                      <w:bCs w:val="0"/>
                      <w:i w:val="0"/>
                      <w:iCs w:val="0"/>
                      <w:noProof/>
                      <w:webHidden/>
                    </w:rPr>
                  </w:rPrChange>
                </w:rPr>
                <w:tab/>
                <w:delText>5</w:delText>
              </w:r>
            </w:del>
          </w:ins>
        </w:p>
        <w:p w14:paraId="781FD060" w14:textId="3D577415" w:rsidR="00C451C0" w:rsidRPr="00D9517A" w:rsidDel="000B7425" w:rsidRDefault="00C451C0">
          <w:pPr>
            <w:pStyle w:val="TOC2"/>
            <w:tabs>
              <w:tab w:val="left" w:pos="960"/>
              <w:tab w:val="right" w:leader="dot" w:pos="9016"/>
            </w:tabs>
            <w:spacing w:line="360" w:lineRule="auto"/>
            <w:rPr>
              <w:ins w:id="295" w:author="Guilherme Pessoa-Amorim" w:date="2021-11-15T10:15:00Z"/>
              <w:del w:id="296" w:author="Guilherme Pessoa-Amorim [2]" w:date="2021-11-15T11:51:00Z"/>
              <w:rFonts w:ascii="Mulish" w:eastAsiaTheme="minorEastAsia" w:hAnsi="Mulish" w:cstheme="minorBidi"/>
              <w:bCs w:val="0"/>
              <w:noProof/>
              <w:lang w:eastAsia="en-GB"/>
              <w:rPrChange w:id="297" w:author="Guilherme Pessoa-Amorim [2]" w:date="2021-11-16T13:46:00Z">
                <w:rPr>
                  <w:ins w:id="298" w:author="Guilherme Pessoa-Amorim" w:date="2021-11-15T10:15:00Z"/>
                  <w:del w:id="299" w:author="Guilherme Pessoa-Amorim [2]" w:date="2021-11-15T11:51:00Z"/>
                  <w:rFonts w:eastAsiaTheme="minorEastAsia" w:cstheme="minorBidi"/>
                  <w:b w:val="0"/>
                  <w:bCs w:val="0"/>
                  <w:noProof/>
                  <w:lang w:eastAsia="en-GB"/>
                </w:rPr>
              </w:rPrChange>
            </w:rPr>
            <w:pPrChange w:id="300" w:author="Guilherme Pessoa-Amorim [2]" w:date="2021-11-15T13:07:00Z">
              <w:pPr>
                <w:pStyle w:val="TOC2"/>
                <w:tabs>
                  <w:tab w:val="left" w:pos="960"/>
                  <w:tab w:val="right" w:leader="dot" w:pos="9016"/>
                </w:tabs>
              </w:pPr>
            </w:pPrChange>
          </w:pPr>
          <w:ins w:id="301" w:author="Guilherme Pessoa-Amorim" w:date="2021-11-15T10:15:00Z">
            <w:del w:id="302" w:author="Guilherme Pessoa-Amorim [2]" w:date="2021-11-15T11:51:00Z">
              <w:r w:rsidRPr="00D9517A" w:rsidDel="000B7425">
                <w:rPr>
                  <w:rStyle w:val="Hyperlink"/>
                  <w:rFonts w:ascii="Mulish" w:hAnsi="Mulish"/>
                  <w:b w:val="0"/>
                  <w:bCs w:val="0"/>
                  <w:noProof/>
                  <w:rPrChange w:id="303" w:author="Guilherme Pessoa-Amorim [2]" w:date="2021-11-16T13:46:00Z">
                    <w:rPr>
                      <w:rStyle w:val="Hyperlink"/>
                      <w:b w:val="0"/>
                      <w:bCs w:val="0"/>
                      <w:noProof/>
                    </w:rPr>
                  </w:rPrChange>
                </w:rPr>
                <w:delText>4.1.</w:delText>
              </w:r>
              <w:r w:rsidRPr="00D9517A" w:rsidDel="000B7425">
                <w:rPr>
                  <w:rFonts w:ascii="Mulish" w:eastAsiaTheme="minorEastAsia" w:hAnsi="Mulish"/>
                  <w:noProof/>
                  <w:lang w:eastAsia="en-GB"/>
                  <w:rPrChange w:id="304"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305" w:author="Guilherme Pessoa-Amorim [2]" w:date="2021-11-16T13:46:00Z">
                    <w:rPr>
                      <w:rStyle w:val="Hyperlink"/>
                      <w:b w:val="0"/>
                      <w:bCs w:val="0"/>
                      <w:noProof/>
                    </w:rPr>
                  </w:rPrChange>
                </w:rPr>
                <w:delText>Rationale</w:delText>
              </w:r>
              <w:r w:rsidRPr="00D9517A" w:rsidDel="000B7425">
                <w:rPr>
                  <w:rFonts w:ascii="Mulish" w:hAnsi="Mulish"/>
                  <w:b w:val="0"/>
                  <w:bCs w:val="0"/>
                  <w:noProof/>
                  <w:webHidden/>
                  <w:rPrChange w:id="306" w:author="Guilherme Pessoa-Amorim [2]" w:date="2021-11-16T13:46:00Z">
                    <w:rPr>
                      <w:b w:val="0"/>
                      <w:bCs w:val="0"/>
                      <w:noProof/>
                      <w:webHidden/>
                    </w:rPr>
                  </w:rPrChange>
                </w:rPr>
                <w:tab/>
                <w:delText>5</w:delText>
              </w:r>
            </w:del>
          </w:ins>
        </w:p>
        <w:p w14:paraId="7789DCE5" w14:textId="3BD856F1" w:rsidR="00C451C0" w:rsidRPr="00D9517A" w:rsidDel="000B7425" w:rsidRDefault="00C451C0">
          <w:pPr>
            <w:pStyle w:val="TOC2"/>
            <w:tabs>
              <w:tab w:val="left" w:pos="960"/>
              <w:tab w:val="right" w:leader="dot" w:pos="9016"/>
            </w:tabs>
            <w:spacing w:line="360" w:lineRule="auto"/>
            <w:rPr>
              <w:ins w:id="307" w:author="Guilherme Pessoa-Amorim" w:date="2021-11-15T10:15:00Z"/>
              <w:del w:id="308" w:author="Guilherme Pessoa-Amorim [2]" w:date="2021-11-15T11:51:00Z"/>
              <w:rFonts w:ascii="Mulish" w:eastAsiaTheme="minorEastAsia" w:hAnsi="Mulish" w:cstheme="minorBidi"/>
              <w:bCs w:val="0"/>
              <w:noProof/>
              <w:lang w:eastAsia="en-GB"/>
              <w:rPrChange w:id="309" w:author="Guilherme Pessoa-Amorim [2]" w:date="2021-11-16T13:46:00Z">
                <w:rPr>
                  <w:ins w:id="310" w:author="Guilherme Pessoa-Amorim" w:date="2021-11-15T10:15:00Z"/>
                  <w:del w:id="311" w:author="Guilherme Pessoa-Amorim [2]" w:date="2021-11-15T11:51:00Z"/>
                  <w:rFonts w:eastAsiaTheme="minorEastAsia" w:cstheme="minorBidi"/>
                  <w:b w:val="0"/>
                  <w:bCs w:val="0"/>
                  <w:noProof/>
                  <w:lang w:eastAsia="en-GB"/>
                </w:rPr>
              </w:rPrChange>
            </w:rPr>
            <w:pPrChange w:id="312" w:author="Guilherme Pessoa-Amorim [2]" w:date="2021-11-15T13:07:00Z">
              <w:pPr>
                <w:pStyle w:val="TOC2"/>
                <w:tabs>
                  <w:tab w:val="left" w:pos="960"/>
                  <w:tab w:val="right" w:leader="dot" w:pos="9016"/>
                </w:tabs>
              </w:pPr>
            </w:pPrChange>
          </w:pPr>
          <w:ins w:id="313" w:author="Guilherme Pessoa-Amorim" w:date="2021-11-15T10:15:00Z">
            <w:del w:id="314" w:author="Guilherme Pessoa-Amorim [2]" w:date="2021-11-15T11:51:00Z">
              <w:r w:rsidRPr="00D9517A" w:rsidDel="000B7425">
                <w:rPr>
                  <w:rStyle w:val="Hyperlink"/>
                  <w:rFonts w:ascii="Mulish" w:hAnsi="Mulish"/>
                  <w:b w:val="0"/>
                  <w:bCs w:val="0"/>
                  <w:noProof/>
                  <w:rPrChange w:id="315" w:author="Guilherme Pessoa-Amorim [2]" w:date="2021-11-16T13:46:00Z">
                    <w:rPr>
                      <w:rStyle w:val="Hyperlink"/>
                      <w:b w:val="0"/>
                      <w:bCs w:val="0"/>
                      <w:noProof/>
                    </w:rPr>
                  </w:rPrChange>
                </w:rPr>
                <w:delText>4.2.</w:delText>
              </w:r>
              <w:r w:rsidRPr="00D9517A" w:rsidDel="000B7425">
                <w:rPr>
                  <w:rFonts w:ascii="Mulish" w:eastAsiaTheme="minorEastAsia" w:hAnsi="Mulish"/>
                  <w:noProof/>
                  <w:lang w:eastAsia="en-GB"/>
                  <w:rPrChange w:id="316"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317" w:author="Guilherme Pessoa-Amorim [2]" w:date="2021-11-16T13:46:00Z">
                    <w:rPr>
                      <w:rStyle w:val="Hyperlink"/>
                      <w:b w:val="0"/>
                      <w:bCs w:val="0"/>
                      <w:noProof/>
                    </w:rPr>
                  </w:rPrChange>
                </w:rPr>
                <w:delText>Objectives</w:delText>
              </w:r>
              <w:r w:rsidRPr="00D9517A" w:rsidDel="000B7425">
                <w:rPr>
                  <w:rFonts w:ascii="Mulish" w:hAnsi="Mulish"/>
                  <w:b w:val="0"/>
                  <w:bCs w:val="0"/>
                  <w:noProof/>
                  <w:webHidden/>
                  <w:rPrChange w:id="318" w:author="Guilherme Pessoa-Amorim [2]" w:date="2021-11-16T13:46:00Z">
                    <w:rPr>
                      <w:b w:val="0"/>
                      <w:bCs w:val="0"/>
                      <w:noProof/>
                      <w:webHidden/>
                    </w:rPr>
                  </w:rPrChange>
                </w:rPr>
                <w:tab/>
                <w:delText>5</w:delText>
              </w:r>
            </w:del>
          </w:ins>
        </w:p>
        <w:p w14:paraId="7EEC3E4A" w14:textId="0437C807" w:rsidR="00C451C0" w:rsidRPr="00D9517A" w:rsidDel="000B7425" w:rsidRDefault="00C451C0">
          <w:pPr>
            <w:pStyle w:val="TOC3"/>
            <w:tabs>
              <w:tab w:val="left" w:pos="1200"/>
              <w:tab w:val="right" w:leader="dot" w:pos="9016"/>
            </w:tabs>
            <w:spacing w:line="360" w:lineRule="auto"/>
            <w:rPr>
              <w:ins w:id="319" w:author="Guilherme Pessoa-Amorim" w:date="2021-11-15T10:15:00Z"/>
              <w:del w:id="320" w:author="Guilherme Pessoa-Amorim [2]" w:date="2021-11-15T11:51:00Z"/>
              <w:rFonts w:ascii="Mulish" w:eastAsiaTheme="minorEastAsia" w:hAnsi="Mulish" w:cstheme="minorBidi"/>
              <w:b/>
              <w:noProof/>
              <w:szCs w:val="22"/>
              <w:lang w:eastAsia="en-GB"/>
              <w:rPrChange w:id="321" w:author="Guilherme Pessoa-Amorim [2]" w:date="2021-11-16T13:46:00Z">
                <w:rPr>
                  <w:ins w:id="322" w:author="Guilherme Pessoa-Amorim" w:date="2021-11-15T10:15:00Z"/>
                  <w:del w:id="323" w:author="Guilherme Pessoa-Amorim [2]" w:date="2021-11-15T11:51:00Z"/>
                  <w:rFonts w:eastAsiaTheme="minorEastAsia" w:cstheme="minorBidi"/>
                  <w:noProof/>
                  <w:sz w:val="22"/>
                  <w:szCs w:val="22"/>
                  <w:lang w:eastAsia="en-GB"/>
                </w:rPr>
              </w:rPrChange>
            </w:rPr>
            <w:pPrChange w:id="324" w:author="Guilherme Pessoa-Amorim [2]" w:date="2021-11-15T13:07:00Z">
              <w:pPr>
                <w:pStyle w:val="TOC3"/>
                <w:tabs>
                  <w:tab w:val="left" w:pos="1200"/>
                  <w:tab w:val="right" w:leader="dot" w:pos="9016"/>
                </w:tabs>
              </w:pPr>
            </w:pPrChange>
          </w:pPr>
          <w:ins w:id="325" w:author="Guilherme Pessoa-Amorim" w:date="2021-11-15T10:15:00Z">
            <w:del w:id="326" w:author="Guilherme Pessoa-Amorim [2]" w:date="2021-11-15T11:51:00Z">
              <w:r w:rsidRPr="00D9517A" w:rsidDel="000B7425">
                <w:rPr>
                  <w:rStyle w:val="Hyperlink"/>
                  <w:rFonts w:ascii="Mulish" w:hAnsi="Mulish"/>
                  <w:b/>
                  <w:noProof/>
                  <w:sz w:val="22"/>
                  <w:rPrChange w:id="327" w:author="Guilherme Pessoa-Amorim [2]" w:date="2021-11-16T13:46:00Z">
                    <w:rPr>
                      <w:rStyle w:val="Hyperlink"/>
                      <w:noProof/>
                    </w:rPr>
                  </w:rPrChange>
                </w:rPr>
                <w:delText>4.2.1.</w:delText>
              </w:r>
              <w:r w:rsidRPr="00D9517A" w:rsidDel="000B7425">
                <w:rPr>
                  <w:rFonts w:ascii="Mulish" w:eastAsiaTheme="minorEastAsia" w:hAnsi="Mulish"/>
                  <w:b/>
                  <w:noProof/>
                  <w:szCs w:val="22"/>
                  <w:lang w:eastAsia="en-GB"/>
                  <w:rPrChange w:id="32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329" w:author="Guilherme Pessoa-Amorim [2]" w:date="2021-11-16T13:46:00Z">
                    <w:rPr>
                      <w:rStyle w:val="Hyperlink"/>
                      <w:noProof/>
                    </w:rPr>
                  </w:rPrChange>
                </w:rPr>
                <w:delText>Primary</w:delText>
              </w:r>
              <w:r w:rsidRPr="00D9517A" w:rsidDel="000B7425">
                <w:rPr>
                  <w:rFonts w:ascii="Mulish" w:hAnsi="Mulish"/>
                  <w:b/>
                  <w:noProof/>
                  <w:webHidden/>
                  <w:sz w:val="22"/>
                  <w:rPrChange w:id="330" w:author="Guilherme Pessoa-Amorim [2]" w:date="2021-11-16T13:46:00Z">
                    <w:rPr>
                      <w:noProof/>
                      <w:webHidden/>
                    </w:rPr>
                  </w:rPrChange>
                </w:rPr>
                <w:tab/>
                <w:delText>5</w:delText>
              </w:r>
            </w:del>
          </w:ins>
        </w:p>
        <w:p w14:paraId="481E9BE3" w14:textId="48D352D2" w:rsidR="00C451C0" w:rsidRPr="00D9517A" w:rsidDel="000B7425" w:rsidRDefault="00C451C0">
          <w:pPr>
            <w:pStyle w:val="TOC3"/>
            <w:tabs>
              <w:tab w:val="left" w:pos="1200"/>
              <w:tab w:val="right" w:leader="dot" w:pos="9016"/>
            </w:tabs>
            <w:spacing w:line="360" w:lineRule="auto"/>
            <w:rPr>
              <w:ins w:id="331" w:author="Guilherme Pessoa-Amorim" w:date="2021-11-15T10:15:00Z"/>
              <w:del w:id="332" w:author="Guilherme Pessoa-Amorim [2]" w:date="2021-11-15T11:51:00Z"/>
              <w:rFonts w:ascii="Mulish" w:eastAsiaTheme="minorEastAsia" w:hAnsi="Mulish" w:cstheme="minorBidi"/>
              <w:b/>
              <w:noProof/>
              <w:szCs w:val="22"/>
              <w:lang w:eastAsia="en-GB"/>
              <w:rPrChange w:id="333" w:author="Guilherme Pessoa-Amorim [2]" w:date="2021-11-16T13:46:00Z">
                <w:rPr>
                  <w:ins w:id="334" w:author="Guilherme Pessoa-Amorim" w:date="2021-11-15T10:15:00Z"/>
                  <w:del w:id="335" w:author="Guilherme Pessoa-Amorim [2]" w:date="2021-11-15T11:51:00Z"/>
                  <w:rFonts w:eastAsiaTheme="minorEastAsia" w:cstheme="minorBidi"/>
                  <w:noProof/>
                  <w:sz w:val="22"/>
                  <w:szCs w:val="22"/>
                  <w:lang w:eastAsia="en-GB"/>
                </w:rPr>
              </w:rPrChange>
            </w:rPr>
            <w:pPrChange w:id="336" w:author="Guilherme Pessoa-Amorim [2]" w:date="2021-11-15T13:07:00Z">
              <w:pPr>
                <w:pStyle w:val="TOC3"/>
                <w:tabs>
                  <w:tab w:val="left" w:pos="1200"/>
                  <w:tab w:val="right" w:leader="dot" w:pos="9016"/>
                </w:tabs>
              </w:pPr>
            </w:pPrChange>
          </w:pPr>
          <w:ins w:id="337" w:author="Guilherme Pessoa-Amorim" w:date="2021-11-15T10:15:00Z">
            <w:del w:id="338" w:author="Guilherme Pessoa-Amorim [2]" w:date="2021-11-15T11:51:00Z">
              <w:r w:rsidRPr="00D9517A" w:rsidDel="000B7425">
                <w:rPr>
                  <w:rStyle w:val="Hyperlink"/>
                  <w:rFonts w:ascii="Mulish" w:hAnsi="Mulish"/>
                  <w:b/>
                  <w:noProof/>
                  <w:sz w:val="22"/>
                  <w:rPrChange w:id="339" w:author="Guilherme Pessoa-Amorim [2]" w:date="2021-11-16T13:46:00Z">
                    <w:rPr>
                      <w:rStyle w:val="Hyperlink"/>
                      <w:noProof/>
                    </w:rPr>
                  </w:rPrChange>
                </w:rPr>
                <w:delText>4.2.2.</w:delText>
              </w:r>
              <w:r w:rsidRPr="00D9517A" w:rsidDel="000B7425">
                <w:rPr>
                  <w:rFonts w:ascii="Mulish" w:eastAsiaTheme="minorEastAsia" w:hAnsi="Mulish"/>
                  <w:b/>
                  <w:noProof/>
                  <w:szCs w:val="22"/>
                  <w:lang w:eastAsia="en-GB"/>
                  <w:rPrChange w:id="34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341" w:author="Guilherme Pessoa-Amorim [2]" w:date="2021-11-16T13:46:00Z">
                    <w:rPr>
                      <w:rStyle w:val="Hyperlink"/>
                      <w:noProof/>
                    </w:rPr>
                  </w:rPrChange>
                </w:rPr>
                <w:delText>Secondary</w:delText>
              </w:r>
              <w:r w:rsidRPr="00D9517A" w:rsidDel="000B7425">
                <w:rPr>
                  <w:rFonts w:ascii="Mulish" w:hAnsi="Mulish"/>
                  <w:b/>
                  <w:noProof/>
                  <w:webHidden/>
                  <w:sz w:val="22"/>
                  <w:rPrChange w:id="342" w:author="Guilherme Pessoa-Amorim [2]" w:date="2021-11-16T13:46:00Z">
                    <w:rPr>
                      <w:noProof/>
                      <w:webHidden/>
                    </w:rPr>
                  </w:rPrChange>
                </w:rPr>
                <w:tab/>
                <w:delText>5</w:delText>
              </w:r>
            </w:del>
          </w:ins>
        </w:p>
        <w:p w14:paraId="594F28CF" w14:textId="21D1A2B8" w:rsidR="00C451C0" w:rsidRPr="00D9517A" w:rsidDel="000B7425" w:rsidRDefault="00C451C0">
          <w:pPr>
            <w:pStyle w:val="TOC3"/>
            <w:tabs>
              <w:tab w:val="left" w:pos="1200"/>
              <w:tab w:val="right" w:leader="dot" w:pos="9016"/>
            </w:tabs>
            <w:spacing w:line="360" w:lineRule="auto"/>
            <w:rPr>
              <w:ins w:id="343" w:author="Guilherme Pessoa-Amorim" w:date="2021-11-15T10:15:00Z"/>
              <w:del w:id="344" w:author="Guilherme Pessoa-Amorim [2]" w:date="2021-11-15T11:51:00Z"/>
              <w:rFonts w:ascii="Mulish" w:eastAsiaTheme="minorEastAsia" w:hAnsi="Mulish" w:cstheme="minorBidi"/>
              <w:b/>
              <w:noProof/>
              <w:szCs w:val="22"/>
              <w:lang w:eastAsia="en-GB"/>
              <w:rPrChange w:id="345" w:author="Guilherme Pessoa-Amorim [2]" w:date="2021-11-16T13:46:00Z">
                <w:rPr>
                  <w:ins w:id="346" w:author="Guilherme Pessoa-Amorim" w:date="2021-11-15T10:15:00Z"/>
                  <w:del w:id="347" w:author="Guilherme Pessoa-Amorim [2]" w:date="2021-11-15T11:51:00Z"/>
                  <w:rFonts w:eastAsiaTheme="minorEastAsia" w:cstheme="minorBidi"/>
                  <w:noProof/>
                  <w:sz w:val="22"/>
                  <w:szCs w:val="22"/>
                  <w:lang w:eastAsia="en-GB"/>
                </w:rPr>
              </w:rPrChange>
            </w:rPr>
            <w:pPrChange w:id="348" w:author="Guilherme Pessoa-Amorim [2]" w:date="2021-11-15T13:07:00Z">
              <w:pPr>
                <w:pStyle w:val="TOC3"/>
                <w:tabs>
                  <w:tab w:val="left" w:pos="1200"/>
                  <w:tab w:val="right" w:leader="dot" w:pos="9016"/>
                </w:tabs>
              </w:pPr>
            </w:pPrChange>
          </w:pPr>
          <w:ins w:id="349" w:author="Guilherme Pessoa-Amorim" w:date="2021-11-15T10:15:00Z">
            <w:del w:id="350" w:author="Guilherme Pessoa-Amorim [2]" w:date="2021-11-15T11:51:00Z">
              <w:r w:rsidRPr="00D9517A" w:rsidDel="000B7425">
                <w:rPr>
                  <w:rStyle w:val="Hyperlink"/>
                  <w:rFonts w:ascii="Mulish" w:hAnsi="Mulish"/>
                  <w:b/>
                  <w:noProof/>
                  <w:sz w:val="22"/>
                  <w:rPrChange w:id="351" w:author="Guilherme Pessoa-Amorim [2]" w:date="2021-11-16T13:46:00Z">
                    <w:rPr>
                      <w:rStyle w:val="Hyperlink"/>
                      <w:noProof/>
                    </w:rPr>
                  </w:rPrChange>
                </w:rPr>
                <w:delText>4.2.3.</w:delText>
              </w:r>
              <w:r w:rsidRPr="00D9517A" w:rsidDel="000B7425">
                <w:rPr>
                  <w:rFonts w:ascii="Mulish" w:eastAsiaTheme="minorEastAsia" w:hAnsi="Mulish"/>
                  <w:b/>
                  <w:noProof/>
                  <w:szCs w:val="22"/>
                  <w:lang w:eastAsia="en-GB"/>
                  <w:rPrChange w:id="352"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353" w:author="Guilherme Pessoa-Amorim [2]" w:date="2021-11-16T13:46:00Z">
                    <w:rPr>
                      <w:rStyle w:val="Hyperlink"/>
                      <w:noProof/>
                    </w:rPr>
                  </w:rPrChange>
                </w:rPr>
                <w:delText>Subsidiary</w:delText>
              </w:r>
              <w:r w:rsidRPr="00D9517A" w:rsidDel="000B7425">
                <w:rPr>
                  <w:rFonts w:ascii="Mulish" w:hAnsi="Mulish"/>
                  <w:b/>
                  <w:noProof/>
                  <w:webHidden/>
                  <w:sz w:val="22"/>
                  <w:rPrChange w:id="354" w:author="Guilherme Pessoa-Amorim [2]" w:date="2021-11-16T13:46:00Z">
                    <w:rPr>
                      <w:noProof/>
                      <w:webHidden/>
                    </w:rPr>
                  </w:rPrChange>
                </w:rPr>
                <w:tab/>
                <w:delText>6</w:delText>
              </w:r>
            </w:del>
          </w:ins>
        </w:p>
        <w:p w14:paraId="4CDD62C4" w14:textId="5948860C" w:rsidR="00C451C0" w:rsidRPr="00D9517A" w:rsidDel="000B7425" w:rsidRDefault="00C451C0">
          <w:pPr>
            <w:pStyle w:val="TOC2"/>
            <w:tabs>
              <w:tab w:val="left" w:pos="960"/>
              <w:tab w:val="right" w:leader="dot" w:pos="9016"/>
            </w:tabs>
            <w:spacing w:line="360" w:lineRule="auto"/>
            <w:rPr>
              <w:ins w:id="355" w:author="Guilherme Pessoa-Amorim" w:date="2021-11-15T10:15:00Z"/>
              <w:del w:id="356" w:author="Guilherme Pessoa-Amorim [2]" w:date="2021-11-15T11:51:00Z"/>
              <w:rFonts w:ascii="Mulish" w:eastAsiaTheme="minorEastAsia" w:hAnsi="Mulish" w:cstheme="minorBidi"/>
              <w:bCs w:val="0"/>
              <w:noProof/>
              <w:lang w:eastAsia="en-GB"/>
              <w:rPrChange w:id="357" w:author="Guilherme Pessoa-Amorim [2]" w:date="2021-11-16T13:46:00Z">
                <w:rPr>
                  <w:ins w:id="358" w:author="Guilherme Pessoa-Amorim" w:date="2021-11-15T10:15:00Z"/>
                  <w:del w:id="359" w:author="Guilherme Pessoa-Amorim [2]" w:date="2021-11-15T11:51:00Z"/>
                  <w:rFonts w:eastAsiaTheme="minorEastAsia" w:cstheme="minorBidi"/>
                  <w:b w:val="0"/>
                  <w:bCs w:val="0"/>
                  <w:noProof/>
                  <w:lang w:eastAsia="en-GB"/>
                </w:rPr>
              </w:rPrChange>
            </w:rPr>
            <w:pPrChange w:id="360" w:author="Guilherme Pessoa-Amorim [2]" w:date="2021-11-15T13:07:00Z">
              <w:pPr>
                <w:pStyle w:val="TOC2"/>
                <w:tabs>
                  <w:tab w:val="left" w:pos="960"/>
                  <w:tab w:val="right" w:leader="dot" w:pos="9016"/>
                </w:tabs>
              </w:pPr>
            </w:pPrChange>
          </w:pPr>
          <w:ins w:id="361" w:author="Guilherme Pessoa-Amorim" w:date="2021-11-15T10:15:00Z">
            <w:del w:id="362" w:author="Guilherme Pessoa-Amorim [2]" w:date="2021-11-15T11:51:00Z">
              <w:r w:rsidRPr="00D9517A" w:rsidDel="000B7425">
                <w:rPr>
                  <w:rStyle w:val="Hyperlink"/>
                  <w:rFonts w:ascii="Mulish" w:hAnsi="Mulish"/>
                  <w:b w:val="0"/>
                  <w:bCs w:val="0"/>
                  <w:noProof/>
                  <w:rPrChange w:id="363" w:author="Guilherme Pessoa-Amorim [2]" w:date="2021-11-16T13:46:00Z">
                    <w:rPr>
                      <w:rStyle w:val="Hyperlink"/>
                      <w:b w:val="0"/>
                      <w:bCs w:val="0"/>
                      <w:noProof/>
                    </w:rPr>
                  </w:rPrChange>
                </w:rPr>
                <w:delText>4.3.</w:delText>
              </w:r>
              <w:r w:rsidRPr="00D9517A" w:rsidDel="000B7425">
                <w:rPr>
                  <w:rFonts w:ascii="Mulish" w:eastAsiaTheme="minorEastAsia" w:hAnsi="Mulish"/>
                  <w:noProof/>
                  <w:lang w:eastAsia="en-GB"/>
                  <w:rPrChange w:id="364"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365" w:author="Guilherme Pessoa-Amorim [2]" w:date="2021-11-16T13:46:00Z">
                    <w:rPr>
                      <w:rStyle w:val="Hyperlink"/>
                      <w:b w:val="0"/>
                      <w:bCs w:val="0"/>
                      <w:noProof/>
                    </w:rPr>
                  </w:rPrChange>
                </w:rPr>
                <w:delText>Study design</w:delText>
              </w:r>
              <w:r w:rsidRPr="00D9517A" w:rsidDel="000B7425">
                <w:rPr>
                  <w:rFonts w:ascii="Mulish" w:hAnsi="Mulish"/>
                  <w:b w:val="0"/>
                  <w:bCs w:val="0"/>
                  <w:noProof/>
                  <w:webHidden/>
                  <w:rPrChange w:id="366" w:author="Guilherme Pessoa-Amorim [2]" w:date="2021-11-16T13:46:00Z">
                    <w:rPr>
                      <w:b w:val="0"/>
                      <w:bCs w:val="0"/>
                      <w:noProof/>
                      <w:webHidden/>
                    </w:rPr>
                  </w:rPrChange>
                </w:rPr>
                <w:tab/>
                <w:delText>6</w:delText>
              </w:r>
            </w:del>
          </w:ins>
        </w:p>
        <w:p w14:paraId="6422E3AD" w14:textId="4BADA2E3" w:rsidR="00C451C0" w:rsidRPr="00D9517A" w:rsidDel="000B7425" w:rsidRDefault="00C451C0">
          <w:pPr>
            <w:pStyle w:val="TOC3"/>
            <w:tabs>
              <w:tab w:val="left" w:pos="1200"/>
              <w:tab w:val="right" w:leader="dot" w:pos="9016"/>
            </w:tabs>
            <w:spacing w:line="360" w:lineRule="auto"/>
            <w:rPr>
              <w:ins w:id="367" w:author="Guilherme Pessoa-Amorim" w:date="2021-11-15T10:15:00Z"/>
              <w:del w:id="368" w:author="Guilherme Pessoa-Amorim [2]" w:date="2021-11-15T11:51:00Z"/>
              <w:rFonts w:ascii="Mulish" w:eastAsiaTheme="minorEastAsia" w:hAnsi="Mulish" w:cstheme="minorBidi"/>
              <w:b/>
              <w:noProof/>
              <w:szCs w:val="22"/>
              <w:lang w:eastAsia="en-GB"/>
              <w:rPrChange w:id="369" w:author="Guilherme Pessoa-Amorim [2]" w:date="2021-11-16T13:46:00Z">
                <w:rPr>
                  <w:ins w:id="370" w:author="Guilherme Pessoa-Amorim" w:date="2021-11-15T10:15:00Z"/>
                  <w:del w:id="371" w:author="Guilherme Pessoa-Amorim [2]" w:date="2021-11-15T11:51:00Z"/>
                  <w:rFonts w:eastAsiaTheme="minorEastAsia" w:cstheme="minorBidi"/>
                  <w:noProof/>
                  <w:sz w:val="22"/>
                  <w:szCs w:val="22"/>
                  <w:lang w:eastAsia="en-GB"/>
                </w:rPr>
              </w:rPrChange>
            </w:rPr>
            <w:pPrChange w:id="372" w:author="Guilherme Pessoa-Amorim [2]" w:date="2021-11-15T13:07:00Z">
              <w:pPr>
                <w:pStyle w:val="TOC3"/>
                <w:tabs>
                  <w:tab w:val="left" w:pos="1200"/>
                  <w:tab w:val="right" w:leader="dot" w:pos="9016"/>
                </w:tabs>
              </w:pPr>
            </w:pPrChange>
          </w:pPr>
          <w:ins w:id="373" w:author="Guilherme Pessoa-Amorim" w:date="2021-11-15T10:15:00Z">
            <w:del w:id="374" w:author="Guilherme Pessoa-Amorim [2]" w:date="2021-11-15T11:51:00Z">
              <w:r w:rsidRPr="00D9517A" w:rsidDel="000B7425">
                <w:rPr>
                  <w:rStyle w:val="Hyperlink"/>
                  <w:rFonts w:ascii="Mulish" w:hAnsi="Mulish"/>
                  <w:b/>
                  <w:noProof/>
                  <w:sz w:val="22"/>
                  <w:rPrChange w:id="375" w:author="Guilherme Pessoa-Amorim [2]" w:date="2021-11-16T13:46:00Z">
                    <w:rPr>
                      <w:rStyle w:val="Hyperlink"/>
                      <w:noProof/>
                    </w:rPr>
                  </w:rPrChange>
                </w:rPr>
                <w:delText>4.3.1.</w:delText>
              </w:r>
              <w:r w:rsidRPr="00D9517A" w:rsidDel="000B7425">
                <w:rPr>
                  <w:rFonts w:ascii="Mulish" w:eastAsiaTheme="minorEastAsia" w:hAnsi="Mulish"/>
                  <w:b/>
                  <w:noProof/>
                  <w:szCs w:val="22"/>
                  <w:lang w:eastAsia="en-GB"/>
                  <w:rPrChange w:id="376"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377" w:author="Guilherme Pessoa-Amorim [2]" w:date="2021-11-16T13:46:00Z">
                    <w:rPr>
                      <w:rStyle w:val="Hyperlink"/>
                      <w:noProof/>
                    </w:rPr>
                  </w:rPrChange>
                </w:rPr>
                <w:delText>Data collection</w:delText>
              </w:r>
              <w:r w:rsidRPr="00D9517A" w:rsidDel="000B7425">
                <w:rPr>
                  <w:rFonts w:ascii="Mulish" w:hAnsi="Mulish"/>
                  <w:b/>
                  <w:noProof/>
                  <w:webHidden/>
                  <w:sz w:val="22"/>
                  <w:rPrChange w:id="378" w:author="Guilherme Pessoa-Amorim [2]" w:date="2021-11-16T13:46:00Z">
                    <w:rPr>
                      <w:noProof/>
                      <w:webHidden/>
                    </w:rPr>
                  </w:rPrChange>
                </w:rPr>
                <w:tab/>
                <w:delText>7</w:delText>
              </w:r>
            </w:del>
          </w:ins>
        </w:p>
        <w:p w14:paraId="298541F6" w14:textId="4E7C0CB6" w:rsidR="00C451C0" w:rsidRPr="00D9517A" w:rsidDel="000B7425" w:rsidRDefault="00C451C0">
          <w:pPr>
            <w:pStyle w:val="TOC3"/>
            <w:tabs>
              <w:tab w:val="left" w:pos="1200"/>
              <w:tab w:val="right" w:leader="dot" w:pos="9016"/>
            </w:tabs>
            <w:spacing w:line="360" w:lineRule="auto"/>
            <w:rPr>
              <w:ins w:id="379" w:author="Guilherme Pessoa-Amorim" w:date="2021-11-15T10:15:00Z"/>
              <w:del w:id="380" w:author="Guilherme Pessoa-Amorim [2]" w:date="2021-11-15T11:51:00Z"/>
              <w:rFonts w:ascii="Mulish" w:eastAsiaTheme="minorEastAsia" w:hAnsi="Mulish" w:cstheme="minorBidi"/>
              <w:b/>
              <w:noProof/>
              <w:szCs w:val="22"/>
              <w:lang w:eastAsia="en-GB"/>
              <w:rPrChange w:id="381" w:author="Guilherme Pessoa-Amorim [2]" w:date="2021-11-16T13:46:00Z">
                <w:rPr>
                  <w:ins w:id="382" w:author="Guilherme Pessoa-Amorim" w:date="2021-11-15T10:15:00Z"/>
                  <w:del w:id="383" w:author="Guilherme Pessoa-Amorim [2]" w:date="2021-11-15T11:51:00Z"/>
                  <w:rFonts w:eastAsiaTheme="minorEastAsia" w:cstheme="minorBidi"/>
                  <w:noProof/>
                  <w:sz w:val="22"/>
                  <w:szCs w:val="22"/>
                  <w:lang w:eastAsia="en-GB"/>
                </w:rPr>
              </w:rPrChange>
            </w:rPr>
            <w:pPrChange w:id="384" w:author="Guilherme Pessoa-Amorim [2]" w:date="2021-11-15T13:07:00Z">
              <w:pPr>
                <w:pStyle w:val="TOC3"/>
                <w:tabs>
                  <w:tab w:val="left" w:pos="1200"/>
                  <w:tab w:val="right" w:leader="dot" w:pos="9016"/>
                </w:tabs>
              </w:pPr>
            </w:pPrChange>
          </w:pPr>
          <w:ins w:id="385" w:author="Guilherme Pessoa-Amorim" w:date="2021-11-15T10:15:00Z">
            <w:del w:id="386" w:author="Guilherme Pessoa-Amorim [2]" w:date="2021-11-15T11:51:00Z">
              <w:r w:rsidRPr="00D9517A" w:rsidDel="000B7425">
                <w:rPr>
                  <w:rStyle w:val="Hyperlink"/>
                  <w:rFonts w:ascii="Mulish" w:hAnsi="Mulish"/>
                  <w:b/>
                  <w:noProof/>
                  <w:sz w:val="22"/>
                  <w:rPrChange w:id="387" w:author="Guilherme Pessoa-Amorim [2]" w:date="2021-11-16T13:46:00Z">
                    <w:rPr>
                      <w:rStyle w:val="Hyperlink"/>
                      <w:noProof/>
                    </w:rPr>
                  </w:rPrChange>
                </w:rPr>
                <w:delText>4.3.2.</w:delText>
              </w:r>
              <w:r w:rsidRPr="00D9517A" w:rsidDel="000B7425">
                <w:rPr>
                  <w:rFonts w:ascii="Mulish" w:eastAsiaTheme="minorEastAsia" w:hAnsi="Mulish"/>
                  <w:b/>
                  <w:noProof/>
                  <w:szCs w:val="22"/>
                  <w:lang w:eastAsia="en-GB"/>
                  <w:rPrChange w:id="38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389" w:author="Guilherme Pessoa-Amorim [2]" w:date="2021-11-16T13:46:00Z">
                    <w:rPr>
                      <w:rStyle w:val="Hyperlink"/>
                      <w:noProof/>
                    </w:rPr>
                  </w:rPrChange>
                </w:rPr>
                <w:delText>Overview of data sources</w:delText>
              </w:r>
              <w:r w:rsidRPr="00D9517A" w:rsidDel="000B7425">
                <w:rPr>
                  <w:rFonts w:ascii="Mulish" w:hAnsi="Mulish"/>
                  <w:b/>
                  <w:noProof/>
                  <w:webHidden/>
                  <w:sz w:val="22"/>
                  <w:rPrChange w:id="390" w:author="Guilherme Pessoa-Amorim [2]" w:date="2021-11-16T13:46:00Z">
                    <w:rPr>
                      <w:noProof/>
                      <w:webHidden/>
                    </w:rPr>
                  </w:rPrChange>
                </w:rPr>
                <w:tab/>
                <w:delText>7</w:delText>
              </w:r>
            </w:del>
          </w:ins>
        </w:p>
        <w:p w14:paraId="7840333C" w14:textId="3621A9B1" w:rsidR="00C451C0" w:rsidRPr="00D9517A" w:rsidDel="000B7425" w:rsidRDefault="00C451C0">
          <w:pPr>
            <w:pStyle w:val="TOC3"/>
            <w:tabs>
              <w:tab w:val="left" w:pos="1200"/>
              <w:tab w:val="right" w:leader="dot" w:pos="9016"/>
            </w:tabs>
            <w:spacing w:line="360" w:lineRule="auto"/>
            <w:rPr>
              <w:ins w:id="391" w:author="Guilherme Pessoa-Amorim" w:date="2021-11-15T10:15:00Z"/>
              <w:del w:id="392" w:author="Guilherme Pessoa-Amorim [2]" w:date="2021-11-15T11:51:00Z"/>
              <w:rFonts w:ascii="Mulish" w:eastAsiaTheme="minorEastAsia" w:hAnsi="Mulish" w:cstheme="minorBidi"/>
              <w:b/>
              <w:noProof/>
              <w:szCs w:val="22"/>
              <w:lang w:eastAsia="en-GB"/>
              <w:rPrChange w:id="393" w:author="Guilherme Pessoa-Amorim [2]" w:date="2021-11-16T13:46:00Z">
                <w:rPr>
                  <w:ins w:id="394" w:author="Guilherme Pessoa-Amorim" w:date="2021-11-15T10:15:00Z"/>
                  <w:del w:id="395" w:author="Guilherme Pessoa-Amorim [2]" w:date="2021-11-15T11:51:00Z"/>
                  <w:rFonts w:eastAsiaTheme="minorEastAsia" w:cstheme="minorBidi"/>
                  <w:noProof/>
                  <w:sz w:val="22"/>
                  <w:szCs w:val="22"/>
                  <w:lang w:eastAsia="en-GB"/>
                </w:rPr>
              </w:rPrChange>
            </w:rPr>
            <w:pPrChange w:id="396" w:author="Guilherme Pessoa-Amorim [2]" w:date="2021-11-15T13:07:00Z">
              <w:pPr>
                <w:pStyle w:val="TOC3"/>
                <w:tabs>
                  <w:tab w:val="left" w:pos="1200"/>
                  <w:tab w:val="right" w:leader="dot" w:pos="9016"/>
                </w:tabs>
              </w:pPr>
            </w:pPrChange>
          </w:pPr>
          <w:ins w:id="397" w:author="Guilherme Pessoa-Amorim" w:date="2021-11-15T10:15:00Z">
            <w:del w:id="398" w:author="Guilherme Pessoa-Amorim [2]" w:date="2021-11-15T11:51:00Z">
              <w:r w:rsidRPr="00D9517A" w:rsidDel="000B7425">
                <w:rPr>
                  <w:rStyle w:val="Hyperlink"/>
                  <w:rFonts w:ascii="Mulish" w:hAnsi="Mulish"/>
                  <w:b/>
                  <w:noProof/>
                  <w:sz w:val="22"/>
                  <w:rPrChange w:id="399" w:author="Guilherme Pessoa-Amorim [2]" w:date="2021-11-16T13:46:00Z">
                    <w:rPr>
                      <w:rStyle w:val="Hyperlink"/>
                      <w:noProof/>
                    </w:rPr>
                  </w:rPrChange>
                </w:rPr>
                <w:delText>4.3.3.</w:delText>
              </w:r>
              <w:r w:rsidRPr="00D9517A" w:rsidDel="000B7425">
                <w:rPr>
                  <w:rFonts w:ascii="Mulish" w:eastAsiaTheme="minorEastAsia" w:hAnsi="Mulish"/>
                  <w:b/>
                  <w:noProof/>
                  <w:szCs w:val="22"/>
                  <w:lang w:eastAsia="en-GB"/>
                  <w:rPrChange w:id="40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01" w:author="Guilherme Pessoa-Amorim [2]" w:date="2021-11-16T13:46:00Z">
                    <w:rPr>
                      <w:rStyle w:val="Hyperlink"/>
                      <w:noProof/>
                    </w:rPr>
                  </w:rPrChange>
                </w:rPr>
                <w:delText>Definition of study outcomes</w:delText>
              </w:r>
              <w:r w:rsidRPr="00D9517A" w:rsidDel="000B7425">
                <w:rPr>
                  <w:rFonts w:ascii="Mulish" w:hAnsi="Mulish"/>
                  <w:b/>
                  <w:noProof/>
                  <w:webHidden/>
                  <w:sz w:val="22"/>
                  <w:rPrChange w:id="402" w:author="Guilherme Pessoa-Amorim [2]" w:date="2021-11-16T13:46:00Z">
                    <w:rPr>
                      <w:noProof/>
                      <w:webHidden/>
                    </w:rPr>
                  </w:rPrChange>
                </w:rPr>
                <w:tab/>
                <w:delText>9</w:delText>
              </w:r>
            </w:del>
          </w:ins>
        </w:p>
        <w:p w14:paraId="51FA7FD4" w14:textId="623B29AE" w:rsidR="00C451C0" w:rsidRPr="00D9517A" w:rsidDel="000B7425" w:rsidRDefault="00C451C0">
          <w:pPr>
            <w:pStyle w:val="TOC3"/>
            <w:tabs>
              <w:tab w:val="left" w:pos="1200"/>
              <w:tab w:val="right" w:leader="dot" w:pos="9016"/>
            </w:tabs>
            <w:spacing w:line="360" w:lineRule="auto"/>
            <w:rPr>
              <w:ins w:id="403" w:author="Guilherme Pessoa-Amorim" w:date="2021-11-15T10:15:00Z"/>
              <w:del w:id="404" w:author="Guilherme Pessoa-Amorim [2]" w:date="2021-11-15T11:51:00Z"/>
              <w:rFonts w:ascii="Mulish" w:eastAsiaTheme="minorEastAsia" w:hAnsi="Mulish" w:cstheme="minorBidi"/>
              <w:b/>
              <w:noProof/>
              <w:szCs w:val="22"/>
              <w:lang w:eastAsia="en-GB"/>
              <w:rPrChange w:id="405" w:author="Guilherme Pessoa-Amorim [2]" w:date="2021-11-16T13:46:00Z">
                <w:rPr>
                  <w:ins w:id="406" w:author="Guilherme Pessoa-Amorim" w:date="2021-11-15T10:15:00Z"/>
                  <w:del w:id="407" w:author="Guilherme Pessoa-Amorim [2]" w:date="2021-11-15T11:51:00Z"/>
                  <w:rFonts w:eastAsiaTheme="minorEastAsia" w:cstheme="minorBidi"/>
                  <w:noProof/>
                  <w:sz w:val="22"/>
                  <w:szCs w:val="22"/>
                  <w:lang w:eastAsia="en-GB"/>
                </w:rPr>
              </w:rPrChange>
            </w:rPr>
            <w:pPrChange w:id="408" w:author="Guilherme Pessoa-Amorim [2]" w:date="2021-11-15T13:07:00Z">
              <w:pPr>
                <w:pStyle w:val="TOC3"/>
                <w:tabs>
                  <w:tab w:val="left" w:pos="1200"/>
                  <w:tab w:val="right" w:leader="dot" w:pos="9016"/>
                </w:tabs>
              </w:pPr>
            </w:pPrChange>
          </w:pPr>
          <w:ins w:id="409" w:author="Guilherme Pessoa-Amorim" w:date="2021-11-15T10:15:00Z">
            <w:del w:id="410" w:author="Guilherme Pessoa-Amorim [2]" w:date="2021-11-15T11:51:00Z">
              <w:r w:rsidRPr="00D9517A" w:rsidDel="000B7425">
                <w:rPr>
                  <w:rStyle w:val="Hyperlink"/>
                  <w:rFonts w:ascii="Mulish" w:hAnsi="Mulish"/>
                  <w:b/>
                  <w:noProof/>
                  <w:sz w:val="22"/>
                  <w:rPrChange w:id="411" w:author="Guilherme Pessoa-Amorim [2]" w:date="2021-11-16T13:46:00Z">
                    <w:rPr>
                      <w:rStyle w:val="Hyperlink"/>
                      <w:noProof/>
                    </w:rPr>
                  </w:rPrChange>
                </w:rPr>
                <w:delText>4.3.4.</w:delText>
              </w:r>
              <w:r w:rsidRPr="00D9517A" w:rsidDel="000B7425">
                <w:rPr>
                  <w:rFonts w:ascii="Mulish" w:eastAsiaTheme="minorEastAsia" w:hAnsi="Mulish"/>
                  <w:b/>
                  <w:noProof/>
                  <w:szCs w:val="22"/>
                  <w:lang w:eastAsia="en-GB"/>
                  <w:rPrChange w:id="412"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13" w:author="Guilherme Pessoa-Amorim [2]" w:date="2021-11-16T13:46:00Z">
                    <w:rPr>
                      <w:rStyle w:val="Hyperlink"/>
                      <w:noProof/>
                    </w:rPr>
                  </w:rPrChange>
                </w:rPr>
                <w:delText>Main study hypothesis</w:delText>
              </w:r>
              <w:r w:rsidRPr="00D9517A" w:rsidDel="000B7425">
                <w:rPr>
                  <w:rFonts w:ascii="Mulish" w:hAnsi="Mulish"/>
                  <w:b/>
                  <w:noProof/>
                  <w:webHidden/>
                  <w:sz w:val="22"/>
                  <w:rPrChange w:id="414" w:author="Guilherme Pessoa-Amorim [2]" w:date="2021-11-16T13:46:00Z">
                    <w:rPr>
                      <w:noProof/>
                      <w:webHidden/>
                    </w:rPr>
                  </w:rPrChange>
                </w:rPr>
                <w:tab/>
                <w:delText>12</w:delText>
              </w:r>
            </w:del>
          </w:ins>
        </w:p>
        <w:p w14:paraId="1206CBC0" w14:textId="21057430" w:rsidR="00C451C0" w:rsidRPr="00D9517A" w:rsidDel="000B7425" w:rsidRDefault="00C451C0">
          <w:pPr>
            <w:pStyle w:val="TOC3"/>
            <w:tabs>
              <w:tab w:val="left" w:pos="1200"/>
              <w:tab w:val="right" w:leader="dot" w:pos="9016"/>
            </w:tabs>
            <w:spacing w:line="360" w:lineRule="auto"/>
            <w:rPr>
              <w:ins w:id="415" w:author="Guilherme Pessoa-Amorim" w:date="2021-11-15T10:15:00Z"/>
              <w:del w:id="416" w:author="Guilherme Pessoa-Amorim [2]" w:date="2021-11-15T11:51:00Z"/>
              <w:rFonts w:ascii="Mulish" w:eastAsiaTheme="minorEastAsia" w:hAnsi="Mulish" w:cstheme="minorBidi"/>
              <w:b/>
              <w:noProof/>
              <w:szCs w:val="22"/>
              <w:lang w:eastAsia="en-GB"/>
              <w:rPrChange w:id="417" w:author="Guilherme Pessoa-Amorim [2]" w:date="2021-11-16T13:46:00Z">
                <w:rPr>
                  <w:ins w:id="418" w:author="Guilherme Pessoa-Amorim" w:date="2021-11-15T10:15:00Z"/>
                  <w:del w:id="419" w:author="Guilherme Pessoa-Amorim [2]" w:date="2021-11-15T11:51:00Z"/>
                  <w:rFonts w:eastAsiaTheme="minorEastAsia" w:cstheme="minorBidi"/>
                  <w:noProof/>
                  <w:sz w:val="22"/>
                  <w:szCs w:val="22"/>
                  <w:lang w:eastAsia="en-GB"/>
                </w:rPr>
              </w:rPrChange>
            </w:rPr>
            <w:pPrChange w:id="420" w:author="Guilherme Pessoa-Amorim [2]" w:date="2021-11-15T13:07:00Z">
              <w:pPr>
                <w:pStyle w:val="TOC3"/>
                <w:tabs>
                  <w:tab w:val="left" w:pos="1200"/>
                  <w:tab w:val="right" w:leader="dot" w:pos="9016"/>
                </w:tabs>
              </w:pPr>
            </w:pPrChange>
          </w:pPr>
          <w:ins w:id="421" w:author="Guilherme Pessoa-Amorim" w:date="2021-11-15T10:15:00Z">
            <w:del w:id="422" w:author="Guilherme Pessoa-Amorim [2]" w:date="2021-11-15T11:51:00Z">
              <w:r w:rsidRPr="00D9517A" w:rsidDel="000B7425">
                <w:rPr>
                  <w:rStyle w:val="Hyperlink"/>
                  <w:rFonts w:ascii="Mulish" w:hAnsi="Mulish"/>
                  <w:b/>
                  <w:noProof/>
                  <w:sz w:val="22"/>
                  <w:rPrChange w:id="423" w:author="Guilherme Pessoa-Amorim [2]" w:date="2021-11-16T13:46:00Z">
                    <w:rPr>
                      <w:rStyle w:val="Hyperlink"/>
                      <w:noProof/>
                    </w:rPr>
                  </w:rPrChange>
                </w:rPr>
                <w:delText>4.3.5.</w:delText>
              </w:r>
              <w:r w:rsidRPr="00D9517A" w:rsidDel="000B7425">
                <w:rPr>
                  <w:rFonts w:ascii="Mulish" w:eastAsiaTheme="minorEastAsia" w:hAnsi="Mulish"/>
                  <w:b/>
                  <w:noProof/>
                  <w:szCs w:val="22"/>
                  <w:lang w:eastAsia="en-GB"/>
                  <w:rPrChange w:id="424"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25" w:author="Guilherme Pessoa-Amorim [2]" w:date="2021-11-16T13:46:00Z">
                    <w:rPr>
                      <w:rStyle w:val="Hyperlink"/>
                      <w:noProof/>
                    </w:rPr>
                  </w:rPrChange>
                </w:rPr>
                <w:delText>Analysis populations and sample size</w:delText>
              </w:r>
              <w:r w:rsidRPr="00D9517A" w:rsidDel="000B7425">
                <w:rPr>
                  <w:rFonts w:ascii="Mulish" w:hAnsi="Mulish"/>
                  <w:b/>
                  <w:noProof/>
                  <w:webHidden/>
                  <w:sz w:val="22"/>
                  <w:rPrChange w:id="426" w:author="Guilherme Pessoa-Amorim [2]" w:date="2021-11-16T13:46:00Z">
                    <w:rPr>
                      <w:noProof/>
                      <w:webHidden/>
                    </w:rPr>
                  </w:rPrChange>
                </w:rPr>
                <w:tab/>
                <w:delText>12</w:delText>
              </w:r>
            </w:del>
          </w:ins>
        </w:p>
        <w:p w14:paraId="29C32F29" w14:textId="65E1B651" w:rsidR="00C451C0" w:rsidRPr="00D9517A" w:rsidDel="000B7425" w:rsidRDefault="00C451C0">
          <w:pPr>
            <w:pStyle w:val="TOC3"/>
            <w:tabs>
              <w:tab w:val="left" w:pos="1200"/>
              <w:tab w:val="right" w:leader="dot" w:pos="9016"/>
            </w:tabs>
            <w:spacing w:line="360" w:lineRule="auto"/>
            <w:rPr>
              <w:ins w:id="427" w:author="Guilherme Pessoa-Amorim" w:date="2021-11-15T10:15:00Z"/>
              <w:del w:id="428" w:author="Guilherme Pessoa-Amorim [2]" w:date="2021-11-15T11:51:00Z"/>
              <w:rFonts w:ascii="Mulish" w:eastAsiaTheme="minorEastAsia" w:hAnsi="Mulish" w:cstheme="minorBidi"/>
              <w:b/>
              <w:noProof/>
              <w:szCs w:val="22"/>
              <w:lang w:eastAsia="en-GB"/>
              <w:rPrChange w:id="429" w:author="Guilherme Pessoa-Amorim [2]" w:date="2021-11-16T13:46:00Z">
                <w:rPr>
                  <w:ins w:id="430" w:author="Guilherme Pessoa-Amorim" w:date="2021-11-15T10:15:00Z"/>
                  <w:del w:id="431" w:author="Guilherme Pessoa-Amorim [2]" w:date="2021-11-15T11:51:00Z"/>
                  <w:rFonts w:eastAsiaTheme="minorEastAsia" w:cstheme="minorBidi"/>
                  <w:noProof/>
                  <w:sz w:val="22"/>
                  <w:szCs w:val="22"/>
                  <w:lang w:eastAsia="en-GB"/>
                </w:rPr>
              </w:rPrChange>
            </w:rPr>
            <w:pPrChange w:id="432" w:author="Guilherme Pessoa-Amorim [2]" w:date="2021-11-15T13:07:00Z">
              <w:pPr>
                <w:pStyle w:val="TOC3"/>
                <w:tabs>
                  <w:tab w:val="left" w:pos="1200"/>
                  <w:tab w:val="right" w:leader="dot" w:pos="9016"/>
                </w:tabs>
              </w:pPr>
            </w:pPrChange>
          </w:pPr>
          <w:ins w:id="433" w:author="Guilherme Pessoa-Amorim" w:date="2021-11-15T10:15:00Z">
            <w:del w:id="434" w:author="Guilherme Pessoa-Amorim [2]" w:date="2021-11-15T11:51:00Z">
              <w:r w:rsidRPr="00D9517A" w:rsidDel="000B7425">
                <w:rPr>
                  <w:rStyle w:val="Hyperlink"/>
                  <w:rFonts w:ascii="Mulish" w:hAnsi="Mulish"/>
                  <w:b/>
                  <w:noProof/>
                  <w:sz w:val="22"/>
                  <w:rPrChange w:id="435" w:author="Guilherme Pessoa-Amorim [2]" w:date="2021-11-16T13:46:00Z">
                    <w:rPr>
                      <w:rStyle w:val="Hyperlink"/>
                      <w:noProof/>
                    </w:rPr>
                  </w:rPrChange>
                </w:rPr>
                <w:delText>4.3.6.</w:delText>
              </w:r>
              <w:r w:rsidRPr="00D9517A" w:rsidDel="000B7425">
                <w:rPr>
                  <w:rFonts w:ascii="Mulish" w:eastAsiaTheme="minorEastAsia" w:hAnsi="Mulish"/>
                  <w:b/>
                  <w:noProof/>
                  <w:szCs w:val="22"/>
                  <w:lang w:eastAsia="en-GB"/>
                  <w:rPrChange w:id="436"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37" w:author="Guilherme Pessoa-Amorim [2]" w:date="2021-11-16T13:46:00Z">
                    <w:rPr>
                      <w:rStyle w:val="Hyperlink"/>
                      <w:noProof/>
                    </w:rPr>
                  </w:rPrChange>
                </w:rPr>
                <w:delText>Definition of drugs of interest</w:delText>
              </w:r>
              <w:r w:rsidRPr="00D9517A" w:rsidDel="000B7425">
                <w:rPr>
                  <w:rFonts w:ascii="Mulish" w:hAnsi="Mulish"/>
                  <w:b/>
                  <w:noProof/>
                  <w:webHidden/>
                  <w:sz w:val="22"/>
                  <w:rPrChange w:id="438" w:author="Guilherme Pessoa-Amorim [2]" w:date="2021-11-16T13:46:00Z">
                    <w:rPr>
                      <w:noProof/>
                      <w:webHidden/>
                    </w:rPr>
                  </w:rPrChange>
                </w:rPr>
                <w:tab/>
                <w:delText>12</w:delText>
              </w:r>
            </w:del>
          </w:ins>
        </w:p>
        <w:p w14:paraId="3FF50A64" w14:textId="2B0A10D2" w:rsidR="00C451C0" w:rsidRPr="00D9517A" w:rsidDel="000B7425" w:rsidRDefault="00C451C0">
          <w:pPr>
            <w:pStyle w:val="TOC3"/>
            <w:tabs>
              <w:tab w:val="left" w:pos="1200"/>
              <w:tab w:val="right" w:leader="dot" w:pos="9016"/>
            </w:tabs>
            <w:spacing w:line="360" w:lineRule="auto"/>
            <w:rPr>
              <w:ins w:id="439" w:author="Guilherme Pessoa-Amorim" w:date="2021-11-15T10:15:00Z"/>
              <w:del w:id="440" w:author="Guilherme Pessoa-Amorim [2]" w:date="2021-11-15T11:51:00Z"/>
              <w:rFonts w:ascii="Mulish" w:eastAsiaTheme="minorEastAsia" w:hAnsi="Mulish" w:cstheme="minorBidi"/>
              <w:b/>
              <w:noProof/>
              <w:szCs w:val="22"/>
              <w:lang w:eastAsia="en-GB"/>
              <w:rPrChange w:id="441" w:author="Guilherme Pessoa-Amorim [2]" w:date="2021-11-16T13:46:00Z">
                <w:rPr>
                  <w:ins w:id="442" w:author="Guilherme Pessoa-Amorim" w:date="2021-11-15T10:15:00Z"/>
                  <w:del w:id="443" w:author="Guilherme Pessoa-Amorim [2]" w:date="2021-11-15T11:51:00Z"/>
                  <w:rFonts w:eastAsiaTheme="minorEastAsia" w:cstheme="minorBidi"/>
                  <w:noProof/>
                  <w:sz w:val="22"/>
                  <w:szCs w:val="22"/>
                  <w:lang w:eastAsia="en-GB"/>
                </w:rPr>
              </w:rPrChange>
            </w:rPr>
            <w:pPrChange w:id="444" w:author="Guilherme Pessoa-Amorim [2]" w:date="2021-11-15T13:07:00Z">
              <w:pPr>
                <w:pStyle w:val="TOC3"/>
                <w:tabs>
                  <w:tab w:val="left" w:pos="1200"/>
                  <w:tab w:val="right" w:leader="dot" w:pos="9016"/>
                </w:tabs>
              </w:pPr>
            </w:pPrChange>
          </w:pPr>
          <w:ins w:id="445" w:author="Guilherme Pessoa-Amorim" w:date="2021-11-15T10:15:00Z">
            <w:del w:id="446" w:author="Guilherme Pessoa-Amorim [2]" w:date="2021-11-15T11:51:00Z">
              <w:r w:rsidRPr="00D9517A" w:rsidDel="000B7425">
                <w:rPr>
                  <w:rStyle w:val="Hyperlink"/>
                  <w:rFonts w:ascii="Mulish" w:hAnsi="Mulish"/>
                  <w:b/>
                  <w:noProof/>
                  <w:sz w:val="22"/>
                  <w:rPrChange w:id="447" w:author="Guilherme Pessoa-Amorim [2]" w:date="2021-11-16T13:46:00Z">
                    <w:rPr>
                      <w:rStyle w:val="Hyperlink"/>
                      <w:noProof/>
                    </w:rPr>
                  </w:rPrChange>
                </w:rPr>
                <w:delText>4.3.7.</w:delText>
              </w:r>
              <w:r w:rsidRPr="00D9517A" w:rsidDel="000B7425">
                <w:rPr>
                  <w:rFonts w:ascii="Mulish" w:eastAsiaTheme="minorEastAsia" w:hAnsi="Mulish"/>
                  <w:b/>
                  <w:noProof/>
                  <w:szCs w:val="22"/>
                  <w:lang w:eastAsia="en-GB"/>
                  <w:rPrChange w:id="44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49" w:author="Guilherme Pessoa-Amorim [2]" w:date="2021-11-16T13:46:00Z">
                    <w:rPr>
                      <w:rStyle w:val="Hyperlink"/>
                      <w:noProof/>
                    </w:rPr>
                  </w:rPrChange>
                </w:rPr>
                <w:delText>Derivation of drug groups and codelists</w:delText>
              </w:r>
              <w:r w:rsidRPr="00D9517A" w:rsidDel="000B7425">
                <w:rPr>
                  <w:rFonts w:ascii="Mulish" w:hAnsi="Mulish"/>
                  <w:b/>
                  <w:noProof/>
                  <w:webHidden/>
                  <w:sz w:val="22"/>
                  <w:rPrChange w:id="450" w:author="Guilherme Pessoa-Amorim [2]" w:date="2021-11-16T13:46:00Z">
                    <w:rPr>
                      <w:noProof/>
                      <w:webHidden/>
                    </w:rPr>
                  </w:rPrChange>
                </w:rPr>
                <w:tab/>
                <w:delText>16</w:delText>
              </w:r>
            </w:del>
          </w:ins>
        </w:p>
        <w:p w14:paraId="369C77A5" w14:textId="5A34E60E" w:rsidR="00C451C0" w:rsidRPr="00D9517A" w:rsidDel="000B7425" w:rsidRDefault="00C451C0">
          <w:pPr>
            <w:pStyle w:val="TOC3"/>
            <w:tabs>
              <w:tab w:val="left" w:pos="1200"/>
              <w:tab w:val="right" w:leader="dot" w:pos="9016"/>
            </w:tabs>
            <w:spacing w:line="360" w:lineRule="auto"/>
            <w:rPr>
              <w:ins w:id="451" w:author="Guilherme Pessoa-Amorim" w:date="2021-11-15T10:15:00Z"/>
              <w:del w:id="452" w:author="Guilherme Pessoa-Amorim [2]" w:date="2021-11-15T11:51:00Z"/>
              <w:rFonts w:ascii="Mulish" w:eastAsiaTheme="minorEastAsia" w:hAnsi="Mulish" w:cstheme="minorBidi"/>
              <w:b/>
              <w:noProof/>
              <w:szCs w:val="22"/>
              <w:lang w:eastAsia="en-GB"/>
              <w:rPrChange w:id="453" w:author="Guilherme Pessoa-Amorim [2]" w:date="2021-11-16T13:46:00Z">
                <w:rPr>
                  <w:ins w:id="454" w:author="Guilherme Pessoa-Amorim" w:date="2021-11-15T10:15:00Z"/>
                  <w:del w:id="455" w:author="Guilherme Pessoa-Amorim [2]" w:date="2021-11-15T11:51:00Z"/>
                  <w:rFonts w:eastAsiaTheme="minorEastAsia" w:cstheme="minorBidi"/>
                  <w:noProof/>
                  <w:sz w:val="22"/>
                  <w:szCs w:val="22"/>
                  <w:lang w:eastAsia="en-GB"/>
                </w:rPr>
              </w:rPrChange>
            </w:rPr>
            <w:pPrChange w:id="456" w:author="Guilherme Pessoa-Amorim [2]" w:date="2021-11-15T13:07:00Z">
              <w:pPr>
                <w:pStyle w:val="TOC3"/>
                <w:tabs>
                  <w:tab w:val="left" w:pos="1200"/>
                  <w:tab w:val="right" w:leader="dot" w:pos="9016"/>
                </w:tabs>
              </w:pPr>
            </w:pPrChange>
          </w:pPr>
          <w:ins w:id="457" w:author="Guilherme Pessoa-Amorim" w:date="2021-11-15T10:15:00Z">
            <w:del w:id="458" w:author="Guilherme Pessoa-Amorim [2]" w:date="2021-11-15T11:51:00Z">
              <w:r w:rsidRPr="00D9517A" w:rsidDel="000B7425">
                <w:rPr>
                  <w:rStyle w:val="Hyperlink"/>
                  <w:rFonts w:ascii="Mulish" w:hAnsi="Mulish"/>
                  <w:b/>
                  <w:noProof/>
                  <w:sz w:val="22"/>
                  <w:rPrChange w:id="459" w:author="Guilherme Pessoa-Amorim [2]" w:date="2021-11-16T13:46:00Z">
                    <w:rPr>
                      <w:rStyle w:val="Hyperlink"/>
                      <w:noProof/>
                    </w:rPr>
                  </w:rPrChange>
                </w:rPr>
                <w:delText>4.3.8.</w:delText>
              </w:r>
              <w:r w:rsidRPr="00D9517A" w:rsidDel="000B7425">
                <w:rPr>
                  <w:rFonts w:ascii="Mulish" w:eastAsiaTheme="minorEastAsia" w:hAnsi="Mulish"/>
                  <w:b/>
                  <w:noProof/>
                  <w:szCs w:val="22"/>
                  <w:lang w:eastAsia="en-GB"/>
                  <w:rPrChange w:id="46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61" w:author="Guilherme Pessoa-Amorim [2]" w:date="2021-11-16T13:46:00Z">
                    <w:rPr>
                      <w:rStyle w:val="Hyperlink"/>
                      <w:noProof/>
                    </w:rPr>
                  </w:rPrChange>
                </w:rPr>
                <w:delText>Definition of criterion standards</w:delText>
              </w:r>
              <w:r w:rsidRPr="00D9517A" w:rsidDel="000B7425">
                <w:rPr>
                  <w:rFonts w:ascii="Mulish" w:hAnsi="Mulish"/>
                  <w:b/>
                  <w:noProof/>
                  <w:webHidden/>
                  <w:sz w:val="22"/>
                  <w:rPrChange w:id="462" w:author="Guilherme Pessoa-Amorim [2]" w:date="2021-11-16T13:46:00Z">
                    <w:rPr>
                      <w:noProof/>
                      <w:webHidden/>
                    </w:rPr>
                  </w:rPrChange>
                </w:rPr>
                <w:tab/>
                <w:delText>18</w:delText>
              </w:r>
            </w:del>
          </w:ins>
        </w:p>
        <w:p w14:paraId="2BA6BC33" w14:textId="10B74A44" w:rsidR="00C451C0" w:rsidRPr="00D9517A" w:rsidDel="000B7425" w:rsidRDefault="00C451C0">
          <w:pPr>
            <w:pStyle w:val="TOC3"/>
            <w:tabs>
              <w:tab w:val="left" w:pos="1200"/>
              <w:tab w:val="right" w:leader="dot" w:pos="9016"/>
            </w:tabs>
            <w:spacing w:line="360" w:lineRule="auto"/>
            <w:rPr>
              <w:ins w:id="463" w:author="Guilherme Pessoa-Amorim" w:date="2021-11-15T10:15:00Z"/>
              <w:del w:id="464" w:author="Guilherme Pessoa-Amorim [2]" w:date="2021-11-15T11:51:00Z"/>
              <w:rFonts w:ascii="Mulish" w:eastAsiaTheme="minorEastAsia" w:hAnsi="Mulish" w:cstheme="minorBidi"/>
              <w:b/>
              <w:noProof/>
              <w:szCs w:val="22"/>
              <w:lang w:eastAsia="en-GB"/>
              <w:rPrChange w:id="465" w:author="Guilherme Pessoa-Amorim [2]" w:date="2021-11-16T13:46:00Z">
                <w:rPr>
                  <w:ins w:id="466" w:author="Guilherme Pessoa-Amorim" w:date="2021-11-15T10:15:00Z"/>
                  <w:del w:id="467" w:author="Guilherme Pessoa-Amorim [2]" w:date="2021-11-15T11:51:00Z"/>
                  <w:rFonts w:eastAsiaTheme="minorEastAsia" w:cstheme="minorBidi"/>
                  <w:noProof/>
                  <w:sz w:val="22"/>
                  <w:szCs w:val="22"/>
                  <w:lang w:eastAsia="en-GB"/>
                </w:rPr>
              </w:rPrChange>
            </w:rPr>
            <w:pPrChange w:id="468" w:author="Guilherme Pessoa-Amorim [2]" w:date="2021-11-15T13:07:00Z">
              <w:pPr>
                <w:pStyle w:val="TOC3"/>
                <w:tabs>
                  <w:tab w:val="left" w:pos="1200"/>
                  <w:tab w:val="right" w:leader="dot" w:pos="9016"/>
                </w:tabs>
              </w:pPr>
            </w:pPrChange>
          </w:pPr>
          <w:ins w:id="469" w:author="Guilherme Pessoa-Amorim" w:date="2021-11-15T10:15:00Z">
            <w:del w:id="470" w:author="Guilherme Pessoa-Amorim [2]" w:date="2021-11-15T11:51:00Z">
              <w:r w:rsidRPr="00D9517A" w:rsidDel="000B7425">
                <w:rPr>
                  <w:rStyle w:val="Hyperlink"/>
                  <w:rFonts w:ascii="Mulish" w:hAnsi="Mulish"/>
                  <w:b/>
                  <w:noProof/>
                  <w:sz w:val="22"/>
                  <w:rPrChange w:id="471" w:author="Guilherme Pessoa-Amorim [2]" w:date="2021-11-16T13:46:00Z">
                    <w:rPr>
                      <w:rStyle w:val="Hyperlink"/>
                      <w:noProof/>
                    </w:rPr>
                  </w:rPrChange>
                </w:rPr>
                <w:delText>4.3.9.</w:delText>
              </w:r>
              <w:r w:rsidRPr="00D9517A" w:rsidDel="000B7425">
                <w:rPr>
                  <w:rFonts w:ascii="Mulish" w:eastAsiaTheme="minorEastAsia" w:hAnsi="Mulish"/>
                  <w:b/>
                  <w:noProof/>
                  <w:szCs w:val="22"/>
                  <w:lang w:eastAsia="en-GB"/>
                  <w:rPrChange w:id="472"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noProof/>
                  <w:sz w:val="22"/>
                  <w:rPrChange w:id="473" w:author="Guilherme Pessoa-Amorim [2]" w:date="2021-11-16T13:46:00Z">
                    <w:rPr>
                      <w:rStyle w:val="Hyperlink"/>
                      <w:noProof/>
                    </w:rPr>
                  </w:rPrChange>
                </w:rPr>
                <w:delText>Definition of time periods and time points</w:delText>
              </w:r>
              <w:r w:rsidRPr="00D9517A" w:rsidDel="000B7425">
                <w:rPr>
                  <w:rFonts w:ascii="Mulish" w:hAnsi="Mulish"/>
                  <w:b/>
                  <w:noProof/>
                  <w:webHidden/>
                  <w:sz w:val="22"/>
                  <w:rPrChange w:id="474" w:author="Guilherme Pessoa-Amorim [2]" w:date="2021-11-16T13:46:00Z">
                    <w:rPr>
                      <w:noProof/>
                      <w:webHidden/>
                    </w:rPr>
                  </w:rPrChange>
                </w:rPr>
                <w:tab/>
                <w:delText>18</w:delText>
              </w:r>
            </w:del>
          </w:ins>
        </w:p>
        <w:p w14:paraId="368EC067" w14:textId="68B547EF" w:rsidR="00C451C0" w:rsidRPr="00D9517A" w:rsidDel="000B7425" w:rsidRDefault="00C451C0">
          <w:pPr>
            <w:pStyle w:val="TOC1"/>
            <w:tabs>
              <w:tab w:val="left" w:pos="480"/>
              <w:tab w:val="right" w:leader="dot" w:pos="9016"/>
            </w:tabs>
            <w:spacing w:line="360" w:lineRule="auto"/>
            <w:rPr>
              <w:ins w:id="475" w:author="Guilherme Pessoa-Amorim" w:date="2021-11-15T10:15:00Z"/>
              <w:del w:id="476" w:author="Guilherme Pessoa-Amorim [2]" w:date="2021-11-15T11:51:00Z"/>
              <w:rFonts w:ascii="Mulish" w:eastAsiaTheme="minorEastAsia" w:hAnsi="Mulish" w:cstheme="minorBidi"/>
              <w:bCs w:val="0"/>
              <w:i w:val="0"/>
              <w:iCs w:val="0"/>
              <w:noProof/>
              <w:sz w:val="20"/>
              <w:szCs w:val="22"/>
              <w:lang w:eastAsia="en-GB"/>
              <w:rPrChange w:id="477" w:author="Guilherme Pessoa-Amorim [2]" w:date="2021-11-16T13:46:00Z">
                <w:rPr>
                  <w:ins w:id="478" w:author="Guilherme Pessoa-Amorim" w:date="2021-11-15T10:15:00Z"/>
                  <w:del w:id="479" w:author="Guilherme Pessoa-Amorim [2]" w:date="2021-11-15T11:51:00Z"/>
                  <w:rFonts w:eastAsiaTheme="minorEastAsia" w:cstheme="minorBidi"/>
                  <w:b w:val="0"/>
                  <w:bCs w:val="0"/>
                  <w:i w:val="0"/>
                  <w:iCs w:val="0"/>
                  <w:noProof/>
                  <w:sz w:val="22"/>
                  <w:szCs w:val="22"/>
                  <w:lang w:eastAsia="en-GB"/>
                </w:rPr>
              </w:rPrChange>
            </w:rPr>
            <w:pPrChange w:id="480" w:author="Guilherme Pessoa-Amorim [2]" w:date="2021-11-15T13:07:00Z">
              <w:pPr>
                <w:pStyle w:val="TOC1"/>
                <w:tabs>
                  <w:tab w:val="left" w:pos="480"/>
                  <w:tab w:val="right" w:leader="dot" w:pos="9016"/>
                </w:tabs>
              </w:pPr>
            </w:pPrChange>
          </w:pPr>
          <w:ins w:id="481" w:author="Guilherme Pessoa-Amorim" w:date="2021-11-15T10:15:00Z">
            <w:del w:id="482" w:author="Guilherme Pessoa-Amorim [2]" w:date="2021-11-15T11:51:00Z">
              <w:r w:rsidRPr="00D9517A" w:rsidDel="000B7425">
                <w:rPr>
                  <w:rStyle w:val="Hyperlink"/>
                  <w:rFonts w:ascii="Mulish" w:hAnsi="Mulish"/>
                  <w:b w:val="0"/>
                  <w:bCs w:val="0"/>
                  <w:i w:val="0"/>
                  <w:iCs w:val="0"/>
                  <w:noProof/>
                  <w:sz w:val="22"/>
                  <w:rPrChange w:id="483" w:author="Guilherme Pessoa-Amorim [2]" w:date="2021-11-16T13:46:00Z">
                    <w:rPr>
                      <w:rStyle w:val="Hyperlink"/>
                      <w:b w:val="0"/>
                      <w:bCs w:val="0"/>
                      <w:i w:val="0"/>
                      <w:iCs w:val="0"/>
                      <w:noProof/>
                    </w:rPr>
                  </w:rPrChange>
                </w:rPr>
                <w:delText>5.</w:delText>
              </w:r>
              <w:r w:rsidRPr="00D9517A" w:rsidDel="000B7425">
                <w:rPr>
                  <w:rFonts w:ascii="Mulish" w:eastAsiaTheme="minorEastAsia" w:hAnsi="Mulish"/>
                  <w:noProof/>
                  <w:sz w:val="20"/>
                  <w:szCs w:val="22"/>
                  <w:lang w:eastAsia="en-GB"/>
                  <w:rPrChange w:id="484"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485" w:author="Guilherme Pessoa-Amorim [2]" w:date="2021-11-16T13:46:00Z">
                    <w:rPr>
                      <w:rStyle w:val="Hyperlink"/>
                      <w:b w:val="0"/>
                      <w:bCs w:val="0"/>
                      <w:i w:val="0"/>
                      <w:iCs w:val="0"/>
                      <w:noProof/>
                    </w:rPr>
                  </w:rPrChange>
                </w:rPr>
                <w:delText>Descriptive analyses</w:delText>
              </w:r>
              <w:r w:rsidRPr="00D9517A" w:rsidDel="000B7425">
                <w:rPr>
                  <w:rFonts w:ascii="Mulish" w:hAnsi="Mulish"/>
                  <w:b w:val="0"/>
                  <w:bCs w:val="0"/>
                  <w:i w:val="0"/>
                  <w:iCs w:val="0"/>
                  <w:noProof/>
                  <w:webHidden/>
                  <w:sz w:val="22"/>
                  <w:rPrChange w:id="486" w:author="Guilherme Pessoa-Amorim [2]" w:date="2021-11-16T13:46:00Z">
                    <w:rPr>
                      <w:b w:val="0"/>
                      <w:bCs w:val="0"/>
                      <w:i w:val="0"/>
                      <w:iCs w:val="0"/>
                      <w:noProof/>
                      <w:webHidden/>
                    </w:rPr>
                  </w:rPrChange>
                </w:rPr>
                <w:tab/>
                <w:delText>22</w:delText>
              </w:r>
            </w:del>
          </w:ins>
        </w:p>
        <w:p w14:paraId="1D77FB06" w14:textId="297307BB" w:rsidR="00C451C0" w:rsidRPr="00D9517A" w:rsidDel="000B7425" w:rsidRDefault="00C451C0">
          <w:pPr>
            <w:pStyle w:val="TOC2"/>
            <w:tabs>
              <w:tab w:val="left" w:pos="960"/>
              <w:tab w:val="right" w:leader="dot" w:pos="9016"/>
            </w:tabs>
            <w:spacing w:line="360" w:lineRule="auto"/>
            <w:rPr>
              <w:ins w:id="487" w:author="Guilherme Pessoa-Amorim" w:date="2021-11-15T10:15:00Z"/>
              <w:del w:id="488" w:author="Guilherme Pessoa-Amorim [2]" w:date="2021-11-15T11:51:00Z"/>
              <w:rFonts w:ascii="Mulish" w:eastAsiaTheme="minorEastAsia" w:hAnsi="Mulish" w:cstheme="minorBidi"/>
              <w:bCs w:val="0"/>
              <w:noProof/>
              <w:lang w:eastAsia="en-GB"/>
              <w:rPrChange w:id="489" w:author="Guilherme Pessoa-Amorim [2]" w:date="2021-11-16T13:46:00Z">
                <w:rPr>
                  <w:ins w:id="490" w:author="Guilherme Pessoa-Amorim" w:date="2021-11-15T10:15:00Z"/>
                  <w:del w:id="491" w:author="Guilherme Pessoa-Amorim [2]" w:date="2021-11-15T11:51:00Z"/>
                  <w:rFonts w:eastAsiaTheme="minorEastAsia" w:cstheme="minorBidi"/>
                  <w:b w:val="0"/>
                  <w:bCs w:val="0"/>
                  <w:noProof/>
                  <w:lang w:eastAsia="en-GB"/>
                </w:rPr>
              </w:rPrChange>
            </w:rPr>
            <w:pPrChange w:id="492" w:author="Guilherme Pessoa-Amorim [2]" w:date="2021-11-15T13:07:00Z">
              <w:pPr>
                <w:pStyle w:val="TOC2"/>
                <w:tabs>
                  <w:tab w:val="left" w:pos="960"/>
                  <w:tab w:val="right" w:leader="dot" w:pos="9016"/>
                </w:tabs>
              </w:pPr>
            </w:pPrChange>
          </w:pPr>
          <w:ins w:id="493" w:author="Guilherme Pessoa-Amorim" w:date="2021-11-15T10:15:00Z">
            <w:del w:id="494" w:author="Guilherme Pessoa-Amorim [2]" w:date="2021-11-15T11:51:00Z">
              <w:r w:rsidRPr="00D9517A" w:rsidDel="000B7425">
                <w:rPr>
                  <w:rStyle w:val="Hyperlink"/>
                  <w:rFonts w:ascii="Mulish" w:hAnsi="Mulish"/>
                  <w:b w:val="0"/>
                  <w:bCs w:val="0"/>
                  <w:noProof/>
                  <w:rPrChange w:id="495" w:author="Guilherme Pessoa-Amorim [2]" w:date="2021-11-16T13:46:00Z">
                    <w:rPr>
                      <w:rStyle w:val="Hyperlink"/>
                      <w:b w:val="0"/>
                      <w:bCs w:val="0"/>
                      <w:noProof/>
                    </w:rPr>
                  </w:rPrChange>
                </w:rPr>
                <w:delText>5.1.</w:delText>
              </w:r>
              <w:r w:rsidRPr="00D9517A" w:rsidDel="000B7425">
                <w:rPr>
                  <w:rFonts w:ascii="Mulish" w:eastAsiaTheme="minorEastAsia" w:hAnsi="Mulish"/>
                  <w:noProof/>
                  <w:lang w:eastAsia="en-GB"/>
                  <w:rPrChange w:id="496"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497" w:author="Guilherme Pessoa-Amorim [2]" w:date="2021-11-16T13:46:00Z">
                    <w:rPr>
                      <w:rStyle w:val="Hyperlink"/>
                      <w:b w:val="0"/>
                      <w:bCs w:val="0"/>
                      <w:noProof/>
                    </w:rPr>
                  </w:rPrChange>
                </w:rPr>
                <w:delText>Participant throughput</w:delText>
              </w:r>
              <w:r w:rsidRPr="00D9517A" w:rsidDel="000B7425">
                <w:rPr>
                  <w:rFonts w:ascii="Mulish" w:hAnsi="Mulish"/>
                  <w:b w:val="0"/>
                  <w:bCs w:val="0"/>
                  <w:noProof/>
                  <w:webHidden/>
                  <w:rPrChange w:id="498" w:author="Guilherme Pessoa-Amorim [2]" w:date="2021-11-16T13:46:00Z">
                    <w:rPr>
                      <w:b w:val="0"/>
                      <w:bCs w:val="0"/>
                      <w:noProof/>
                      <w:webHidden/>
                    </w:rPr>
                  </w:rPrChange>
                </w:rPr>
                <w:tab/>
                <w:delText>22</w:delText>
              </w:r>
            </w:del>
          </w:ins>
        </w:p>
        <w:p w14:paraId="1EE5D339" w14:textId="11792912" w:rsidR="00C451C0" w:rsidRPr="00D9517A" w:rsidDel="000B7425" w:rsidRDefault="00C451C0">
          <w:pPr>
            <w:pStyle w:val="TOC2"/>
            <w:tabs>
              <w:tab w:val="left" w:pos="960"/>
              <w:tab w:val="right" w:leader="dot" w:pos="9016"/>
            </w:tabs>
            <w:spacing w:line="360" w:lineRule="auto"/>
            <w:rPr>
              <w:ins w:id="499" w:author="Guilherme Pessoa-Amorim" w:date="2021-11-15T10:15:00Z"/>
              <w:del w:id="500" w:author="Guilherme Pessoa-Amorim [2]" w:date="2021-11-15T11:51:00Z"/>
              <w:rFonts w:ascii="Mulish" w:eastAsiaTheme="minorEastAsia" w:hAnsi="Mulish" w:cstheme="minorBidi"/>
              <w:bCs w:val="0"/>
              <w:noProof/>
              <w:lang w:eastAsia="en-GB"/>
              <w:rPrChange w:id="501" w:author="Guilherme Pessoa-Amorim [2]" w:date="2021-11-16T13:46:00Z">
                <w:rPr>
                  <w:ins w:id="502" w:author="Guilherme Pessoa-Amorim" w:date="2021-11-15T10:15:00Z"/>
                  <w:del w:id="503" w:author="Guilherme Pessoa-Amorim [2]" w:date="2021-11-15T11:51:00Z"/>
                  <w:rFonts w:eastAsiaTheme="minorEastAsia" w:cstheme="minorBidi"/>
                  <w:b w:val="0"/>
                  <w:bCs w:val="0"/>
                  <w:noProof/>
                  <w:lang w:eastAsia="en-GB"/>
                </w:rPr>
              </w:rPrChange>
            </w:rPr>
            <w:pPrChange w:id="504" w:author="Guilherme Pessoa-Amorim [2]" w:date="2021-11-15T13:07:00Z">
              <w:pPr>
                <w:pStyle w:val="TOC2"/>
                <w:tabs>
                  <w:tab w:val="left" w:pos="960"/>
                  <w:tab w:val="right" w:leader="dot" w:pos="9016"/>
                </w:tabs>
              </w:pPr>
            </w:pPrChange>
          </w:pPr>
          <w:ins w:id="505" w:author="Guilherme Pessoa-Amorim" w:date="2021-11-15T10:15:00Z">
            <w:del w:id="506" w:author="Guilherme Pessoa-Amorim [2]" w:date="2021-11-15T11:51:00Z">
              <w:r w:rsidRPr="00D9517A" w:rsidDel="000B7425">
                <w:rPr>
                  <w:rStyle w:val="Hyperlink"/>
                  <w:rFonts w:ascii="Mulish" w:hAnsi="Mulish"/>
                  <w:b w:val="0"/>
                  <w:bCs w:val="0"/>
                  <w:noProof/>
                  <w:rPrChange w:id="507" w:author="Guilherme Pessoa-Amorim [2]" w:date="2021-11-16T13:46:00Z">
                    <w:rPr>
                      <w:rStyle w:val="Hyperlink"/>
                      <w:b w:val="0"/>
                      <w:bCs w:val="0"/>
                      <w:noProof/>
                    </w:rPr>
                  </w:rPrChange>
                </w:rPr>
                <w:delText>5.2.</w:delText>
              </w:r>
              <w:r w:rsidRPr="00D9517A" w:rsidDel="000B7425">
                <w:rPr>
                  <w:rFonts w:ascii="Mulish" w:eastAsiaTheme="minorEastAsia" w:hAnsi="Mulish"/>
                  <w:noProof/>
                  <w:lang w:eastAsia="en-GB"/>
                  <w:rPrChange w:id="508"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09" w:author="Guilherme Pessoa-Amorim [2]" w:date="2021-11-16T13:46:00Z">
                    <w:rPr>
                      <w:rStyle w:val="Hyperlink"/>
                      <w:b w:val="0"/>
                      <w:bCs w:val="0"/>
                      <w:noProof/>
                    </w:rPr>
                  </w:rPrChange>
                </w:rPr>
                <w:delText>Baseline characteristics of patient populations</w:delText>
              </w:r>
              <w:r w:rsidRPr="00D9517A" w:rsidDel="000B7425">
                <w:rPr>
                  <w:rFonts w:ascii="Mulish" w:hAnsi="Mulish"/>
                  <w:b w:val="0"/>
                  <w:bCs w:val="0"/>
                  <w:noProof/>
                  <w:webHidden/>
                  <w:rPrChange w:id="510" w:author="Guilherme Pessoa-Amorim [2]" w:date="2021-11-16T13:46:00Z">
                    <w:rPr>
                      <w:b w:val="0"/>
                      <w:bCs w:val="0"/>
                      <w:noProof/>
                      <w:webHidden/>
                    </w:rPr>
                  </w:rPrChange>
                </w:rPr>
                <w:tab/>
                <w:delText>22</w:delText>
              </w:r>
            </w:del>
          </w:ins>
        </w:p>
        <w:p w14:paraId="71E4F477" w14:textId="390BCB77" w:rsidR="00C451C0" w:rsidRPr="00D9517A" w:rsidDel="000B7425" w:rsidRDefault="00C451C0">
          <w:pPr>
            <w:pStyle w:val="TOC1"/>
            <w:tabs>
              <w:tab w:val="left" w:pos="480"/>
              <w:tab w:val="right" w:leader="dot" w:pos="9016"/>
            </w:tabs>
            <w:spacing w:line="360" w:lineRule="auto"/>
            <w:rPr>
              <w:ins w:id="511" w:author="Guilherme Pessoa-Amorim" w:date="2021-11-15T10:15:00Z"/>
              <w:del w:id="512" w:author="Guilherme Pessoa-Amorim [2]" w:date="2021-11-15T11:51:00Z"/>
              <w:rFonts w:ascii="Mulish" w:eastAsiaTheme="minorEastAsia" w:hAnsi="Mulish" w:cstheme="minorBidi"/>
              <w:bCs w:val="0"/>
              <w:i w:val="0"/>
              <w:iCs w:val="0"/>
              <w:noProof/>
              <w:sz w:val="20"/>
              <w:szCs w:val="22"/>
              <w:lang w:eastAsia="en-GB"/>
              <w:rPrChange w:id="513" w:author="Guilherme Pessoa-Amorim [2]" w:date="2021-11-16T13:46:00Z">
                <w:rPr>
                  <w:ins w:id="514" w:author="Guilherme Pessoa-Amorim" w:date="2021-11-15T10:15:00Z"/>
                  <w:del w:id="515" w:author="Guilherme Pessoa-Amorim [2]" w:date="2021-11-15T11:51:00Z"/>
                  <w:rFonts w:eastAsiaTheme="minorEastAsia" w:cstheme="minorBidi"/>
                  <w:b w:val="0"/>
                  <w:bCs w:val="0"/>
                  <w:i w:val="0"/>
                  <w:iCs w:val="0"/>
                  <w:noProof/>
                  <w:sz w:val="22"/>
                  <w:szCs w:val="22"/>
                  <w:lang w:eastAsia="en-GB"/>
                </w:rPr>
              </w:rPrChange>
            </w:rPr>
            <w:pPrChange w:id="516" w:author="Guilherme Pessoa-Amorim [2]" w:date="2021-11-15T13:07:00Z">
              <w:pPr>
                <w:pStyle w:val="TOC1"/>
                <w:tabs>
                  <w:tab w:val="left" w:pos="480"/>
                  <w:tab w:val="right" w:leader="dot" w:pos="9016"/>
                </w:tabs>
              </w:pPr>
            </w:pPrChange>
          </w:pPr>
          <w:ins w:id="517" w:author="Guilherme Pessoa-Amorim" w:date="2021-11-15T10:15:00Z">
            <w:del w:id="518" w:author="Guilherme Pessoa-Amorim [2]" w:date="2021-11-15T11:51:00Z">
              <w:r w:rsidRPr="00D9517A" w:rsidDel="000B7425">
                <w:rPr>
                  <w:rStyle w:val="Hyperlink"/>
                  <w:rFonts w:ascii="Mulish" w:hAnsi="Mulish"/>
                  <w:b w:val="0"/>
                  <w:bCs w:val="0"/>
                  <w:i w:val="0"/>
                  <w:iCs w:val="0"/>
                  <w:noProof/>
                  <w:sz w:val="22"/>
                  <w:rPrChange w:id="519" w:author="Guilherme Pessoa-Amorim [2]" w:date="2021-11-16T13:46:00Z">
                    <w:rPr>
                      <w:rStyle w:val="Hyperlink"/>
                      <w:b w:val="0"/>
                      <w:bCs w:val="0"/>
                      <w:i w:val="0"/>
                      <w:iCs w:val="0"/>
                      <w:noProof/>
                    </w:rPr>
                  </w:rPrChange>
                </w:rPr>
                <w:delText>6.</w:delText>
              </w:r>
              <w:r w:rsidRPr="00D9517A" w:rsidDel="000B7425">
                <w:rPr>
                  <w:rFonts w:ascii="Mulish" w:eastAsiaTheme="minorEastAsia" w:hAnsi="Mulish"/>
                  <w:noProof/>
                  <w:sz w:val="20"/>
                  <w:szCs w:val="22"/>
                  <w:lang w:eastAsia="en-GB"/>
                  <w:rPrChange w:id="52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521" w:author="Guilherme Pessoa-Amorim [2]" w:date="2021-11-16T13:46:00Z">
                    <w:rPr>
                      <w:rStyle w:val="Hyperlink"/>
                      <w:b w:val="0"/>
                      <w:bCs w:val="0"/>
                      <w:i w:val="0"/>
                      <w:iCs w:val="0"/>
                      <w:noProof/>
                    </w:rPr>
                  </w:rPrChange>
                </w:rPr>
                <w:delText>Comparative analyses</w:delText>
              </w:r>
              <w:r w:rsidRPr="00D9517A" w:rsidDel="000B7425">
                <w:rPr>
                  <w:rFonts w:ascii="Mulish" w:hAnsi="Mulish"/>
                  <w:b w:val="0"/>
                  <w:bCs w:val="0"/>
                  <w:i w:val="0"/>
                  <w:iCs w:val="0"/>
                  <w:noProof/>
                  <w:webHidden/>
                  <w:sz w:val="22"/>
                  <w:rPrChange w:id="522" w:author="Guilherme Pessoa-Amorim [2]" w:date="2021-11-16T13:46:00Z">
                    <w:rPr>
                      <w:b w:val="0"/>
                      <w:bCs w:val="0"/>
                      <w:i w:val="0"/>
                      <w:iCs w:val="0"/>
                      <w:noProof/>
                      <w:webHidden/>
                    </w:rPr>
                  </w:rPrChange>
                </w:rPr>
                <w:tab/>
                <w:delText>24</w:delText>
              </w:r>
            </w:del>
          </w:ins>
        </w:p>
        <w:p w14:paraId="7783735C" w14:textId="768ECB8E" w:rsidR="00C451C0" w:rsidRPr="00D9517A" w:rsidDel="000B7425" w:rsidRDefault="00C451C0">
          <w:pPr>
            <w:pStyle w:val="TOC2"/>
            <w:tabs>
              <w:tab w:val="left" w:pos="960"/>
              <w:tab w:val="right" w:leader="dot" w:pos="9016"/>
            </w:tabs>
            <w:spacing w:line="360" w:lineRule="auto"/>
            <w:rPr>
              <w:ins w:id="523" w:author="Guilherme Pessoa-Amorim" w:date="2021-11-15T10:15:00Z"/>
              <w:del w:id="524" w:author="Guilherme Pessoa-Amorim [2]" w:date="2021-11-15T11:51:00Z"/>
              <w:rFonts w:ascii="Mulish" w:eastAsiaTheme="minorEastAsia" w:hAnsi="Mulish" w:cstheme="minorBidi"/>
              <w:bCs w:val="0"/>
              <w:noProof/>
              <w:lang w:eastAsia="en-GB"/>
              <w:rPrChange w:id="525" w:author="Guilherme Pessoa-Amorim [2]" w:date="2021-11-16T13:46:00Z">
                <w:rPr>
                  <w:ins w:id="526" w:author="Guilherme Pessoa-Amorim" w:date="2021-11-15T10:15:00Z"/>
                  <w:del w:id="527" w:author="Guilherme Pessoa-Amorim [2]" w:date="2021-11-15T11:51:00Z"/>
                  <w:rFonts w:eastAsiaTheme="minorEastAsia" w:cstheme="minorBidi"/>
                  <w:b w:val="0"/>
                  <w:bCs w:val="0"/>
                  <w:noProof/>
                  <w:lang w:eastAsia="en-GB"/>
                </w:rPr>
              </w:rPrChange>
            </w:rPr>
            <w:pPrChange w:id="528" w:author="Guilherme Pessoa-Amorim [2]" w:date="2021-11-15T13:07:00Z">
              <w:pPr>
                <w:pStyle w:val="TOC2"/>
                <w:tabs>
                  <w:tab w:val="left" w:pos="960"/>
                  <w:tab w:val="right" w:leader="dot" w:pos="9016"/>
                </w:tabs>
              </w:pPr>
            </w:pPrChange>
          </w:pPr>
          <w:ins w:id="529" w:author="Guilherme Pessoa-Amorim" w:date="2021-11-15T10:15:00Z">
            <w:del w:id="530" w:author="Guilherme Pessoa-Amorim [2]" w:date="2021-11-15T11:51:00Z">
              <w:r w:rsidRPr="00D9517A" w:rsidDel="000B7425">
                <w:rPr>
                  <w:rStyle w:val="Hyperlink"/>
                  <w:rFonts w:ascii="Mulish" w:hAnsi="Mulish"/>
                  <w:b w:val="0"/>
                  <w:bCs w:val="0"/>
                  <w:noProof/>
                  <w:rPrChange w:id="531" w:author="Guilherme Pessoa-Amorim [2]" w:date="2021-11-16T13:46:00Z">
                    <w:rPr>
                      <w:rStyle w:val="Hyperlink"/>
                      <w:b w:val="0"/>
                      <w:bCs w:val="0"/>
                      <w:noProof/>
                    </w:rPr>
                  </w:rPrChange>
                </w:rPr>
                <w:delText>6.1.</w:delText>
              </w:r>
              <w:r w:rsidRPr="00D9517A" w:rsidDel="000B7425">
                <w:rPr>
                  <w:rFonts w:ascii="Mulish" w:eastAsiaTheme="minorEastAsia" w:hAnsi="Mulish"/>
                  <w:noProof/>
                  <w:lang w:eastAsia="en-GB"/>
                  <w:rPrChange w:id="532"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33" w:author="Guilherme Pessoa-Amorim [2]" w:date="2021-11-16T13:46:00Z">
                    <w:rPr>
                      <w:rStyle w:val="Hyperlink"/>
                      <w:b w:val="0"/>
                      <w:bCs w:val="0"/>
                      <w:noProof/>
                    </w:rPr>
                  </w:rPrChange>
                </w:rPr>
                <w:delText>Baseline characteristics</w:delText>
              </w:r>
              <w:r w:rsidRPr="00D9517A" w:rsidDel="000B7425">
                <w:rPr>
                  <w:rFonts w:ascii="Mulish" w:hAnsi="Mulish"/>
                  <w:b w:val="0"/>
                  <w:bCs w:val="0"/>
                  <w:noProof/>
                  <w:webHidden/>
                  <w:rPrChange w:id="534" w:author="Guilherme Pessoa-Amorim [2]" w:date="2021-11-16T13:46:00Z">
                    <w:rPr>
                      <w:b w:val="0"/>
                      <w:bCs w:val="0"/>
                      <w:noProof/>
                      <w:webHidden/>
                    </w:rPr>
                  </w:rPrChange>
                </w:rPr>
                <w:tab/>
                <w:delText>24</w:delText>
              </w:r>
            </w:del>
          </w:ins>
        </w:p>
        <w:p w14:paraId="08ED93A0" w14:textId="6AFE2A57" w:rsidR="00C451C0" w:rsidRPr="00D9517A" w:rsidDel="000B7425" w:rsidRDefault="00C451C0">
          <w:pPr>
            <w:pStyle w:val="TOC2"/>
            <w:tabs>
              <w:tab w:val="left" w:pos="960"/>
              <w:tab w:val="right" w:leader="dot" w:pos="9016"/>
            </w:tabs>
            <w:spacing w:line="360" w:lineRule="auto"/>
            <w:rPr>
              <w:ins w:id="535" w:author="Guilherme Pessoa-Amorim" w:date="2021-11-15T10:15:00Z"/>
              <w:del w:id="536" w:author="Guilherme Pessoa-Amorim [2]" w:date="2021-11-15T11:51:00Z"/>
              <w:rFonts w:ascii="Mulish" w:eastAsiaTheme="minorEastAsia" w:hAnsi="Mulish" w:cstheme="minorBidi"/>
              <w:bCs w:val="0"/>
              <w:noProof/>
              <w:lang w:eastAsia="en-GB"/>
              <w:rPrChange w:id="537" w:author="Guilherme Pessoa-Amorim [2]" w:date="2021-11-16T13:46:00Z">
                <w:rPr>
                  <w:ins w:id="538" w:author="Guilherme Pessoa-Amorim" w:date="2021-11-15T10:15:00Z"/>
                  <w:del w:id="539" w:author="Guilherme Pessoa-Amorim [2]" w:date="2021-11-15T11:51:00Z"/>
                  <w:rFonts w:eastAsiaTheme="minorEastAsia" w:cstheme="minorBidi"/>
                  <w:b w:val="0"/>
                  <w:bCs w:val="0"/>
                  <w:noProof/>
                  <w:lang w:eastAsia="en-GB"/>
                </w:rPr>
              </w:rPrChange>
            </w:rPr>
            <w:pPrChange w:id="540" w:author="Guilherme Pessoa-Amorim [2]" w:date="2021-11-15T13:07:00Z">
              <w:pPr>
                <w:pStyle w:val="TOC2"/>
                <w:tabs>
                  <w:tab w:val="left" w:pos="960"/>
                  <w:tab w:val="right" w:leader="dot" w:pos="9016"/>
                </w:tabs>
              </w:pPr>
            </w:pPrChange>
          </w:pPr>
          <w:ins w:id="541" w:author="Guilherme Pessoa-Amorim" w:date="2021-11-15T10:15:00Z">
            <w:del w:id="542" w:author="Guilherme Pessoa-Amorim [2]" w:date="2021-11-15T11:51:00Z">
              <w:r w:rsidRPr="00D9517A" w:rsidDel="000B7425">
                <w:rPr>
                  <w:rStyle w:val="Hyperlink"/>
                  <w:rFonts w:ascii="Mulish" w:hAnsi="Mulish"/>
                  <w:b w:val="0"/>
                  <w:bCs w:val="0"/>
                  <w:noProof/>
                  <w:rPrChange w:id="543" w:author="Guilherme Pessoa-Amorim [2]" w:date="2021-11-16T13:46:00Z">
                    <w:rPr>
                      <w:rStyle w:val="Hyperlink"/>
                      <w:b w:val="0"/>
                      <w:bCs w:val="0"/>
                      <w:noProof/>
                    </w:rPr>
                  </w:rPrChange>
                </w:rPr>
                <w:delText>6.2.</w:delText>
              </w:r>
              <w:r w:rsidRPr="00D9517A" w:rsidDel="000B7425">
                <w:rPr>
                  <w:rFonts w:ascii="Mulish" w:eastAsiaTheme="minorEastAsia" w:hAnsi="Mulish"/>
                  <w:noProof/>
                  <w:lang w:eastAsia="en-GB"/>
                  <w:rPrChange w:id="544"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45" w:author="Guilherme Pessoa-Amorim [2]" w:date="2021-11-16T13:46:00Z">
                    <w:rPr>
                      <w:rStyle w:val="Hyperlink"/>
                      <w:b w:val="0"/>
                      <w:bCs w:val="0"/>
                      <w:noProof/>
                    </w:rPr>
                  </w:rPrChange>
                </w:rPr>
                <w:delText>Primary and secondary outcomes</w:delText>
              </w:r>
              <w:r w:rsidRPr="00D9517A" w:rsidDel="000B7425">
                <w:rPr>
                  <w:rFonts w:ascii="Mulish" w:hAnsi="Mulish"/>
                  <w:b w:val="0"/>
                  <w:bCs w:val="0"/>
                  <w:noProof/>
                  <w:webHidden/>
                  <w:rPrChange w:id="546" w:author="Guilherme Pessoa-Amorim [2]" w:date="2021-11-16T13:46:00Z">
                    <w:rPr>
                      <w:b w:val="0"/>
                      <w:bCs w:val="0"/>
                      <w:noProof/>
                      <w:webHidden/>
                    </w:rPr>
                  </w:rPrChange>
                </w:rPr>
                <w:tab/>
                <w:delText>24</w:delText>
              </w:r>
            </w:del>
          </w:ins>
        </w:p>
        <w:p w14:paraId="1D4516B4" w14:textId="09AE8846" w:rsidR="00C451C0" w:rsidRPr="00D9517A" w:rsidDel="000B7425" w:rsidRDefault="00C451C0">
          <w:pPr>
            <w:pStyle w:val="TOC2"/>
            <w:tabs>
              <w:tab w:val="left" w:pos="960"/>
              <w:tab w:val="right" w:leader="dot" w:pos="9016"/>
            </w:tabs>
            <w:spacing w:line="360" w:lineRule="auto"/>
            <w:rPr>
              <w:ins w:id="547" w:author="Guilherme Pessoa-Amorim" w:date="2021-11-15T10:15:00Z"/>
              <w:del w:id="548" w:author="Guilherme Pessoa-Amorim [2]" w:date="2021-11-15T11:51:00Z"/>
              <w:rFonts w:ascii="Mulish" w:eastAsiaTheme="minorEastAsia" w:hAnsi="Mulish" w:cstheme="minorBidi"/>
              <w:bCs w:val="0"/>
              <w:noProof/>
              <w:lang w:eastAsia="en-GB"/>
              <w:rPrChange w:id="549" w:author="Guilherme Pessoa-Amorim [2]" w:date="2021-11-16T13:46:00Z">
                <w:rPr>
                  <w:ins w:id="550" w:author="Guilherme Pessoa-Amorim" w:date="2021-11-15T10:15:00Z"/>
                  <w:del w:id="551" w:author="Guilherme Pessoa-Amorim [2]" w:date="2021-11-15T11:51:00Z"/>
                  <w:rFonts w:eastAsiaTheme="minorEastAsia" w:cstheme="minorBidi"/>
                  <w:b w:val="0"/>
                  <w:bCs w:val="0"/>
                  <w:noProof/>
                  <w:lang w:eastAsia="en-GB"/>
                </w:rPr>
              </w:rPrChange>
            </w:rPr>
            <w:pPrChange w:id="552" w:author="Guilherme Pessoa-Amorim [2]" w:date="2021-11-15T13:07:00Z">
              <w:pPr>
                <w:pStyle w:val="TOC2"/>
                <w:tabs>
                  <w:tab w:val="left" w:pos="960"/>
                  <w:tab w:val="right" w:leader="dot" w:pos="9016"/>
                </w:tabs>
              </w:pPr>
            </w:pPrChange>
          </w:pPr>
          <w:ins w:id="553" w:author="Guilherme Pessoa-Amorim" w:date="2021-11-15T10:15:00Z">
            <w:del w:id="554" w:author="Guilherme Pessoa-Amorim [2]" w:date="2021-11-15T11:51:00Z">
              <w:r w:rsidRPr="00D9517A" w:rsidDel="000B7425">
                <w:rPr>
                  <w:rStyle w:val="Hyperlink"/>
                  <w:rFonts w:ascii="Mulish" w:hAnsi="Mulish"/>
                  <w:b w:val="0"/>
                  <w:bCs w:val="0"/>
                  <w:noProof/>
                  <w:rPrChange w:id="555" w:author="Guilherme Pessoa-Amorim [2]" w:date="2021-11-16T13:46:00Z">
                    <w:rPr>
                      <w:rStyle w:val="Hyperlink"/>
                      <w:b w:val="0"/>
                      <w:bCs w:val="0"/>
                      <w:noProof/>
                    </w:rPr>
                  </w:rPrChange>
                </w:rPr>
                <w:delText>6.3.</w:delText>
              </w:r>
              <w:r w:rsidRPr="00D9517A" w:rsidDel="000B7425">
                <w:rPr>
                  <w:rFonts w:ascii="Mulish" w:eastAsiaTheme="minorEastAsia" w:hAnsi="Mulish"/>
                  <w:noProof/>
                  <w:lang w:eastAsia="en-GB"/>
                  <w:rPrChange w:id="556"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57" w:author="Guilherme Pessoa-Amorim [2]" w:date="2021-11-16T13:46:00Z">
                    <w:rPr>
                      <w:rStyle w:val="Hyperlink"/>
                      <w:b w:val="0"/>
                      <w:bCs w:val="0"/>
                      <w:noProof/>
                    </w:rPr>
                  </w:rPrChange>
                </w:rPr>
                <w:delText>Significance levels</w:delText>
              </w:r>
              <w:r w:rsidRPr="00D9517A" w:rsidDel="000B7425">
                <w:rPr>
                  <w:rFonts w:ascii="Mulish" w:hAnsi="Mulish"/>
                  <w:b w:val="0"/>
                  <w:bCs w:val="0"/>
                  <w:noProof/>
                  <w:webHidden/>
                  <w:rPrChange w:id="558" w:author="Guilherme Pessoa-Amorim [2]" w:date="2021-11-16T13:46:00Z">
                    <w:rPr>
                      <w:b w:val="0"/>
                      <w:bCs w:val="0"/>
                      <w:noProof/>
                      <w:webHidden/>
                    </w:rPr>
                  </w:rPrChange>
                </w:rPr>
                <w:tab/>
                <w:delText>24</w:delText>
              </w:r>
            </w:del>
          </w:ins>
        </w:p>
        <w:p w14:paraId="7E84A5FE" w14:textId="0BED7900" w:rsidR="00C451C0" w:rsidRPr="00D9517A" w:rsidDel="000B7425" w:rsidRDefault="00C451C0">
          <w:pPr>
            <w:pStyle w:val="TOC1"/>
            <w:tabs>
              <w:tab w:val="left" w:pos="480"/>
              <w:tab w:val="right" w:leader="dot" w:pos="9016"/>
            </w:tabs>
            <w:spacing w:line="360" w:lineRule="auto"/>
            <w:rPr>
              <w:ins w:id="559" w:author="Guilherme Pessoa-Amorim" w:date="2021-11-15T10:15:00Z"/>
              <w:del w:id="560" w:author="Guilherme Pessoa-Amorim [2]" w:date="2021-11-15T11:51:00Z"/>
              <w:rFonts w:ascii="Mulish" w:eastAsiaTheme="minorEastAsia" w:hAnsi="Mulish" w:cstheme="minorBidi"/>
              <w:bCs w:val="0"/>
              <w:i w:val="0"/>
              <w:iCs w:val="0"/>
              <w:noProof/>
              <w:sz w:val="20"/>
              <w:szCs w:val="22"/>
              <w:lang w:eastAsia="en-GB"/>
              <w:rPrChange w:id="561" w:author="Guilherme Pessoa-Amorim [2]" w:date="2021-11-16T13:46:00Z">
                <w:rPr>
                  <w:ins w:id="562" w:author="Guilherme Pessoa-Amorim" w:date="2021-11-15T10:15:00Z"/>
                  <w:del w:id="563" w:author="Guilherme Pessoa-Amorim [2]" w:date="2021-11-15T11:51:00Z"/>
                  <w:rFonts w:eastAsiaTheme="minorEastAsia" w:cstheme="minorBidi"/>
                  <w:b w:val="0"/>
                  <w:bCs w:val="0"/>
                  <w:i w:val="0"/>
                  <w:iCs w:val="0"/>
                  <w:noProof/>
                  <w:sz w:val="22"/>
                  <w:szCs w:val="22"/>
                  <w:lang w:eastAsia="en-GB"/>
                </w:rPr>
              </w:rPrChange>
            </w:rPr>
            <w:pPrChange w:id="564" w:author="Guilherme Pessoa-Amorim [2]" w:date="2021-11-15T13:07:00Z">
              <w:pPr>
                <w:pStyle w:val="TOC1"/>
                <w:tabs>
                  <w:tab w:val="left" w:pos="480"/>
                  <w:tab w:val="right" w:leader="dot" w:pos="9016"/>
                </w:tabs>
              </w:pPr>
            </w:pPrChange>
          </w:pPr>
          <w:ins w:id="565" w:author="Guilherme Pessoa-Amorim" w:date="2021-11-15T10:15:00Z">
            <w:del w:id="566" w:author="Guilherme Pessoa-Amorim [2]" w:date="2021-11-15T11:51:00Z">
              <w:r w:rsidRPr="00D9517A" w:rsidDel="000B7425">
                <w:rPr>
                  <w:rStyle w:val="Hyperlink"/>
                  <w:rFonts w:ascii="Mulish" w:hAnsi="Mulish"/>
                  <w:b w:val="0"/>
                  <w:bCs w:val="0"/>
                  <w:i w:val="0"/>
                  <w:iCs w:val="0"/>
                  <w:noProof/>
                  <w:sz w:val="22"/>
                  <w:rPrChange w:id="567" w:author="Guilherme Pessoa-Amorim [2]" w:date="2021-11-16T13:46:00Z">
                    <w:rPr>
                      <w:rStyle w:val="Hyperlink"/>
                      <w:b w:val="0"/>
                      <w:bCs w:val="0"/>
                      <w:i w:val="0"/>
                      <w:iCs w:val="0"/>
                      <w:noProof/>
                    </w:rPr>
                  </w:rPrChange>
                </w:rPr>
                <w:delText>7.</w:delText>
              </w:r>
              <w:r w:rsidRPr="00D9517A" w:rsidDel="000B7425">
                <w:rPr>
                  <w:rFonts w:ascii="Mulish" w:eastAsiaTheme="minorEastAsia" w:hAnsi="Mulish"/>
                  <w:noProof/>
                  <w:sz w:val="20"/>
                  <w:szCs w:val="22"/>
                  <w:lang w:eastAsia="en-GB"/>
                  <w:rPrChange w:id="56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569" w:author="Guilherme Pessoa-Amorim [2]" w:date="2021-11-16T13:46:00Z">
                    <w:rPr>
                      <w:rStyle w:val="Hyperlink"/>
                      <w:b w:val="0"/>
                      <w:bCs w:val="0"/>
                      <w:i w:val="0"/>
                      <w:iCs w:val="0"/>
                      <w:noProof/>
                    </w:rPr>
                  </w:rPrChange>
                </w:rPr>
                <w:delText>Additional analyses</w:delText>
              </w:r>
              <w:r w:rsidRPr="00D9517A" w:rsidDel="000B7425">
                <w:rPr>
                  <w:rFonts w:ascii="Mulish" w:hAnsi="Mulish"/>
                  <w:b w:val="0"/>
                  <w:bCs w:val="0"/>
                  <w:i w:val="0"/>
                  <w:iCs w:val="0"/>
                  <w:noProof/>
                  <w:webHidden/>
                  <w:sz w:val="22"/>
                  <w:rPrChange w:id="570" w:author="Guilherme Pessoa-Amorim [2]" w:date="2021-11-16T13:46:00Z">
                    <w:rPr>
                      <w:b w:val="0"/>
                      <w:bCs w:val="0"/>
                      <w:i w:val="0"/>
                      <w:iCs w:val="0"/>
                      <w:noProof/>
                      <w:webHidden/>
                    </w:rPr>
                  </w:rPrChange>
                </w:rPr>
                <w:tab/>
                <w:delText>25</w:delText>
              </w:r>
            </w:del>
          </w:ins>
        </w:p>
        <w:p w14:paraId="41E100BA" w14:textId="5EF272B5" w:rsidR="00C451C0" w:rsidRPr="00D9517A" w:rsidDel="000B7425" w:rsidRDefault="00C451C0">
          <w:pPr>
            <w:pStyle w:val="TOC2"/>
            <w:tabs>
              <w:tab w:val="left" w:pos="960"/>
              <w:tab w:val="right" w:leader="dot" w:pos="9016"/>
            </w:tabs>
            <w:spacing w:line="360" w:lineRule="auto"/>
            <w:rPr>
              <w:ins w:id="571" w:author="Guilherme Pessoa-Amorim" w:date="2021-11-15T10:15:00Z"/>
              <w:del w:id="572" w:author="Guilherme Pessoa-Amorim [2]" w:date="2021-11-15T11:51:00Z"/>
              <w:rFonts w:ascii="Mulish" w:eastAsiaTheme="minorEastAsia" w:hAnsi="Mulish" w:cstheme="minorBidi"/>
              <w:bCs w:val="0"/>
              <w:noProof/>
              <w:lang w:eastAsia="en-GB"/>
              <w:rPrChange w:id="573" w:author="Guilherme Pessoa-Amorim [2]" w:date="2021-11-16T13:46:00Z">
                <w:rPr>
                  <w:ins w:id="574" w:author="Guilherme Pessoa-Amorim" w:date="2021-11-15T10:15:00Z"/>
                  <w:del w:id="575" w:author="Guilherme Pessoa-Amorim [2]" w:date="2021-11-15T11:51:00Z"/>
                  <w:rFonts w:eastAsiaTheme="minorEastAsia" w:cstheme="minorBidi"/>
                  <w:b w:val="0"/>
                  <w:bCs w:val="0"/>
                  <w:noProof/>
                  <w:lang w:eastAsia="en-GB"/>
                </w:rPr>
              </w:rPrChange>
            </w:rPr>
            <w:pPrChange w:id="576" w:author="Guilherme Pessoa-Amorim [2]" w:date="2021-11-15T13:07:00Z">
              <w:pPr>
                <w:pStyle w:val="TOC2"/>
                <w:tabs>
                  <w:tab w:val="left" w:pos="960"/>
                  <w:tab w:val="right" w:leader="dot" w:pos="9016"/>
                </w:tabs>
              </w:pPr>
            </w:pPrChange>
          </w:pPr>
          <w:ins w:id="577" w:author="Guilherme Pessoa-Amorim" w:date="2021-11-15T10:15:00Z">
            <w:del w:id="578" w:author="Guilherme Pessoa-Amorim [2]" w:date="2021-11-15T11:51:00Z">
              <w:r w:rsidRPr="00D9517A" w:rsidDel="000B7425">
                <w:rPr>
                  <w:rStyle w:val="Hyperlink"/>
                  <w:rFonts w:ascii="Mulish" w:hAnsi="Mulish"/>
                  <w:b w:val="0"/>
                  <w:bCs w:val="0"/>
                  <w:noProof/>
                  <w:rPrChange w:id="579" w:author="Guilherme Pessoa-Amorim [2]" w:date="2021-11-16T13:46:00Z">
                    <w:rPr>
                      <w:rStyle w:val="Hyperlink"/>
                      <w:b w:val="0"/>
                      <w:bCs w:val="0"/>
                      <w:noProof/>
                    </w:rPr>
                  </w:rPrChange>
                </w:rPr>
                <w:delText>7.1.</w:delText>
              </w:r>
              <w:r w:rsidRPr="00D9517A" w:rsidDel="000B7425">
                <w:rPr>
                  <w:rFonts w:ascii="Mulish" w:eastAsiaTheme="minorEastAsia" w:hAnsi="Mulish"/>
                  <w:noProof/>
                  <w:lang w:eastAsia="en-GB"/>
                  <w:rPrChange w:id="580"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81" w:author="Guilherme Pessoa-Amorim [2]" w:date="2021-11-16T13:46:00Z">
                    <w:rPr>
                      <w:rStyle w:val="Hyperlink"/>
                      <w:b w:val="0"/>
                      <w:bCs w:val="0"/>
                      <w:noProof/>
                    </w:rPr>
                  </w:rPrChange>
                </w:rPr>
                <w:delText>RCD source features</w:delText>
              </w:r>
              <w:r w:rsidRPr="00D9517A" w:rsidDel="000B7425">
                <w:rPr>
                  <w:rFonts w:ascii="Mulish" w:hAnsi="Mulish"/>
                  <w:b w:val="0"/>
                  <w:bCs w:val="0"/>
                  <w:noProof/>
                  <w:webHidden/>
                  <w:rPrChange w:id="582" w:author="Guilherme Pessoa-Amorim [2]" w:date="2021-11-16T13:46:00Z">
                    <w:rPr>
                      <w:b w:val="0"/>
                      <w:bCs w:val="0"/>
                      <w:noProof/>
                      <w:webHidden/>
                    </w:rPr>
                  </w:rPrChange>
                </w:rPr>
                <w:tab/>
                <w:delText>25</w:delText>
              </w:r>
            </w:del>
          </w:ins>
        </w:p>
        <w:p w14:paraId="6FE5B85C" w14:textId="1AC9208E" w:rsidR="00C451C0" w:rsidRPr="00D9517A" w:rsidDel="000B7425" w:rsidRDefault="00C451C0">
          <w:pPr>
            <w:pStyle w:val="TOC2"/>
            <w:tabs>
              <w:tab w:val="left" w:pos="960"/>
              <w:tab w:val="right" w:leader="dot" w:pos="9016"/>
            </w:tabs>
            <w:spacing w:line="360" w:lineRule="auto"/>
            <w:rPr>
              <w:ins w:id="583" w:author="Guilherme Pessoa-Amorim" w:date="2021-11-15T10:15:00Z"/>
              <w:del w:id="584" w:author="Guilherme Pessoa-Amorim [2]" w:date="2021-11-15T11:51:00Z"/>
              <w:rFonts w:ascii="Mulish" w:eastAsiaTheme="minorEastAsia" w:hAnsi="Mulish" w:cstheme="minorBidi"/>
              <w:bCs w:val="0"/>
              <w:noProof/>
              <w:lang w:eastAsia="en-GB"/>
              <w:rPrChange w:id="585" w:author="Guilherme Pessoa-Amorim [2]" w:date="2021-11-16T13:46:00Z">
                <w:rPr>
                  <w:ins w:id="586" w:author="Guilherme Pessoa-Amorim" w:date="2021-11-15T10:15:00Z"/>
                  <w:del w:id="587" w:author="Guilherme Pessoa-Amorim [2]" w:date="2021-11-15T11:51:00Z"/>
                  <w:rFonts w:eastAsiaTheme="minorEastAsia" w:cstheme="minorBidi"/>
                  <w:b w:val="0"/>
                  <w:bCs w:val="0"/>
                  <w:noProof/>
                  <w:lang w:eastAsia="en-GB"/>
                </w:rPr>
              </w:rPrChange>
            </w:rPr>
            <w:pPrChange w:id="588" w:author="Guilherme Pessoa-Amorim [2]" w:date="2021-11-15T13:07:00Z">
              <w:pPr>
                <w:pStyle w:val="TOC2"/>
                <w:tabs>
                  <w:tab w:val="left" w:pos="960"/>
                  <w:tab w:val="right" w:leader="dot" w:pos="9016"/>
                </w:tabs>
              </w:pPr>
            </w:pPrChange>
          </w:pPr>
          <w:ins w:id="589" w:author="Guilherme Pessoa-Amorim" w:date="2021-11-15T10:15:00Z">
            <w:del w:id="590" w:author="Guilherme Pessoa-Amorim [2]" w:date="2021-11-15T11:51:00Z">
              <w:r w:rsidRPr="00D9517A" w:rsidDel="000B7425">
                <w:rPr>
                  <w:rStyle w:val="Hyperlink"/>
                  <w:rFonts w:ascii="Mulish" w:hAnsi="Mulish"/>
                  <w:b w:val="0"/>
                  <w:bCs w:val="0"/>
                  <w:noProof/>
                  <w:rPrChange w:id="591" w:author="Guilherme Pessoa-Amorim [2]" w:date="2021-11-16T13:46:00Z">
                    <w:rPr>
                      <w:rStyle w:val="Hyperlink"/>
                      <w:b w:val="0"/>
                      <w:bCs w:val="0"/>
                      <w:noProof/>
                    </w:rPr>
                  </w:rPrChange>
                </w:rPr>
                <w:delText>7.2.</w:delText>
              </w:r>
              <w:r w:rsidRPr="00D9517A" w:rsidDel="000B7425">
                <w:rPr>
                  <w:rFonts w:ascii="Mulish" w:eastAsiaTheme="minorEastAsia" w:hAnsi="Mulish"/>
                  <w:noProof/>
                  <w:lang w:eastAsia="en-GB"/>
                  <w:rPrChange w:id="592"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rPrChange w:id="593" w:author="Guilherme Pessoa-Amorim [2]" w:date="2021-11-16T13:46:00Z">
                    <w:rPr>
                      <w:rStyle w:val="Hyperlink"/>
                      <w:b w:val="0"/>
                      <w:bCs w:val="0"/>
                      <w:noProof/>
                    </w:rPr>
                  </w:rPrChange>
                </w:rPr>
                <w:delText>CDISC alignment</w:delText>
              </w:r>
              <w:r w:rsidRPr="00D9517A" w:rsidDel="000B7425">
                <w:rPr>
                  <w:rFonts w:ascii="Mulish" w:hAnsi="Mulish"/>
                  <w:b w:val="0"/>
                  <w:bCs w:val="0"/>
                  <w:noProof/>
                  <w:webHidden/>
                  <w:rPrChange w:id="594" w:author="Guilherme Pessoa-Amorim [2]" w:date="2021-11-16T13:46:00Z">
                    <w:rPr>
                      <w:b w:val="0"/>
                      <w:bCs w:val="0"/>
                      <w:noProof/>
                      <w:webHidden/>
                    </w:rPr>
                  </w:rPrChange>
                </w:rPr>
                <w:tab/>
                <w:delText>26</w:delText>
              </w:r>
            </w:del>
          </w:ins>
        </w:p>
        <w:p w14:paraId="5ADE84A0" w14:textId="707D3244" w:rsidR="00C451C0" w:rsidRPr="00D9517A" w:rsidDel="000B7425" w:rsidRDefault="00C451C0">
          <w:pPr>
            <w:pStyle w:val="TOC2"/>
            <w:tabs>
              <w:tab w:val="left" w:pos="960"/>
              <w:tab w:val="right" w:leader="dot" w:pos="9016"/>
            </w:tabs>
            <w:spacing w:line="360" w:lineRule="auto"/>
            <w:rPr>
              <w:ins w:id="595" w:author="Guilherme Pessoa-Amorim" w:date="2021-11-15T10:15:00Z"/>
              <w:del w:id="596" w:author="Guilherme Pessoa-Amorim [2]" w:date="2021-11-15T11:51:00Z"/>
              <w:rFonts w:ascii="Mulish" w:eastAsiaTheme="minorEastAsia" w:hAnsi="Mulish" w:cstheme="minorBidi"/>
              <w:bCs w:val="0"/>
              <w:noProof/>
              <w:lang w:eastAsia="en-GB"/>
              <w:rPrChange w:id="597" w:author="Guilherme Pessoa-Amorim [2]" w:date="2021-11-16T13:46:00Z">
                <w:rPr>
                  <w:ins w:id="598" w:author="Guilherme Pessoa-Amorim" w:date="2021-11-15T10:15:00Z"/>
                  <w:del w:id="599" w:author="Guilherme Pessoa-Amorim [2]" w:date="2021-11-15T11:51:00Z"/>
                  <w:rFonts w:eastAsiaTheme="minorEastAsia" w:cstheme="minorBidi"/>
                  <w:b w:val="0"/>
                  <w:bCs w:val="0"/>
                  <w:noProof/>
                  <w:lang w:eastAsia="en-GB"/>
                </w:rPr>
              </w:rPrChange>
            </w:rPr>
            <w:pPrChange w:id="600" w:author="Guilherme Pessoa-Amorim [2]" w:date="2021-11-15T13:07:00Z">
              <w:pPr>
                <w:pStyle w:val="TOC2"/>
                <w:tabs>
                  <w:tab w:val="left" w:pos="960"/>
                  <w:tab w:val="right" w:leader="dot" w:pos="9016"/>
                </w:tabs>
              </w:pPr>
            </w:pPrChange>
          </w:pPr>
          <w:ins w:id="601" w:author="Guilherme Pessoa-Amorim" w:date="2021-11-15T10:15:00Z">
            <w:del w:id="602" w:author="Guilherme Pessoa-Amorim [2]" w:date="2021-11-15T11:51:00Z">
              <w:r w:rsidRPr="00D9517A" w:rsidDel="000B7425">
                <w:rPr>
                  <w:rStyle w:val="Hyperlink"/>
                  <w:rFonts w:ascii="Mulish" w:hAnsi="Mulish"/>
                  <w:b w:val="0"/>
                  <w:bCs w:val="0"/>
                  <w:noProof/>
                  <w:lang w:val="en-US"/>
                  <w:rPrChange w:id="603" w:author="Guilherme Pessoa-Amorim [2]" w:date="2021-11-16T13:46:00Z">
                    <w:rPr>
                      <w:rStyle w:val="Hyperlink"/>
                      <w:b w:val="0"/>
                      <w:bCs w:val="0"/>
                      <w:noProof/>
                      <w:lang w:val="en-US"/>
                    </w:rPr>
                  </w:rPrChange>
                </w:rPr>
                <w:delText>7.3.</w:delText>
              </w:r>
              <w:r w:rsidRPr="00D9517A" w:rsidDel="000B7425">
                <w:rPr>
                  <w:rFonts w:ascii="Mulish" w:eastAsiaTheme="minorEastAsia" w:hAnsi="Mulish"/>
                  <w:noProof/>
                  <w:lang w:eastAsia="en-GB"/>
                  <w:rPrChange w:id="604"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lang w:val="en-US"/>
                  <w:rPrChange w:id="605" w:author="Guilherme Pessoa-Amorim [2]" w:date="2021-11-16T13:46:00Z">
                    <w:rPr>
                      <w:rStyle w:val="Hyperlink"/>
                      <w:b w:val="0"/>
                      <w:bCs w:val="0"/>
                      <w:noProof/>
                      <w:lang w:val="en-US"/>
                    </w:rPr>
                  </w:rPrChange>
                </w:rPr>
                <w:delText>Continuous measures of medication adherence</w:delText>
              </w:r>
              <w:r w:rsidRPr="00D9517A" w:rsidDel="000B7425">
                <w:rPr>
                  <w:rFonts w:ascii="Mulish" w:hAnsi="Mulish"/>
                  <w:b w:val="0"/>
                  <w:bCs w:val="0"/>
                  <w:noProof/>
                  <w:webHidden/>
                  <w:rPrChange w:id="606" w:author="Guilherme Pessoa-Amorim [2]" w:date="2021-11-16T13:46:00Z">
                    <w:rPr>
                      <w:b w:val="0"/>
                      <w:bCs w:val="0"/>
                      <w:noProof/>
                      <w:webHidden/>
                    </w:rPr>
                  </w:rPrChange>
                </w:rPr>
                <w:tab/>
                <w:delText>26</w:delText>
              </w:r>
            </w:del>
          </w:ins>
        </w:p>
        <w:p w14:paraId="2592DAD9" w14:textId="048AC0F3" w:rsidR="00C451C0" w:rsidRPr="00D9517A" w:rsidDel="000B7425" w:rsidRDefault="00C451C0">
          <w:pPr>
            <w:pStyle w:val="TOC2"/>
            <w:tabs>
              <w:tab w:val="left" w:pos="960"/>
              <w:tab w:val="right" w:leader="dot" w:pos="9016"/>
            </w:tabs>
            <w:spacing w:line="360" w:lineRule="auto"/>
            <w:rPr>
              <w:ins w:id="607" w:author="Guilherme Pessoa-Amorim" w:date="2021-11-15T10:15:00Z"/>
              <w:del w:id="608" w:author="Guilherme Pessoa-Amorim [2]" w:date="2021-11-15T11:51:00Z"/>
              <w:rFonts w:ascii="Mulish" w:eastAsiaTheme="minorEastAsia" w:hAnsi="Mulish" w:cstheme="minorBidi"/>
              <w:bCs w:val="0"/>
              <w:noProof/>
              <w:lang w:eastAsia="en-GB"/>
              <w:rPrChange w:id="609" w:author="Guilherme Pessoa-Amorim [2]" w:date="2021-11-16T13:46:00Z">
                <w:rPr>
                  <w:ins w:id="610" w:author="Guilherme Pessoa-Amorim" w:date="2021-11-15T10:15:00Z"/>
                  <w:del w:id="611" w:author="Guilherme Pessoa-Amorim [2]" w:date="2021-11-15T11:51:00Z"/>
                  <w:rFonts w:eastAsiaTheme="minorEastAsia" w:cstheme="minorBidi"/>
                  <w:b w:val="0"/>
                  <w:bCs w:val="0"/>
                  <w:noProof/>
                  <w:lang w:eastAsia="en-GB"/>
                </w:rPr>
              </w:rPrChange>
            </w:rPr>
            <w:pPrChange w:id="612" w:author="Guilherme Pessoa-Amorim [2]" w:date="2021-11-15T13:07:00Z">
              <w:pPr>
                <w:pStyle w:val="TOC2"/>
                <w:tabs>
                  <w:tab w:val="left" w:pos="960"/>
                  <w:tab w:val="right" w:leader="dot" w:pos="9016"/>
                </w:tabs>
              </w:pPr>
            </w:pPrChange>
          </w:pPr>
          <w:ins w:id="613" w:author="Guilherme Pessoa-Amorim" w:date="2021-11-15T10:15:00Z">
            <w:del w:id="614" w:author="Guilherme Pessoa-Amorim [2]" w:date="2021-11-15T11:51:00Z">
              <w:r w:rsidRPr="00D9517A" w:rsidDel="000B7425">
                <w:rPr>
                  <w:rStyle w:val="Hyperlink"/>
                  <w:rFonts w:ascii="Mulish" w:hAnsi="Mulish"/>
                  <w:b w:val="0"/>
                  <w:bCs w:val="0"/>
                  <w:noProof/>
                  <w:lang w:val="en-US"/>
                  <w:rPrChange w:id="615" w:author="Guilherme Pessoa-Amorim [2]" w:date="2021-11-16T13:46:00Z">
                    <w:rPr>
                      <w:rStyle w:val="Hyperlink"/>
                      <w:b w:val="0"/>
                      <w:bCs w:val="0"/>
                      <w:noProof/>
                      <w:lang w:val="en-US"/>
                    </w:rPr>
                  </w:rPrChange>
                </w:rPr>
                <w:delText>7.4.</w:delText>
              </w:r>
              <w:r w:rsidRPr="00D9517A" w:rsidDel="000B7425">
                <w:rPr>
                  <w:rFonts w:ascii="Mulish" w:eastAsiaTheme="minorEastAsia" w:hAnsi="Mulish"/>
                  <w:noProof/>
                  <w:lang w:eastAsia="en-GB"/>
                  <w:rPrChange w:id="616" w:author="Guilherme Pessoa-Amorim [2]" w:date="2021-11-16T13:46:00Z">
                    <w:rPr>
                      <w:rFonts w:eastAsiaTheme="minorEastAsia"/>
                      <w:noProof/>
                      <w:lang w:eastAsia="en-GB"/>
                    </w:rPr>
                  </w:rPrChange>
                </w:rPr>
                <w:tab/>
              </w:r>
              <w:r w:rsidRPr="00D9517A" w:rsidDel="000B7425">
                <w:rPr>
                  <w:rStyle w:val="Hyperlink"/>
                  <w:rFonts w:ascii="Mulish" w:hAnsi="Mulish"/>
                  <w:b w:val="0"/>
                  <w:bCs w:val="0"/>
                  <w:noProof/>
                  <w:lang w:val="en-US"/>
                  <w:rPrChange w:id="617" w:author="Guilherme Pessoa-Amorim [2]" w:date="2021-11-16T13:46:00Z">
                    <w:rPr>
                      <w:rStyle w:val="Hyperlink"/>
                      <w:b w:val="0"/>
                      <w:bCs w:val="0"/>
                      <w:noProof/>
                      <w:lang w:val="en-US"/>
                    </w:rPr>
                  </w:rPrChange>
                </w:rPr>
                <w:delText>Other exploratory assessments</w:delText>
              </w:r>
              <w:r w:rsidRPr="00D9517A" w:rsidDel="000B7425">
                <w:rPr>
                  <w:rFonts w:ascii="Mulish" w:hAnsi="Mulish"/>
                  <w:b w:val="0"/>
                  <w:bCs w:val="0"/>
                  <w:noProof/>
                  <w:webHidden/>
                  <w:rPrChange w:id="618" w:author="Guilherme Pessoa-Amorim [2]" w:date="2021-11-16T13:46:00Z">
                    <w:rPr>
                      <w:b w:val="0"/>
                      <w:bCs w:val="0"/>
                      <w:noProof/>
                      <w:webHidden/>
                    </w:rPr>
                  </w:rPrChange>
                </w:rPr>
                <w:tab/>
                <w:delText>27</w:delText>
              </w:r>
            </w:del>
          </w:ins>
        </w:p>
        <w:p w14:paraId="0DE27FD1" w14:textId="34754B1C" w:rsidR="00C451C0" w:rsidRPr="00D9517A" w:rsidDel="000B7425" w:rsidRDefault="00C451C0">
          <w:pPr>
            <w:pStyle w:val="TOC1"/>
            <w:tabs>
              <w:tab w:val="left" w:pos="480"/>
              <w:tab w:val="right" w:leader="dot" w:pos="9016"/>
            </w:tabs>
            <w:spacing w:line="360" w:lineRule="auto"/>
            <w:rPr>
              <w:ins w:id="619" w:author="Guilherme Pessoa-Amorim" w:date="2021-11-15T10:15:00Z"/>
              <w:del w:id="620" w:author="Guilherme Pessoa-Amorim [2]" w:date="2021-11-15T11:51:00Z"/>
              <w:rFonts w:ascii="Mulish" w:eastAsiaTheme="minorEastAsia" w:hAnsi="Mulish" w:cstheme="minorBidi"/>
              <w:bCs w:val="0"/>
              <w:i w:val="0"/>
              <w:iCs w:val="0"/>
              <w:noProof/>
              <w:sz w:val="20"/>
              <w:szCs w:val="22"/>
              <w:lang w:eastAsia="en-GB"/>
              <w:rPrChange w:id="621" w:author="Guilherme Pessoa-Amorim [2]" w:date="2021-11-16T13:46:00Z">
                <w:rPr>
                  <w:ins w:id="622" w:author="Guilherme Pessoa-Amorim" w:date="2021-11-15T10:15:00Z"/>
                  <w:del w:id="623" w:author="Guilherme Pessoa-Amorim [2]" w:date="2021-11-15T11:51:00Z"/>
                  <w:rFonts w:eastAsiaTheme="minorEastAsia" w:cstheme="minorBidi"/>
                  <w:b w:val="0"/>
                  <w:bCs w:val="0"/>
                  <w:i w:val="0"/>
                  <w:iCs w:val="0"/>
                  <w:noProof/>
                  <w:sz w:val="22"/>
                  <w:szCs w:val="22"/>
                  <w:lang w:eastAsia="en-GB"/>
                </w:rPr>
              </w:rPrChange>
            </w:rPr>
            <w:pPrChange w:id="624" w:author="Guilherme Pessoa-Amorim [2]" w:date="2021-11-15T13:07:00Z">
              <w:pPr>
                <w:pStyle w:val="TOC1"/>
                <w:tabs>
                  <w:tab w:val="left" w:pos="480"/>
                  <w:tab w:val="right" w:leader="dot" w:pos="9016"/>
                </w:tabs>
              </w:pPr>
            </w:pPrChange>
          </w:pPr>
          <w:ins w:id="625" w:author="Guilherme Pessoa-Amorim" w:date="2021-11-15T10:15:00Z">
            <w:del w:id="626" w:author="Guilherme Pessoa-Amorim [2]" w:date="2021-11-15T11:51:00Z">
              <w:r w:rsidRPr="00D9517A" w:rsidDel="000B7425">
                <w:rPr>
                  <w:rStyle w:val="Hyperlink"/>
                  <w:rFonts w:ascii="Mulish" w:hAnsi="Mulish"/>
                  <w:b w:val="0"/>
                  <w:bCs w:val="0"/>
                  <w:i w:val="0"/>
                  <w:iCs w:val="0"/>
                  <w:noProof/>
                  <w:sz w:val="22"/>
                  <w:rPrChange w:id="627" w:author="Guilherme Pessoa-Amorim [2]" w:date="2021-11-16T13:46:00Z">
                    <w:rPr>
                      <w:rStyle w:val="Hyperlink"/>
                      <w:b w:val="0"/>
                      <w:bCs w:val="0"/>
                      <w:i w:val="0"/>
                      <w:iCs w:val="0"/>
                      <w:noProof/>
                    </w:rPr>
                  </w:rPrChange>
                </w:rPr>
                <w:delText>8.</w:delText>
              </w:r>
              <w:r w:rsidRPr="00D9517A" w:rsidDel="000B7425">
                <w:rPr>
                  <w:rFonts w:ascii="Mulish" w:eastAsiaTheme="minorEastAsia" w:hAnsi="Mulish"/>
                  <w:noProof/>
                  <w:sz w:val="20"/>
                  <w:szCs w:val="22"/>
                  <w:lang w:eastAsia="en-GB"/>
                  <w:rPrChange w:id="628"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629" w:author="Guilherme Pessoa-Amorim [2]" w:date="2021-11-16T13:46:00Z">
                    <w:rPr>
                      <w:rStyle w:val="Hyperlink"/>
                      <w:b w:val="0"/>
                      <w:bCs w:val="0"/>
                      <w:i w:val="0"/>
                      <w:iCs w:val="0"/>
                      <w:noProof/>
                    </w:rPr>
                  </w:rPrChange>
                </w:rPr>
                <w:delText>Data monitoring</w:delText>
              </w:r>
              <w:r w:rsidRPr="00D9517A" w:rsidDel="000B7425">
                <w:rPr>
                  <w:rFonts w:ascii="Mulish" w:hAnsi="Mulish"/>
                  <w:b w:val="0"/>
                  <w:bCs w:val="0"/>
                  <w:i w:val="0"/>
                  <w:iCs w:val="0"/>
                  <w:noProof/>
                  <w:webHidden/>
                  <w:sz w:val="22"/>
                  <w:rPrChange w:id="630" w:author="Guilherme Pessoa-Amorim [2]" w:date="2021-11-16T13:46:00Z">
                    <w:rPr>
                      <w:b w:val="0"/>
                      <w:bCs w:val="0"/>
                      <w:i w:val="0"/>
                      <w:iCs w:val="0"/>
                      <w:noProof/>
                      <w:webHidden/>
                    </w:rPr>
                  </w:rPrChange>
                </w:rPr>
                <w:tab/>
                <w:delText>27</w:delText>
              </w:r>
            </w:del>
          </w:ins>
        </w:p>
        <w:p w14:paraId="454E2541" w14:textId="36E7CE77" w:rsidR="00C451C0" w:rsidRPr="00D9517A" w:rsidDel="000B7425" w:rsidRDefault="00C451C0">
          <w:pPr>
            <w:pStyle w:val="TOC1"/>
            <w:tabs>
              <w:tab w:val="left" w:pos="480"/>
              <w:tab w:val="right" w:leader="dot" w:pos="9016"/>
            </w:tabs>
            <w:spacing w:line="360" w:lineRule="auto"/>
            <w:rPr>
              <w:ins w:id="631" w:author="Guilherme Pessoa-Amorim" w:date="2021-11-15T10:15:00Z"/>
              <w:del w:id="632" w:author="Guilherme Pessoa-Amorim [2]" w:date="2021-11-15T11:51:00Z"/>
              <w:rFonts w:ascii="Mulish" w:eastAsiaTheme="minorEastAsia" w:hAnsi="Mulish" w:cstheme="minorBidi"/>
              <w:bCs w:val="0"/>
              <w:i w:val="0"/>
              <w:iCs w:val="0"/>
              <w:noProof/>
              <w:sz w:val="20"/>
              <w:szCs w:val="22"/>
              <w:lang w:eastAsia="en-GB"/>
              <w:rPrChange w:id="633" w:author="Guilherme Pessoa-Amorim [2]" w:date="2021-11-16T13:46:00Z">
                <w:rPr>
                  <w:ins w:id="634" w:author="Guilherme Pessoa-Amorim" w:date="2021-11-15T10:15:00Z"/>
                  <w:del w:id="635" w:author="Guilherme Pessoa-Amorim [2]" w:date="2021-11-15T11:51:00Z"/>
                  <w:rFonts w:eastAsiaTheme="minorEastAsia" w:cstheme="minorBidi"/>
                  <w:b w:val="0"/>
                  <w:bCs w:val="0"/>
                  <w:i w:val="0"/>
                  <w:iCs w:val="0"/>
                  <w:noProof/>
                  <w:sz w:val="22"/>
                  <w:szCs w:val="22"/>
                  <w:lang w:eastAsia="en-GB"/>
                </w:rPr>
              </w:rPrChange>
            </w:rPr>
            <w:pPrChange w:id="636" w:author="Guilherme Pessoa-Amorim [2]" w:date="2021-11-15T13:07:00Z">
              <w:pPr>
                <w:pStyle w:val="TOC1"/>
                <w:tabs>
                  <w:tab w:val="left" w:pos="480"/>
                  <w:tab w:val="right" w:leader="dot" w:pos="9016"/>
                </w:tabs>
              </w:pPr>
            </w:pPrChange>
          </w:pPr>
          <w:ins w:id="637" w:author="Guilherme Pessoa-Amorim" w:date="2021-11-15T10:15:00Z">
            <w:del w:id="638" w:author="Guilherme Pessoa-Amorim [2]" w:date="2021-11-15T11:51:00Z">
              <w:r w:rsidRPr="00D9517A" w:rsidDel="000B7425">
                <w:rPr>
                  <w:rStyle w:val="Hyperlink"/>
                  <w:rFonts w:ascii="Mulish" w:hAnsi="Mulish"/>
                  <w:b w:val="0"/>
                  <w:bCs w:val="0"/>
                  <w:i w:val="0"/>
                  <w:iCs w:val="0"/>
                  <w:noProof/>
                  <w:sz w:val="22"/>
                  <w:rPrChange w:id="639" w:author="Guilherme Pessoa-Amorim [2]" w:date="2021-11-16T13:46:00Z">
                    <w:rPr>
                      <w:rStyle w:val="Hyperlink"/>
                      <w:b w:val="0"/>
                      <w:bCs w:val="0"/>
                      <w:i w:val="0"/>
                      <w:iCs w:val="0"/>
                      <w:noProof/>
                    </w:rPr>
                  </w:rPrChange>
                </w:rPr>
                <w:delText>9.</w:delText>
              </w:r>
              <w:r w:rsidRPr="00D9517A" w:rsidDel="000B7425">
                <w:rPr>
                  <w:rFonts w:ascii="Mulish" w:eastAsiaTheme="minorEastAsia" w:hAnsi="Mulish"/>
                  <w:noProof/>
                  <w:sz w:val="20"/>
                  <w:szCs w:val="22"/>
                  <w:lang w:eastAsia="en-GB"/>
                  <w:rPrChange w:id="640"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641" w:author="Guilherme Pessoa-Amorim [2]" w:date="2021-11-16T13:46:00Z">
                    <w:rPr>
                      <w:rStyle w:val="Hyperlink"/>
                      <w:b w:val="0"/>
                      <w:bCs w:val="0"/>
                      <w:i w:val="0"/>
                      <w:iCs w:val="0"/>
                      <w:noProof/>
                    </w:rPr>
                  </w:rPrChange>
                </w:rPr>
                <w:delText>Software</w:delText>
              </w:r>
              <w:r w:rsidRPr="00D9517A" w:rsidDel="000B7425">
                <w:rPr>
                  <w:rFonts w:ascii="Mulish" w:hAnsi="Mulish"/>
                  <w:b w:val="0"/>
                  <w:bCs w:val="0"/>
                  <w:i w:val="0"/>
                  <w:iCs w:val="0"/>
                  <w:noProof/>
                  <w:webHidden/>
                  <w:sz w:val="22"/>
                  <w:rPrChange w:id="642" w:author="Guilherme Pessoa-Amorim [2]" w:date="2021-11-16T13:46:00Z">
                    <w:rPr>
                      <w:b w:val="0"/>
                      <w:bCs w:val="0"/>
                      <w:i w:val="0"/>
                      <w:iCs w:val="0"/>
                      <w:noProof/>
                      <w:webHidden/>
                    </w:rPr>
                  </w:rPrChange>
                </w:rPr>
                <w:tab/>
                <w:delText>27</w:delText>
              </w:r>
            </w:del>
          </w:ins>
        </w:p>
        <w:p w14:paraId="61F80E85" w14:textId="301A4230" w:rsidR="00C451C0" w:rsidRPr="00D9517A" w:rsidDel="000B7425" w:rsidRDefault="00C451C0">
          <w:pPr>
            <w:pStyle w:val="TOC1"/>
            <w:tabs>
              <w:tab w:val="left" w:pos="720"/>
              <w:tab w:val="right" w:leader="dot" w:pos="9016"/>
            </w:tabs>
            <w:spacing w:line="360" w:lineRule="auto"/>
            <w:rPr>
              <w:ins w:id="643" w:author="Guilherme Pessoa-Amorim" w:date="2021-11-15T10:15:00Z"/>
              <w:del w:id="644" w:author="Guilherme Pessoa-Amorim [2]" w:date="2021-11-15T11:51:00Z"/>
              <w:rFonts w:ascii="Mulish" w:eastAsiaTheme="minorEastAsia" w:hAnsi="Mulish" w:cstheme="minorBidi"/>
              <w:bCs w:val="0"/>
              <w:i w:val="0"/>
              <w:iCs w:val="0"/>
              <w:noProof/>
              <w:sz w:val="20"/>
              <w:szCs w:val="22"/>
              <w:lang w:eastAsia="en-GB"/>
              <w:rPrChange w:id="645" w:author="Guilherme Pessoa-Amorim [2]" w:date="2021-11-16T13:46:00Z">
                <w:rPr>
                  <w:ins w:id="646" w:author="Guilherme Pessoa-Amorim" w:date="2021-11-15T10:15:00Z"/>
                  <w:del w:id="647" w:author="Guilherme Pessoa-Amorim [2]" w:date="2021-11-15T11:51:00Z"/>
                  <w:rFonts w:eastAsiaTheme="minorEastAsia" w:cstheme="minorBidi"/>
                  <w:b w:val="0"/>
                  <w:bCs w:val="0"/>
                  <w:i w:val="0"/>
                  <w:iCs w:val="0"/>
                  <w:noProof/>
                  <w:sz w:val="22"/>
                  <w:szCs w:val="22"/>
                  <w:lang w:eastAsia="en-GB"/>
                </w:rPr>
              </w:rPrChange>
            </w:rPr>
            <w:pPrChange w:id="648" w:author="Guilherme Pessoa-Amorim [2]" w:date="2021-11-15T13:07:00Z">
              <w:pPr>
                <w:pStyle w:val="TOC1"/>
                <w:tabs>
                  <w:tab w:val="left" w:pos="720"/>
                  <w:tab w:val="right" w:leader="dot" w:pos="9016"/>
                </w:tabs>
              </w:pPr>
            </w:pPrChange>
          </w:pPr>
          <w:ins w:id="649" w:author="Guilherme Pessoa-Amorim" w:date="2021-11-15T10:15:00Z">
            <w:del w:id="650" w:author="Guilherme Pessoa-Amorim [2]" w:date="2021-11-15T11:51:00Z">
              <w:r w:rsidRPr="00D9517A" w:rsidDel="000B7425">
                <w:rPr>
                  <w:rStyle w:val="Hyperlink"/>
                  <w:rFonts w:ascii="Mulish" w:hAnsi="Mulish"/>
                  <w:b w:val="0"/>
                  <w:bCs w:val="0"/>
                  <w:i w:val="0"/>
                  <w:iCs w:val="0"/>
                  <w:noProof/>
                  <w:sz w:val="22"/>
                  <w:rPrChange w:id="651" w:author="Guilherme Pessoa-Amorim [2]" w:date="2021-11-16T13:46:00Z">
                    <w:rPr>
                      <w:rStyle w:val="Hyperlink"/>
                      <w:b w:val="0"/>
                      <w:bCs w:val="0"/>
                      <w:i w:val="0"/>
                      <w:iCs w:val="0"/>
                      <w:noProof/>
                    </w:rPr>
                  </w:rPrChange>
                </w:rPr>
                <w:delText>10.</w:delText>
              </w:r>
              <w:r w:rsidRPr="00D9517A" w:rsidDel="000B7425">
                <w:rPr>
                  <w:rFonts w:ascii="Mulish" w:eastAsiaTheme="minorEastAsia" w:hAnsi="Mulish"/>
                  <w:noProof/>
                  <w:sz w:val="20"/>
                  <w:szCs w:val="22"/>
                  <w:lang w:eastAsia="en-GB"/>
                  <w:rPrChange w:id="652" w:author="Guilherme Pessoa-Amorim [2]" w:date="2021-11-16T13:46:00Z">
                    <w:rPr>
                      <w:rFonts w:eastAsiaTheme="minorEastAsia"/>
                      <w:noProof/>
                      <w:sz w:val="22"/>
                      <w:szCs w:val="22"/>
                      <w:lang w:eastAsia="en-GB"/>
                    </w:rPr>
                  </w:rPrChange>
                </w:rPr>
                <w:tab/>
              </w:r>
              <w:r w:rsidRPr="00D9517A" w:rsidDel="000B7425">
                <w:rPr>
                  <w:rStyle w:val="Hyperlink"/>
                  <w:rFonts w:ascii="Mulish" w:hAnsi="Mulish"/>
                  <w:b w:val="0"/>
                  <w:bCs w:val="0"/>
                  <w:i w:val="0"/>
                  <w:iCs w:val="0"/>
                  <w:noProof/>
                  <w:sz w:val="22"/>
                  <w:rPrChange w:id="653" w:author="Guilherme Pessoa-Amorim [2]" w:date="2021-11-16T13:46:00Z">
                    <w:rPr>
                      <w:rStyle w:val="Hyperlink"/>
                      <w:b w:val="0"/>
                      <w:bCs w:val="0"/>
                      <w:i w:val="0"/>
                      <w:iCs w:val="0"/>
                      <w:noProof/>
                    </w:rPr>
                  </w:rPrChange>
                </w:rPr>
                <w:delText>References</w:delText>
              </w:r>
              <w:r w:rsidRPr="00D9517A" w:rsidDel="000B7425">
                <w:rPr>
                  <w:rFonts w:ascii="Mulish" w:hAnsi="Mulish"/>
                  <w:b w:val="0"/>
                  <w:bCs w:val="0"/>
                  <w:i w:val="0"/>
                  <w:iCs w:val="0"/>
                  <w:noProof/>
                  <w:webHidden/>
                  <w:sz w:val="22"/>
                  <w:rPrChange w:id="654" w:author="Guilherme Pessoa-Amorim [2]" w:date="2021-11-16T13:46:00Z">
                    <w:rPr>
                      <w:b w:val="0"/>
                      <w:bCs w:val="0"/>
                      <w:i w:val="0"/>
                      <w:iCs w:val="0"/>
                      <w:noProof/>
                      <w:webHidden/>
                    </w:rPr>
                  </w:rPrChange>
                </w:rPr>
                <w:tab/>
                <w:delText>29</w:delText>
              </w:r>
            </w:del>
          </w:ins>
        </w:p>
        <w:p w14:paraId="1E311113" w14:textId="65967D31" w:rsidR="0089303D" w:rsidRPr="00D9517A" w:rsidDel="000B7425" w:rsidRDefault="0089303D">
          <w:pPr>
            <w:pStyle w:val="TOC1"/>
            <w:tabs>
              <w:tab w:val="left" w:pos="480"/>
              <w:tab w:val="right" w:leader="dot" w:pos="9016"/>
            </w:tabs>
            <w:spacing w:line="360" w:lineRule="auto"/>
            <w:rPr>
              <w:del w:id="655" w:author="Guilherme Pessoa-Amorim [2]" w:date="2021-11-15T11:51:00Z"/>
              <w:rFonts w:ascii="Mulish" w:eastAsiaTheme="minorEastAsia" w:hAnsi="Mulish" w:cstheme="minorBidi"/>
              <w:bCs w:val="0"/>
              <w:i w:val="0"/>
              <w:iCs w:val="0"/>
              <w:noProof/>
              <w:sz w:val="20"/>
              <w:szCs w:val="22"/>
              <w:lang w:eastAsia="en-GB"/>
              <w:rPrChange w:id="656" w:author="Guilherme Pessoa-Amorim [2]" w:date="2021-11-16T13:46:00Z">
                <w:rPr>
                  <w:del w:id="657" w:author="Guilherme Pessoa-Amorim [2]" w:date="2021-11-15T11:51:00Z"/>
                  <w:rFonts w:eastAsiaTheme="minorEastAsia" w:cstheme="minorBidi"/>
                  <w:b w:val="0"/>
                  <w:bCs w:val="0"/>
                  <w:i w:val="0"/>
                  <w:iCs w:val="0"/>
                  <w:noProof/>
                  <w:sz w:val="22"/>
                  <w:szCs w:val="22"/>
                  <w:lang w:eastAsia="en-GB"/>
                </w:rPr>
              </w:rPrChange>
            </w:rPr>
            <w:pPrChange w:id="658" w:author="Guilherme Pessoa-Amorim [2]" w:date="2021-11-15T13:07:00Z">
              <w:pPr>
                <w:pStyle w:val="TOC1"/>
                <w:tabs>
                  <w:tab w:val="left" w:pos="480"/>
                  <w:tab w:val="right" w:leader="dot" w:pos="9016"/>
                </w:tabs>
              </w:pPr>
            </w:pPrChange>
          </w:pPr>
          <w:del w:id="659" w:author="Guilherme Pessoa-Amorim [2]" w:date="2021-11-15T11:51:00Z">
            <w:r w:rsidRPr="00D9517A" w:rsidDel="000B7425">
              <w:rPr>
                <w:rFonts w:ascii="Mulish" w:hAnsi="Mulish"/>
                <w:sz w:val="22"/>
                <w:rPrChange w:id="660" w:author="Guilherme Pessoa-Amorim [2]" w:date="2021-11-16T13:46:00Z">
                  <w:rPr>
                    <w:rStyle w:val="Hyperlink"/>
                    <w:b w:val="0"/>
                    <w:bCs w:val="0"/>
                    <w:i w:val="0"/>
                    <w:iCs w:val="0"/>
                    <w:noProof/>
                  </w:rPr>
                </w:rPrChange>
              </w:rPr>
              <w:delText>2.</w:delText>
            </w:r>
            <w:r w:rsidRPr="00D9517A" w:rsidDel="000B7425">
              <w:rPr>
                <w:rFonts w:ascii="Mulish" w:eastAsiaTheme="minorEastAsia" w:hAnsi="Mulish"/>
                <w:noProof/>
                <w:sz w:val="20"/>
                <w:szCs w:val="22"/>
                <w:lang w:eastAsia="en-GB"/>
                <w:rPrChange w:id="661" w:author="Guilherme Pessoa-Amorim [2]" w:date="2021-11-16T13:46:00Z">
                  <w:rPr>
                    <w:rFonts w:eastAsiaTheme="minorEastAsia"/>
                    <w:noProof/>
                    <w:sz w:val="22"/>
                    <w:szCs w:val="22"/>
                    <w:lang w:eastAsia="en-GB"/>
                  </w:rPr>
                </w:rPrChange>
              </w:rPr>
              <w:tab/>
            </w:r>
            <w:r w:rsidRPr="00D9517A" w:rsidDel="000B7425">
              <w:rPr>
                <w:rFonts w:ascii="Mulish" w:hAnsi="Mulish"/>
                <w:sz w:val="22"/>
                <w:rPrChange w:id="662" w:author="Guilherme Pessoa-Amorim [2]" w:date="2021-11-16T13:46:00Z">
                  <w:rPr>
                    <w:rStyle w:val="Hyperlink"/>
                    <w:b w:val="0"/>
                    <w:bCs w:val="0"/>
                    <w:i w:val="0"/>
                    <w:iCs w:val="0"/>
                    <w:noProof/>
                  </w:rPr>
                </w:rPrChange>
              </w:rPr>
              <w:delText>Document history</w:delText>
            </w:r>
            <w:r w:rsidRPr="00D9517A" w:rsidDel="000B7425">
              <w:rPr>
                <w:rFonts w:ascii="Mulish" w:hAnsi="Mulish"/>
                <w:b w:val="0"/>
                <w:bCs w:val="0"/>
                <w:i w:val="0"/>
                <w:iCs w:val="0"/>
                <w:noProof/>
                <w:webHidden/>
                <w:sz w:val="22"/>
                <w:rPrChange w:id="663" w:author="Guilherme Pessoa-Amorim [2]" w:date="2021-11-16T13:46:00Z">
                  <w:rPr>
                    <w:b w:val="0"/>
                    <w:bCs w:val="0"/>
                    <w:i w:val="0"/>
                    <w:iCs w:val="0"/>
                    <w:noProof/>
                    <w:webHidden/>
                  </w:rPr>
                </w:rPrChange>
              </w:rPr>
              <w:tab/>
              <w:delText>3</w:delText>
            </w:r>
          </w:del>
        </w:p>
        <w:p w14:paraId="5B68C092" w14:textId="5B942327" w:rsidR="0089303D" w:rsidRPr="00D9517A" w:rsidDel="000B7425" w:rsidRDefault="0089303D">
          <w:pPr>
            <w:pStyle w:val="TOC1"/>
            <w:tabs>
              <w:tab w:val="left" w:pos="480"/>
              <w:tab w:val="right" w:leader="dot" w:pos="9016"/>
            </w:tabs>
            <w:spacing w:line="360" w:lineRule="auto"/>
            <w:rPr>
              <w:del w:id="664" w:author="Guilherme Pessoa-Amorim [2]" w:date="2021-11-15T11:51:00Z"/>
              <w:rFonts w:ascii="Mulish" w:eastAsiaTheme="minorEastAsia" w:hAnsi="Mulish" w:cstheme="minorBidi"/>
              <w:bCs w:val="0"/>
              <w:i w:val="0"/>
              <w:iCs w:val="0"/>
              <w:noProof/>
              <w:sz w:val="20"/>
              <w:szCs w:val="22"/>
              <w:lang w:eastAsia="en-GB"/>
              <w:rPrChange w:id="665" w:author="Guilherme Pessoa-Amorim [2]" w:date="2021-11-16T13:46:00Z">
                <w:rPr>
                  <w:del w:id="666" w:author="Guilherme Pessoa-Amorim [2]" w:date="2021-11-15T11:51:00Z"/>
                  <w:rFonts w:eastAsiaTheme="minorEastAsia" w:cstheme="minorBidi"/>
                  <w:b w:val="0"/>
                  <w:bCs w:val="0"/>
                  <w:i w:val="0"/>
                  <w:iCs w:val="0"/>
                  <w:noProof/>
                  <w:sz w:val="22"/>
                  <w:szCs w:val="22"/>
                  <w:lang w:eastAsia="en-GB"/>
                </w:rPr>
              </w:rPrChange>
            </w:rPr>
            <w:pPrChange w:id="667" w:author="Guilherme Pessoa-Amorim [2]" w:date="2021-11-15T13:07:00Z">
              <w:pPr>
                <w:pStyle w:val="TOC1"/>
                <w:tabs>
                  <w:tab w:val="left" w:pos="480"/>
                  <w:tab w:val="right" w:leader="dot" w:pos="9016"/>
                </w:tabs>
              </w:pPr>
            </w:pPrChange>
          </w:pPr>
          <w:del w:id="668" w:author="Guilherme Pessoa-Amorim [2]" w:date="2021-11-15T11:51:00Z">
            <w:r w:rsidRPr="00D9517A" w:rsidDel="000B7425">
              <w:rPr>
                <w:rFonts w:ascii="Mulish" w:hAnsi="Mulish"/>
                <w:sz w:val="22"/>
                <w:rPrChange w:id="669" w:author="Guilherme Pessoa-Amorim [2]" w:date="2021-11-16T13:46:00Z">
                  <w:rPr>
                    <w:rStyle w:val="Hyperlink"/>
                    <w:b w:val="0"/>
                    <w:bCs w:val="0"/>
                    <w:i w:val="0"/>
                    <w:iCs w:val="0"/>
                    <w:noProof/>
                  </w:rPr>
                </w:rPrChange>
              </w:rPr>
              <w:delText>3.</w:delText>
            </w:r>
            <w:r w:rsidRPr="00D9517A" w:rsidDel="000B7425">
              <w:rPr>
                <w:rFonts w:ascii="Mulish" w:eastAsiaTheme="minorEastAsia" w:hAnsi="Mulish"/>
                <w:noProof/>
                <w:sz w:val="20"/>
                <w:szCs w:val="22"/>
                <w:lang w:eastAsia="en-GB"/>
                <w:rPrChange w:id="670" w:author="Guilherme Pessoa-Amorim [2]" w:date="2021-11-16T13:46:00Z">
                  <w:rPr>
                    <w:rFonts w:eastAsiaTheme="minorEastAsia"/>
                    <w:noProof/>
                    <w:sz w:val="22"/>
                    <w:szCs w:val="22"/>
                    <w:lang w:eastAsia="en-GB"/>
                  </w:rPr>
                </w:rPrChange>
              </w:rPr>
              <w:tab/>
            </w:r>
            <w:r w:rsidRPr="00D9517A" w:rsidDel="000B7425">
              <w:rPr>
                <w:rFonts w:ascii="Mulish" w:hAnsi="Mulish"/>
                <w:sz w:val="22"/>
                <w:rPrChange w:id="671" w:author="Guilherme Pessoa-Amorim [2]" w:date="2021-11-16T13:46:00Z">
                  <w:rPr>
                    <w:rStyle w:val="Hyperlink"/>
                    <w:b w:val="0"/>
                    <w:bCs w:val="0"/>
                    <w:i w:val="0"/>
                    <w:iCs w:val="0"/>
                    <w:noProof/>
                  </w:rPr>
                </w:rPrChange>
              </w:rPr>
              <w:delText>Abbreviations</w:delText>
            </w:r>
            <w:r w:rsidRPr="00D9517A" w:rsidDel="000B7425">
              <w:rPr>
                <w:rFonts w:ascii="Mulish" w:hAnsi="Mulish"/>
                <w:b w:val="0"/>
                <w:bCs w:val="0"/>
                <w:i w:val="0"/>
                <w:iCs w:val="0"/>
                <w:noProof/>
                <w:webHidden/>
                <w:sz w:val="22"/>
                <w:rPrChange w:id="672" w:author="Guilherme Pessoa-Amorim [2]" w:date="2021-11-16T13:46:00Z">
                  <w:rPr>
                    <w:b w:val="0"/>
                    <w:bCs w:val="0"/>
                    <w:i w:val="0"/>
                    <w:iCs w:val="0"/>
                    <w:noProof/>
                    <w:webHidden/>
                  </w:rPr>
                </w:rPrChange>
              </w:rPr>
              <w:tab/>
              <w:delText>4</w:delText>
            </w:r>
          </w:del>
        </w:p>
        <w:p w14:paraId="5CB0837E" w14:textId="7DD353BB" w:rsidR="0089303D" w:rsidRPr="00D9517A" w:rsidDel="000B7425" w:rsidRDefault="0089303D">
          <w:pPr>
            <w:pStyle w:val="TOC1"/>
            <w:tabs>
              <w:tab w:val="left" w:pos="480"/>
              <w:tab w:val="right" w:leader="dot" w:pos="9016"/>
            </w:tabs>
            <w:spacing w:line="360" w:lineRule="auto"/>
            <w:rPr>
              <w:del w:id="673" w:author="Guilherme Pessoa-Amorim [2]" w:date="2021-11-15T11:51:00Z"/>
              <w:rFonts w:ascii="Mulish" w:eastAsiaTheme="minorEastAsia" w:hAnsi="Mulish" w:cstheme="minorBidi"/>
              <w:bCs w:val="0"/>
              <w:i w:val="0"/>
              <w:iCs w:val="0"/>
              <w:noProof/>
              <w:sz w:val="20"/>
              <w:szCs w:val="22"/>
              <w:lang w:eastAsia="en-GB"/>
              <w:rPrChange w:id="674" w:author="Guilherme Pessoa-Amorim [2]" w:date="2021-11-16T13:46:00Z">
                <w:rPr>
                  <w:del w:id="675" w:author="Guilherme Pessoa-Amorim [2]" w:date="2021-11-15T11:51:00Z"/>
                  <w:rFonts w:eastAsiaTheme="minorEastAsia" w:cstheme="minorBidi"/>
                  <w:b w:val="0"/>
                  <w:bCs w:val="0"/>
                  <w:i w:val="0"/>
                  <w:iCs w:val="0"/>
                  <w:noProof/>
                  <w:sz w:val="22"/>
                  <w:szCs w:val="22"/>
                  <w:lang w:eastAsia="en-GB"/>
                </w:rPr>
              </w:rPrChange>
            </w:rPr>
            <w:pPrChange w:id="676" w:author="Guilherme Pessoa-Amorim [2]" w:date="2021-11-15T13:07:00Z">
              <w:pPr>
                <w:pStyle w:val="TOC1"/>
                <w:tabs>
                  <w:tab w:val="left" w:pos="480"/>
                  <w:tab w:val="right" w:leader="dot" w:pos="9016"/>
                </w:tabs>
              </w:pPr>
            </w:pPrChange>
          </w:pPr>
          <w:del w:id="677" w:author="Guilherme Pessoa-Amorim [2]" w:date="2021-11-15T11:51:00Z">
            <w:r w:rsidRPr="00D9517A" w:rsidDel="000B7425">
              <w:rPr>
                <w:rFonts w:ascii="Mulish" w:hAnsi="Mulish"/>
                <w:sz w:val="22"/>
                <w:rPrChange w:id="678" w:author="Guilherme Pessoa-Amorim [2]" w:date="2021-11-16T13:46:00Z">
                  <w:rPr>
                    <w:rStyle w:val="Hyperlink"/>
                    <w:b w:val="0"/>
                    <w:bCs w:val="0"/>
                    <w:i w:val="0"/>
                    <w:iCs w:val="0"/>
                    <w:noProof/>
                  </w:rPr>
                </w:rPrChange>
              </w:rPr>
              <w:delText>4.</w:delText>
            </w:r>
            <w:r w:rsidRPr="00D9517A" w:rsidDel="000B7425">
              <w:rPr>
                <w:rFonts w:ascii="Mulish" w:eastAsiaTheme="minorEastAsia" w:hAnsi="Mulish"/>
                <w:noProof/>
                <w:sz w:val="20"/>
                <w:szCs w:val="22"/>
                <w:lang w:eastAsia="en-GB"/>
                <w:rPrChange w:id="679" w:author="Guilherme Pessoa-Amorim [2]" w:date="2021-11-16T13:46:00Z">
                  <w:rPr>
                    <w:rFonts w:eastAsiaTheme="minorEastAsia"/>
                    <w:noProof/>
                    <w:sz w:val="22"/>
                    <w:szCs w:val="22"/>
                    <w:lang w:eastAsia="en-GB"/>
                  </w:rPr>
                </w:rPrChange>
              </w:rPr>
              <w:tab/>
            </w:r>
            <w:r w:rsidRPr="00D9517A" w:rsidDel="000B7425">
              <w:rPr>
                <w:rFonts w:ascii="Mulish" w:hAnsi="Mulish"/>
                <w:sz w:val="22"/>
                <w:rPrChange w:id="680" w:author="Guilherme Pessoa-Amorim [2]" w:date="2021-11-16T13:46:00Z">
                  <w:rPr>
                    <w:rStyle w:val="Hyperlink"/>
                    <w:b w:val="0"/>
                    <w:bCs w:val="0"/>
                    <w:i w:val="0"/>
                    <w:iCs w:val="0"/>
                    <w:noProof/>
                  </w:rPr>
                </w:rPrChange>
              </w:rPr>
              <w:delText>Introduction</w:delText>
            </w:r>
            <w:r w:rsidRPr="00D9517A" w:rsidDel="000B7425">
              <w:rPr>
                <w:rFonts w:ascii="Mulish" w:hAnsi="Mulish"/>
                <w:b w:val="0"/>
                <w:bCs w:val="0"/>
                <w:i w:val="0"/>
                <w:iCs w:val="0"/>
                <w:noProof/>
                <w:webHidden/>
                <w:sz w:val="22"/>
                <w:rPrChange w:id="681" w:author="Guilherme Pessoa-Amorim [2]" w:date="2021-11-16T13:46:00Z">
                  <w:rPr>
                    <w:b w:val="0"/>
                    <w:bCs w:val="0"/>
                    <w:i w:val="0"/>
                    <w:iCs w:val="0"/>
                    <w:noProof/>
                    <w:webHidden/>
                  </w:rPr>
                </w:rPrChange>
              </w:rPr>
              <w:tab/>
              <w:delText>5</w:delText>
            </w:r>
          </w:del>
        </w:p>
        <w:p w14:paraId="7AB16C89" w14:textId="35CA15F6" w:rsidR="0089303D" w:rsidRPr="00D9517A" w:rsidDel="000B7425" w:rsidRDefault="0089303D">
          <w:pPr>
            <w:pStyle w:val="TOC1"/>
            <w:tabs>
              <w:tab w:val="left" w:pos="480"/>
              <w:tab w:val="right" w:leader="dot" w:pos="9016"/>
            </w:tabs>
            <w:spacing w:line="360" w:lineRule="auto"/>
            <w:rPr>
              <w:del w:id="682" w:author="Guilherme Pessoa-Amorim [2]" w:date="2021-11-15T11:51:00Z"/>
              <w:rFonts w:ascii="Mulish" w:eastAsiaTheme="minorEastAsia" w:hAnsi="Mulish" w:cstheme="minorBidi"/>
              <w:bCs w:val="0"/>
              <w:i w:val="0"/>
              <w:iCs w:val="0"/>
              <w:noProof/>
              <w:sz w:val="20"/>
              <w:szCs w:val="22"/>
              <w:lang w:eastAsia="en-GB"/>
              <w:rPrChange w:id="683" w:author="Guilherme Pessoa-Amorim [2]" w:date="2021-11-16T13:46:00Z">
                <w:rPr>
                  <w:del w:id="684" w:author="Guilherme Pessoa-Amorim [2]" w:date="2021-11-15T11:51:00Z"/>
                  <w:rFonts w:eastAsiaTheme="minorEastAsia" w:cstheme="minorBidi"/>
                  <w:b w:val="0"/>
                  <w:bCs w:val="0"/>
                  <w:i w:val="0"/>
                  <w:iCs w:val="0"/>
                  <w:noProof/>
                  <w:sz w:val="22"/>
                  <w:szCs w:val="22"/>
                  <w:lang w:eastAsia="en-GB"/>
                </w:rPr>
              </w:rPrChange>
            </w:rPr>
            <w:pPrChange w:id="685" w:author="Guilherme Pessoa-Amorim [2]" w:date="2021-11-15T13:07:00Z">
              <w:pPr>
                <w:pStyle w:val="TOC1"/>
                <w:tabs>
                  <w:tab w:val="left" w:pos="480"/>
                  <w:tab w:val="right" w:leader="dot" w:pos="9016"/>
                </w:tabs>
              </w:pPr>
            </w:pPrChange>
          </w:pPr>
          <w:del w:id="686" w:author="Guilherme Pessoa-Amorim [2]" w:date="2021-11-15T11:51:00Z">
            <w:r w:rsidRPr="00D9517A" w:rsidDel="000B7425">
              <w:rPr>
                <w:rFonts w:ascii="Mulish" w:hAnsi="Mulish"/>
                <w:sz w:val="22"/>
                <w:rPrChange w:id="687" w:author="Guilherme Pessoa-Amorim [2]" w:date="2021-11-16T13:46:00Z">
                  <w:rPr>
                    <w:rStyle w:val="Hyperlink"/>
                    <w:b w:val="0"/>
                    <w:bCs w:val="0"/>
                    <w:i w:val="0"/>
                    <w:iCs w:val="0"/>
                    <w:noProof/>
                  </w:rPr>
                </w:rPrChange>
              </w:rPr>
              <w:delText>5.</w:delText>
            </w:r>
            <w:r w:rsidRPr="00D9517A" w:rsidDel="000B7425">
              <w:rPr>
                <w:rFonts w:ascii="Mulish" w:eastAsiaTheme="minorEastAsia" w:hAnsi="Mulish"/>
                <w:noProof/>
                <w:sz w:val="20"/>
                <w:szCs w:val="22"/>
                <w:lang w:eastAsia="en-GB"/>
                <w:rPrChange w:id="688" w:author="Guilherme Pessoa-Amorim [2]" w:date="2021-11-16T13:46:00Z">
                  <w:rPr>
                    <w:rFonts w:eastAsiaTheme="minorEastAsia"/>
                    <w:noProof/>
                    <w:sz w:val="22"/>
                    <w:szCs w:val="22"/>
                    <w:lang w:eastAsia="en-GB"/>
                  </w:rPr>
                </w:rPrChange>
              </w:rPr>
              <w:tab/>
            </w:r>
            <w:r w:rsidRPr="00D9517A" w:rsidDel="000B7425">
              <w:rPr>
                <w:rFonts w:ascii="Mulish" w:hAnsi="Mulish"/>
                <w:sz w:val="22"/>
                <w:rPrChange w:id="689" w:author="Guilherme Pessoa-Amorim [2]" w:date="2021-11-16T13:46:00Z">
                  <w:rPr>
                    <w:rStyle w:val="Hyperlink"/>
                    <w:b w:val="0"/>
                    <w:bCs w:val="0"/>
                    <w:i w:val="0"/>
                    <w:iCs w:val="0"/>
                    <w:noProof/>
                  </w:rPr>
                </w:rPrChange>
              </w:rPr>
              <w:delText>Background</w:delText>
            </w:r>
            <w:r w:rsidRPr="00D9517A" w:rsidDel="000B7425">
              <w:rPr>
                <w:rFonts w:ascii="Mulish" w:hAnsi="Mulish"/>
                <w:b w:val="0"/>
                <w:bCs w:val="0"/>
                <w:i w:val="0"/>
                <w:iCs w:val="0"/>
                <w:noProof/>
                <w:webHidden/>
                <w:sz w:val="22"/>
                <w:rPrChange w:id="690" w:author="Guilherme Pessoa-Amorim [2]" w:date="2021-11-16T13:46:00Z">
                  <w:rPr>
                    <w:b w:val="0"/>
                    <w:bCs w:val="0"/>
                    <w:i w:val="0"/>
                    <w:iCs w:val="0"/>
                    <w:noProof/>
                    <w:webHidden/>
                  </w:rPr>
                </w:rPrChange>
              </w:rPr>
              <w:tab/>
              <w:delText>5</w:delText>
            </w:r>
          </w:del>
        </w:p>
        <w:p w14:paraId="039DB5F7" w14:textId="36CFC3B6" w:rsidR="0089303D" w:rsidRPr="00D9517A" w:rsidDel="000B7425" w:rsidRDefault="0089303D">
          <w:pPr>
            <w:pStyle w:val="TOC2"/>
            <w:tabs>
              <w:tab w:val="left" w:pos="960"/>
              <w:tab w:val="right" w:leader="dot" w:pos="9016"/>
            </w:tabs>
            <w:spacing w:line="360" w:lineRule="auto"/>
            <w:rPr>
              <w:del w:id="691" w:author="Guilherme Pessoa-Amorim [2]" w:date="2021-11-15T11:51:00Z"/>
              <w:rFonts w:ascii="Mulish" w:eastAsiaTheme="minorEastAsia" w:hAnsi="Mulish" w:cstheme="minorBidi"/>
              <w:bCs w:val="0"/>
              <w:noProof/>
              <w:lang w:eastAsia="en-GB"/>
              <w:rPrChange w:id="692" w:author="Guilherme Pessoa-Amorim [2]" w:date="2021-11-16T13:46:00Z">
                <w:rPr>
                  <w:del w:id="693" w:author="Guilherme Pessoa-Amorim [2]" w:date="2021-11-15T11:51:00Z"/>
                  <w:rFonts w:eastAsiaTheme="minorEastAsia" w:cstheme="minorBidi"/>
                  <w:b w:val="0"/>
                  <w:bCs w:val="0"/>
                  <w:noProof/>
                  <w:lang w:eastAsia="en-GB"/>
                </w:rPr>
              </w:rPrChange>
            </w:rPr>
            <w:pPrChange w:id="694" w:author="Guilherme Pessoa-Amorim [2]" w:date="2021-11-15T13:07:00Z">
              <w:pPr>
                <w:pStyle w:val="TOC2"/>
                <w:tabs>
                  <w:tab w:val="left" w:pos="960"/>
                  <w:tab w:val="right" w:leader="dot" w:pos="9016"/>
                </w:tabs>
              </w:pPr>
            </w:pPrChange>
          </w:pPr>
          <w:del w:id="695" w:author="Guilherme Pessoa-Amorim [2]" w:date="2021-11-15T11:51:00Z">
            <w:r w:rsidRPr="00D9517A" w:rsidDel="000B7425">
              <w:rPr>
                <w:rFonts w:ascii="Mulish" w:hAnsi="Mulish"/>
                <w:rPrChange w:id="696" w:author="Guilherme Pessoa-Amorim [2]" w:date="2021-11-16T13:46:00Z">
                  <w:rPr>
                    <w:rStyle w:val="Hyperlink"/>
                    <w:b w:val="0"/>
                    <w:bCs w:val="0"/>
                    <w:noProof/>
                  </w:rPr>
                </w:rPrChange>
              </w:rPr>
              <w:delText>5.1.</w:delText>
            </w:r>
            <w:r w:rsidRPr="00D9517A" w:rsidDel="000B7425">
              <w:rPr>
                <w:rFonts w:ascii="Mulish" w:eastAsiaTheme="minorEastAsia" w:hAnsi="Mulish"/>
                <w:noProof/>
                <w:lang w:eastAsia="en-GB"/>
                <w:rPrChange w:id="697" w:author="Guilherme Pessoa-Amorim [2]" w:date="2021-11-16T13:46:00Z">
                  <w:rPr>
                    <w:rFonts w:eastAsiaTheme="minorEastAsia"/>
                    <w:noProof/>
                    <w:lang w:eastAsia="en-GB"/>
                  </w:rPr>
                </w:rPrChange>
              </w:rPr>
              <w:tab/>
            </w:r>
            <w:r w:rsidRPr="00D9517A" w:rsidDel="000B7425">
              <w:rPr>
                <w:rFonts w:ascii="Mulish" w:hAnsi="Mulish"/>
                <w:rPrChange w:id="698" w:author="Guilherme Pessoa-Amorim [2]" w:date="2021-11-16T13:46:00Z">
                  <w:rPr>
                    <w:rStyle w:val="Hyperlink"/>
                    <w:b w:val="0"/>
                    <w:bCs w:val="0"/>
                    <w:noProof/>
                  </w:rPr>
                </w:rPrChange>
              </w:rPr>
              <w:delText>Rationale</w:delText>
            </w:r>
            <w:r w:rsidRPr="00D9517A" w:rsidDel="000B7425">
              <w:rPr>
                <w:rFonts w:ascii="Mulish" w:hAnsi="Mulish"/>
                <w:b w:val="0"/>
                <w:bCs w:val="0"/>
                <w:noProof/>
                <w:webHidden/>
                <w:rPrChange w:id="699" w:author="Guilherme Pessoa-Amorim [2]" w:date="2021-11-16T13:46:00Z">
                  <w:rPr>
                    <w:b w:val="0"/>
                    <w:bCs w:val="0"/>
                    <w:noProof/>
                    <w:webHidden/>
                  </w:rPr>
                </w:rPrChange>
              </w:rPr>
              <w:tab/>
              <w:delText>5</w:delText>
            </w:r>
          </w:del>
        </w:p>
        <w:p w14:paraId="545A7150" w14:textId="53E50511" w:rsidR="0089303D" w:rsidRPr="00D9517A" w:rsidDel="000B7425" w:rsidRDefault="0089303D">
          <w:pPr>
            <w:pStyle w:val="TOC2"/>
            <w:tabs>
              <w:tab w:val="left" w:pos="960"/>
              <w:tab w:val="right" w:leader="dot" w:pos="9016"/>
            </w:tabs>
            <w:spacing w:line="360" w:lineRule="auto"/>
            <w:rPr>
              <w:del w:id="700" w:author="Guilherme Pessoa-Amorim [2]" w:date="2021-11-15T11:51:00Z"/>
              <w:rFonts w:ascii="Mulish" w:eastAsiaTheme="minorEastAsia" w:hAnsi="Mulish" w:cstheme="minorBidi"/>
              <w:bCs w:val="0"/>
              <w:noProof/>
              <w:lang w:eastAsia="en-GB"/>
              <w:rPrChange w:id="701" w:author="Guilherme Pessoa-Amorim [2]" w:date="2021-11-16T13:46:00Z">
                <w:rPr>
                  <w:del w:id="702" w:author="Guilherme Pessoa-Amorim [2]" w:date="2021-11-15T11:51:00Z"/>
                  <w:rFonts w:eastAsiaTheme="minorEastAsia" w:cstheme="minorBidi"/>
                  <w:b w:val="0"/>
                  <w:bCs w:val="0"/>
                  <w:noProof/>
                  <w:lang w:eastAsia="en-GB"/>
                </w:rPr>
              </w:rPrChange>
            </w:rPr>
            <w:pPrChange w:id="703" w:author="Guilherme Pessoa-Amorim [2]" w:date="2021-11-15T13:07:00Z">
              <w:pPr>
                <w:pStyle w:val="TOC2"/>
                <w:tabs>
                  <w:tab w:val="left" w:pos="960"/>
                  <w:tab w:val="right" w:leader="dot" w:pos="9016"/>
                </w:tabs>
              </w:pPr>
            </w:pPrChange>
          </w:pPr>
          <w:del w:id="704" w:author="Guilherme Pessoa-Amorim [2]" w:date="2021-11-15T11:51:00Z">
            <w:r w:rsidRPr="00D9517A" w:rsidDel="000B7425">
              <w:rPr>
                <w:rFonts w:ascii="Mulish" w:hAnsi="Mulish"/>
                <w:rPrChange w:id="705" w:author="Guilherme Pessoa-Amorim [2]" w:date="2021-11-16T13:46:00Z">
                  <w:rPr>
                    <w:rStyle w:val="Hyperlink"/>
                    <w:b w:val="0"/>
                    <w:bCs w:val="0"/>
                    <w:noProof/>
                  </w:rPr>
                </w:rPrChange>
              </w:rPr>
              <w:delText>5.2.</w:delText>
            </w:r>
            <w:r w:rsidRPr="00D9517A" w:rsidDel="000B7425">
              <w:rPr>
                <w:rFonts w:ascii="Mulish" w:eastAsiaTheme="minorEastAsia" w:hAnsi="Mulish"/>
                <w:noProof/>
                <w:lang w:eastAsia="en-GB"/>
                <w:rPrChange w:id="706" w:author="Guilherme Pessoa-Amorim [2]" w:date="2021-11-16T13:46:00Z">
                  <w:rPr>
                    <w:rFonts w:eastAsiaTheme="minorEastAsia"/>
                    <w:noProof/>
                    <w:lang w:eastAsia="en-GB"/>
                  </w:rPr>
                </w:rPrChange>
              </w:rPr>
              <w:tab/>
            </w:r>
            <w:r w:rsidRPr="00D9517A" w:rsidDel="000B7425">
              <w:rPr>
                <w:rFonts w:ascii="Mulish" w:hAnsi="Mulish"/>
                <w:rPrChange w:id="707" w:author="Guilherme Pessoa-Amorim [2]" w:date="2021-11-16T13:46:00Z">
                  <w:rPr>
                    <w:rStyle w:val="Hyperlink"/>
                    <w:b w:val="0"/>
                    <w:bCs w:val="0"/>
                    <w:noProof/>
                  </w:rPr>
                </w:rPrChange>
              </w:rPr>
              <w:delText>Objectives</w:delText>
            </w:r>
            <w:r w:rsidRPr="00D9517A" w:rsidDel="000B7425">
              <w:rPr>
                <w:rFonts w:ascii="Mulish" w:hAnsi="Mulish"/>
                <w:b w:val="0"/>
                <w:bCs w:val="0"/>
                <w:noProof/>
                <w:webHidden/>
                <w:rPrChange w:id="708" w:author="Guilherme Pessoa-Amorim [2]" w:date="2021-11-16T13:46:00Z">
                  <w:rPr>
                    <w:b w:val="0"/>
                    <w:bCs w:val="0"/>
                    <w:noProof/>
                    <w:webHidden/>
                  </w:rPr>
                </w:rPrChange>
              </w:rPr>
              <w:tab/>
              <w:delText>5</w:delText>
            </w:r>
          </w:del>
        </w:p>
        <w:p w14:paraId="2CB9E6D3" w14:textId="339AFC3D" w:rsidR="0089303D" w:rsidRPr="00D9517A" w:rsidDel="000B7425" w:rsidRDefault="0089303D">
          <w:pPr>
            <w:pStyle w:val="TOC3"/>
            <w:tabs>
              <w:tab w:val="left" w:pos="1200"/>
              <w:tab w:val="right" w:leader="dot" w:pos="9016"/>
            </w:tabs>
            <w:spacing w:line="360" w:lineRule="auto"/>
            <w:rPr>
              <w:del w:id="709" w:author="Guilherme Pessoa-Amorim [2]" w:date="2021-11-15T11:51:00Z"/>
              <w:rFonts w:ascii="Mulish" w:eastAsiaTheme="minorEastAsia" w:hAnsi="Mulish" w:cstheme="minorBidi"/>
              <w:b/>
              <w:noProof/>
              <w:szCs w:val="22"/>
              <w:lang w:eastAsia="en-GB"/>
              <w:rPrChange w:id="710" w:author="Guilherme Pessoa-Amorim [2]" w:date="2021-11-16T13:46:00Z">
                <w:rPr>
                  <w:del w:id="711" w:author="Guilherme Pessoa-Amorim [2]" w:date="2021-11-15T11:51:00Z"/>
                  <w:rFonts w:eastAsiaTheme="minorEastAsia" w:cstheme="minorBidi"/>
                  <w:noProof/>
                  <w:sz w:val="22"/>
                  <w:szCs w:val="22"/>
                  <w:lang w:eastAsia="en-GB"/>
                </w:rPr>
              </w:rPrChange>
            </w:rPr>
            <w:pPrChange w:id="712" w:author="Guilherme Pessoa-Amorim [2]" w:date="2021-11-15T13:07:00Z">
              <w:pPr>
                <w:pStyle w:val="TOC3"/>
                <w:tabs>
                  <w:tab w:val="left" w:pos="1200"/>
                  <w:tab w:val="right" w:leader="dot" w:pos="9016"/>
                </w:tabs>
              </w:pPr>
            </w:pPrChange>
          </w:pPr>
          <w:del w:id="713" w:author="Guilherme Pessoa-Amorim [2]" w:date="2021-11-15T11:51:00Z">
            <w:r w:rsidRPr="00D9517A" w:rsidDel="000B7425">
              <w:rPr>
                <w:rFonts w:ascii="Mulish" w:hAnsi="Mulish"/>
                <w:b/>
                <w:sz w:val="22"/>
                <w:rPrChange w:id="714" w:author="Guilherme Pessoa-Amorim [2]" w:date="2021-11-16T13:46:00Z">
                  <w:rPr>
                    <w:rStyle w:val="Hyperlink"/>
                    <w:noProof/>
                  </w:rPr>
                </w:rPrChange>
              </w:rPr>
              <w:delText>5.2.1.</w:delText>
            </w:r>
            <w:r w:rsidRPr="00D9517A" w:rsidDel="000B7425">
              <w:rPr>
                <w:rFonts w:ascii="Mulish" w:eastAsiaTheme="minorEastAsia" w:hAnsi="Mulish"/>
                <w:b/>
                <w:noProof/>
                <w:szCs w:val="22"/>
                <w:lang w:eastAsia="en-GB"/>
                <w:rPrChange w:id="715"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16" w:author="Guilherme Pessoa-Amorim [2]" w:date="2021-11-16T13:46:00Z">
                  <w:rPr>
                    <w:rStyle w:val="Hyperlink"/>
                    <w:noProof/>
                  </w:rPr>
                </w:rPrChange>
              </w:rPr>
              <w:delText>Primary</w:delText>
            </w:r>
            <w:r w:rsidRPr="00D9517A" w:rsidDel="000B7425">
              <w:rPr>
                <w:rFonts w:ascii="Mulish" w:hAnsi="Mulish"/>
                <w:b/>
                <w:noProof/>
                <w:webHidden/>
                <w:sz w:val="22"/>
                <w:rPrChange w:id="717" w:author="Guilherme Pessoa-Amorim [2]" w:date="2021-11-16T13:46:00Z">
                  <w:rPr>
                    <w:noProof/>
                    <w:webHidden/>
                  </w:rPr>
                </w:rPrChange>
              </w:rPr>
              <w:tab/>
              <w:delText>5</w:delText>
            </w:r>
          </w:del>
        </w:p>
        <w:p w14:paraId="72D9018B" w14:textId="11790FC2" w:rsidR="0089303D" w:rsidRPr="00D9517A" w:rsidDel="000B7425" w:rsidRDefault="0089303D">
          <w:pPr>
            <w:pStyle w:val="TOC3"/>
            <w:tabs>
              <w:tab w:val="left" w:pos="1200"/>
              <w:tab w:val="right" w:leader="dot" w:pos="9016"/>
            </w:tabs>
            <w:spacing w:line="360" w:lineRule="auto"/>
            <w:rPr>
              <w:del w:id="718" w:author="Guilherme Pessoa-Amorim [2]" w:date="2021-11-15T11:51:00Z"/>
              <w:rFonts w:ascii="Mulish" w:eastAsiaTheme="minorEastAsia" w:hAnsi="Mulish" w:cstheme="minorBidi"/>
              <w:b/>
              <w:noProof/>
              <w:szCs w:val="22"/>
              <w:lang w:eastAsia="en-GB"/>
              <w:rPrChange w:id="719" w:author="Guilherme Pessoa-Amorim [2]" w:date="2021-11-16T13:46:00Z">
                <w:rPr>
                  <w:del w:id="720" w:author="Guilherme Pessoa-Amorim [2]" w:date="2021-11-15T11:51:00Z"/>
                  <w:rFonts w:eastAsiaTheme="minorEastAsia" w:cstheme="minorBidi"/>
                  <w:noProof/>
                  <w:sz w:val="22"/>
                  <w:szCs w:val="22"/>
                  <w:lang w:eastAsia="en-GB"/>
                </w:rPr>
              </w:rPrChange>
            </w:rPr>
            <w:pPrChange w:id="721" w:author="Guilherme Pessoa-Amorim [2]" w:date="2021-11-15T13:07:00Z">
              <w:pPr>
                <w:pStyle w:val="TOC3"/>
                <w:tabs>
                  <w:tab w:val="left" w:pos="1200"/>
                  <w:tab w:val="right" w:leader="dot" w:pos="9016"/>
                </w:tabs>
              </w:pPr>
            </w:pPrChange>
          </w:pPr>
          <w:del w:id="722" w:author="Guilherme Pessoa-Amorim [2]" w:date="2021-11-15T11:51:00Z">
            <w:r w:rsidRPr="00D9517A" w:rsidDel="000B7425">
              <w:rPr>
                <w:rFonts w:ascii="Mulish" w:hAnsi="Mulish"/>
                <w:b/>
                <w:sz w:val="22"/>
                <w:rPrChange w:id="723" w:author="Guilherme Pessoa-Amorim [2]" w:date="2021-11-16T13:46:00Z">
                  <w:rPr>
                    <w:rStyle w:val="Hyperlink"/>
                    <w:noProof/>
                  </w:rPr>
                </w:rPrChange>
              </w:rPr>
              <w:delText>5.2.2.</w:delText>
            </w:r>
            <w:r w:rsidRPr="00D9517A" w:rsidDel="000B7425">
              <w:rPr>
                <w:rFonts w:ascii="Mulish" w:eastAsiaTheme="minorEastAsia" w:hAnsi="Mulish"/>
                <w:b/>
                <w:noProof/>
                <w:szCs w:val="22"/>
                <w:lang w:eastAsia="en-GB"/>
                <w:rPrChange w:id="724"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25" w:author="Guilherme Pessoa-Amorim [2]" w:date="2021-11-16T13:46:00Z">
                  <w:rPr>
                    <w:rStyle w:val="Hyperlink"/>
                    <w:noProof/>
                  </w:rPr>
                </w:rPrChange>
              </w:rPr>
              <w:delText>Secondary</w:delText>
            </w:r>
            <w:r w:rsidRPr="00D9517A" w:rsidDel="000B7425">
              <w:rPr>
                <w:rFonts w:ascii="Mulish" w:hAnsi="Mulish"/>
                <w:b/>
                <w:noProof/>
                <w:webHidden/>
                <w:sz w:val="22"/>
                <w:rPrChange w:id="726" w:author="Guilherme Pessoa-Amorim [2]" w:date="2021-11-16T13:46:00Z">
                  <w:rPr>
                    <w:noProof/>
                    <w:webHidden/>
                  </w:rPr>
                </w:rPrChange>
              </w:rPr>
              <w:tab/>
              <w:delText>5</w:delText>
            </w:r>
          </w:del>
        </w:p>
        <w:p w14:paraId="0A1D29FC" w14:textId="1F9DC2DE" w:rsidR="0089303D" w:rsidRPr="00D9517A" w:rsidDel="000B7425" w:rsidRDefault="0089303D">
          <w:pPr>
            <w:pStyle w:val="TOC3"/>
            <w:tabs>
              <w:tab w:val="left" w:pos="1200"/>
              <w:tab w:val="right" w:leader="dot" w:pos="9016"/>
            </w:tabs>
            <w:spacing w:line="360" w:lineRule="auto"/>
            <w:rPr>
              <w:del w:id="727" w:author="Guilherme Pessoa-Amorim [2]" w:date="2021-11-15T11:51:00Z"/>
              <w:rFonts w:ascii="Mulish" w:eastAsiaTheme="minorEastAsia" w:hAnsi="Mulish" w:cstheme="minorBidi"/>
              <w:b/>
              <w:noProof/>
              <w:szCs w:val="22"/>
              <w:lang w:eastAsia="en-GB"/>
              <w:rPrChange w:id="728" w:author="Guilherme Pessoa-Amorim [2]" w:date="2021-11-16T13:46:00Z">
                <w:rPr>
                  <w:del w:id="729" w:author="Guilherme Pessoa-Amorim [2]" w:date="2021-11-15T11:51:00Z"/>
                  <w:rFonts w:eastAsiaTheme="minorEastAsia" w:cstheme="minorBidi"/>
                  <w:noProof/>
                  <w:sz w:val="22"/>
                  <w:szCs w:val="22"/>
                  <w:lang w:eastAsia="en-GB"/>
                </w:rPr>
              </w:rPrChange>
            </w:rPr>
            <w:pPrChange w:id="730" w:author="Guilherme Pessoa-Amorim [2]" w:date="2021-11-15T13:07:00Z">
              <w:pPr>
                <w:pStyle w:val="TOC3"/>
                <w:tabs>
                  <w:tab w:val="left" w:pos="1200"/>
                  <w:tab w:val="right" w:leader="dot" w:pos="9016"/>
                </w:tabs>
              </w:pPr>
            </w:pPrChange>
          </w:pPr>
          <w:del w:id="731" w:author="Guilherme Pessoa-Amorim [2]" w:date="2021-11-15T11:51:00Z">
            <w:r w:rsidRPr="00D9517A" w:rsidDel="000B7425">
              <w:rPr>
                <w:rFonts w:ascii="Mulish" w:hAnsi="Mulish"/>
                <w:b/>
                <w:sz w:val="22"/>
                <w:rPrChange w:id="732" w:author="Guilherme Pessoa-Amorim [2]" w:date="2021-11-16T13:46:00Z">
                  <w:rPr>
                    <w:rStyle w:val="Hyperlink"/>
                    <w:noProof/>
                  </w:rPr>
                </w:rPrChange>
              </w:rPr>
              <w:delText>5.2.3.</w:delText>
            </w:r>
            <w:r w:rsidRPr="00D9517A" w:rsidDel="000B7425">
              <w:rPr>
                <w:rFonts w:ascii="Mulish" w:eastAsiaTheme="minorEastAsia" w:hAnsi="Mulish"/>
                <w:b/>
                <w:noProof/>
                <w:szCs w:val="22"/>
                <w:lang w:eastAsia="en-GB"/>
                <w:rPrChange w:id="733"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34" w:author="Guilherme Pessoa-Amorim [2]" w:date="2021-11-16T13:46:00Z">
                  <w:rPr>
                    <w:rStyle w:val="Hyperlink"/>
                    <w:noProof/>
                  </w:rPr>
                </w:rPrChange>
              </w:rPr>
              <w:delText>Subsidiary</w:delText>
            </w:r>
            <w:r w:rsidRPr="00D9517A" w:rsidDel="000B7425">
              <w:rPr>
                <w:rFonts w:ascii="Mulish" w:hAnsi="Mulish"/>
                <w:b/>
                <w:noProof/>
                <w:webHidden/>
                <w:sz w:val="22"/>
                <w:rPrChange w:id="735" w:author="Guilherme Pessoa-Amorim [2]" w:date="2021-11-16T13:46:00Z">
                  <w:rPr>
                    <w:noProof/>
                    <w:webHidden/>
                  </w:rPr>
                </w:rPrChange>
              </w:rPr>
              <w:tab/>
              <w:delText>6</w:delText>
            </w:r>
          </w:del>
        </w:p>
        <w:p w14:paraId="1BE05F06" w14:textId="0C8C3B09" w:rsidR="0089303D" w:rsidRPr="00D9517A" w:rsidDel="000B7425" w:rsidRDefault="0089303D">
          <w:pPr>
            <w:pStyle w:val="TOC2"/>
            <w:tabs>
              <w:tab w:val="left" w:pos="960"/>
              <w:tab w:val="right" w:leader="dot" w:pos="9016"/>
            </w:tabs>
            <w:spacing w:line="360" w:lineRule="auto"/>
            <w:rPr>
              <w:del w:id="736" w:author="Guilherme Pessoa-Amorim [2]" w:date="2021-11-15T11:51:00Z"/>
              <w:rFonts w:ascii="Mulish" w:eastAsiaTheme="minorEastAsia" w:hAnsi="Mulish" w:cstheme="minorBidi"/>
              <w:bCs w:val="0"/>
              <w:noProof/>
              <w:lang w:eastAsia="en-GB"/>
              <w:rPrChange w:id="737" w:author="Guilherme Pessoa-Amorim [2]" w:date="2021-11-16T13:46:00Z">
                <w:rPr>
                  <w:del w:id="738" w:author="Guilherme Pessoa-Amorim [2]" w:date="2021-11-15T11:51:00Z"/>
                  <w:rFonts w:eastAsiaTheme="minorEastAsia" w:cstheme="minorBidi"/>
                  <w:b w:val="0"/>
                  <w:bCs w:val="0"/>
                  <w:noProof/>
                  <w:lang w:eastAsia="en-GB"/>
                </w:rPr>
              </w:rPrChange>
            </w:rPr>
            <w:pPrChange w:id="739" w:author="Guilherme Pessoa-Amorim [2]" w:date="2021-11-15T13:07:00Z">
              <w:pPr>
                <w:pStyle w:val="TOC2"/>
                <w:tabs>
                  <w:tab w:val="left" w:pos="960"/>
                  <w:tab w:val="right" w:leader="dot" w:pos="9016"/>
                </w:tabs>
              </w:pPr>
            </w:pPrChange>
          </w:pPr>
          <w:del w:id="740" w:author="Guilherme Pessoa-Amorim [2]" w:date="2021-11-15T11:51:00Z">
            <w:r w:rsidRPr="00D9517A" w:rsidDel="000B7425">
              <w:rPr>
                <w:rFonts w:ascii="Mulish" w:hAnsi="Mulish"/>
                <w:rPrChange w:id="741" w:author="Guilherme Pessoa-Amorim [2]" w:date="2021-11-16T13:46:00Z">
                  <w:rPr>
                    <w:rStyle w:val="Hyperlink"/>
                    <w:b w:val="0"/>
                    <w:bCs w:val="0"/>
                    <w:noProof/>
                  </w:rPr>
                </w:rPrChange>
              </w:rPr>
              <w:delText>5.3.</w:delText>
            </w:r>
            <w:r w:rsidRPr="00D9517A" w:rsidDel="000B7425">
              <w:rPr>
                <w:rFonts w:ascii="Mulish" w:eastAsiaTheme="minorEastAsia" w:hAnsi="Mulish"/>
                <w:noProof/>
                <w:lang w:eastAsia="en-GB"/>
                <w:rPrChange w:id="742" w:author="Guilherme Pessoa-Amorim [2]" w:date="2021-11-16T13:46:00Z">
                  <w:rPr>
                    <w:rFonts w:eastAsiaTheme="minorEastAsia"/>
                    <w:noProof/>
                    <w:lang w:eastAsia="en-GB"/>
                  </w:rPr>
                </w:rPrChange>
              </w:rPr>
              <w:tab/>
            </w:r>
            <w:r w:rsidRPr="00D9517A" w:rsidDel="000B7425">
              <w:rPr>
                <w:rFonts w:ascii="Mulish" w:hAnsi="Mulish"/>
                <w:rPrChange w:id="743" w:author="Guilherme Pessoa-Amorim [2]" w:date="2021-11-16T13:46:00Z">
                  <w:rPr>
                    <w:rStyle w:val="Hyperlink"/>
                    <w:b w:val="0"/>
                    <w:bCs w:val="0"/>
                    <w:noProof/>
                  </w:rPr>
                </w:rPrChange>
              </w:rPr>
              <w:delText>Study design</w:delText>
            </w:r>
            <w:r w:rsidRPr="00D9517A" w:rsidDel="000B7425">
              <w:rPr>
                <w:rFonts w:ascii="Mulish" w:hAnsi="Mulish"/>
                <w:b w:val="0"/>
                <w:bCs w:val="0"/>
                <w:noProof/>
                <w:webHidden/>
                <w:rPrChange w:id="744" w:author="Guilherme Pessoa-Amorim [2]" w:date="2021-11-16T13:46:00Z">
                  <w:rPr>
                    <w:b w:val="0"/>
                    <w:bCs w:val="0"/>
                    <w:noProof/>
                    <w:webHidden/>
                  </w:rPr>
                </w:rPrChange>
              </w:rPr>
              <w:tab/>
              <w:delText>7</w:delText>
            </w:r>
          </w:del>
        </w:p>
        <w:p w14:paraId="09AA1EAF" w14:textId="3E62F898" w:rsidR="0089303D" w:rsidRPr="00D9517A" w:rsidDel="000B7425" w:rsidRDefault="0089303D">
          <w:pPr>
            <w:pStyle w:val="TOC3"/>
            <w:tabs>
              <w:tab w:val="left" w:pos="1200"/>
              <w:tab w:val="right" w:leader="dot" w:pos="9016"/>
            </w:tabs>
            <w:spacing w:line="360" w:lineRule="auto"/>
            <w:rPr>
              <w:del w:id="745" w:author="Guilherme Pessoa-Amorim [2]" w:date="2021-11-15T11:51:00Z"/>
              <w:rFonts w:ascii="Mulish" w:eastAsiaTheme="minorEastAsia" w:hAnsi="Mulish" w:cstheme="minorBidi"/>
              <w:b/>
              <w:noProof/>
              <w:szCs w:val="22"/>
              <w:lang w:eastAsia="en-GB"/>
              <w:rPrChange w:id="746" w:author="Guilherme Pessoa-Amorim [2]" w:date="2021-11-16T13:46:00Z">
                <w:rPr>
                  <w:del w:id="747" w:author="Guilherme Pessoa-Amorim [2]" w:date="2021-11-15T11:51:00Z"/>
                  <w:rFonts w:eastAsiaTheme="minorEastAsia" w:cstheme="minorBidi"/>
                  <w:noProof/>
                  <w:sz w:val="22"/>
                  <w:szCs w:val="22"/>
                  <w:lang w:eastAsia="en-GB"/>
                </w:rPr>
              </w:rPrChange>
            </w:rPr>
            <w:pPrChange w:id="748" w:author="Guilherme Pessoa-Amorim [2]" w:date="2021-11-15T13:07:00Z">
              <w:pPr>
                <w:pStyle w:val="TOC3"/>
                <w:tabs>
                  <w:tab w:val="left" w:pos="1200"/>
                  <w:tab w:val="right" w:leader="dot" w:pos="9016"/>
                </w:tabs>
              </w:pPr>
            </w:pPrChange>
          </w:pPr>
          <w:del w:id="749" w:author="Guilherme Pessoa-Amorim [2]" w:date="2021-11-15T11:51:00Z">
            <w:r w:rsidRPr="00D9517A" w:rsidDel="000B7425">
              <w:rPr>
                <w:rFonts w:ascii="Mulish" w:hAnsi="Mulish"/>
                <w:b/>
                <w:sz w:val="22"/>
                <w:rPrChange w:id="750" w:author="Guilherme Pessoa-Amorim [2]" w:date="2021-11-16T13:46:00Z">
                  <w:rPr>
                    <w:rStyle w:val="Hyperlink"/>
                    <w:noProof/>
                  </w:rPr>
                </w:rPrChange>
              </w:rPr>
              <w:delText>5.3.1.</w:delText>
            </w:r>
            <w:r w:rsidRPr="00D9517A" w:rsidDel="000B7425">
              <w:rPr>
                <w:rFonts w:ascii="Mulish" w:eastAsiaTheme="minorEastAsia" w:hAnsi="Mulish"/>
                <w:b/>
                <w:noProof/>
                <w:szCs w:val="22"/>
                <w:lang w:eastAsia="en-GB"/>
                <w:rPrChange w:id="751"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52" w:author="Guilherme Pessoa-Amorim [2]" w:date="2021-11-16T13:46:00Z">
                  <w:rPr>
                    <w:rStyle w:val="Hyperlink"/>
                    <w:noProof/>
                  </w:rPr>
                </w:rPrChange>
              </w:rPr>
              <w:delText>Data collection</w:delText>
            </w:r>
            <w:r w:rsidRPr="00D9517A" w:rsidDel="000B7425">
              <w:rPr>
                <w:rFonts w:ascii="Mulish" w:hAnsi="Mulish"/>
                <w:b/>
                <w:noProof/>
                <w:webHidden/>
                <w:sz w:val="22"/>
                <w:rPrChange w:id="753" w:author="Guilherme Pessoa-Amorim [2]" w:date="2021-11-16T13:46:00Z">
                  <w:rPr>
                    <w:noProof/>
                    <w:webHidden/>
                  </w:rPr>
                </w:rPrChange>
              </w:rPr>
              <w:tab/>
              <w:delText>7</w:delText>
            </w:r>
          </w:del>
        </w:p>
        <w:p w14:paraId="5E67C736" w14:textId="007BBDA6" w:rsidR="0089303D" w:rsidRPr="00D9517A" w:rsidDel="000B7425" w:rsidRDefault="0089303D">
          <w:pPr>
            <w:pStyle w:val="TOC3"/>
            <w:tabs>
              <w:tab w:val="left" w:pos="1200"/>
              <w:tab w:val="right" w:leader="dot" w:pos="9016"/>
            </w:tabs>
            <w:spacing w:line="360" w:lineRule="auto"/>
            <w:rPr>
              <w:del w:id="754" w:author="Guilherme Pessoa-Amorim [2]" w:date="2021-11-15T11:51:00Z"/>
              <w:rFonts w:ascii="Mulish" w:eastAsiaTheme="minorEastAsia" w:hAnsi="Mulish" w:cstheme="minorBidi"/>
              <w:b/>
              <w:noProof/>
              <w:szCs w:val="22"/>
              <w:lang w:eastAsia="en-GB"/>
              <w:rPrChange w:id="755" w:author="Guilherme Pessoa-Amorim [2]" w:date="2021-11-16T13:46:00Z">
                <w:rPr>
                  <w:del w:id="756" w:author="Guilherme Pessoa-Amorim [2]" w:date="2021-11-15T11:51:00Z"/>
                  <w:rFonts w:eastAsiaTheme="minorEastAsia" w:cstheme="minorBidi"/>
                  <w:noProof/>
                  <w:sz w:val="22"/>
                  <w:szCs w:val="22"/>
                  <w:lang w:eastAsia="en-GB"/>
                </w:rPr>
              </w:rPrChange>
            </w:rPr>
            <w:pPrChange w:id="757" w:author="Guilherme Pessoa-Amorim [2]" w:date="2021-11-15T13:07:00Z">
              <w:pPr>
                <w:pStyle w:val="TOC3"/>
                <w:tabs>
                  <w:tab w:val="left" w:pos="1200"/>
                  <w:tab w:val="right" w:leader="dot" w:pos="9016"/>
                </w:tabs>
              </w:pPr>
            </w:pPrChange>
          </w:pPr>
          <w:del w:id="758" w:author="Guilherme Pessoa-Amorim [2]" w:date="2021-11-15T11:51:00Z">
            <w:r w:rsidRPr="00D9517A" w:rsidDel="000B7425">
              <w:rPr>
                <w:rFonts w:ascii="Mulish" w:hAnsi="Mulish"/>
                <w:b/>
                <w:sz w:val="22"/>
                <w:rPrChange w:id="759" w:author="Guilherme Pessoa-Amorim [2]" w:date="2021-11-16T13:46:00Z">
                  <w:rPr>
                    <w:rStyle w:val="Hyperlink"/>
                    <w:noProof/>
                  </w:rPr>
                </w:rPrChange>
              </w:rPr>
              <w:delText>5.3.2.</w:delText>
            </w:r>
            <w:r w:rsidRPr="00D9517A" w:rsidDel="000B7425">
              <w:rPr>
                <w:rFonts w:ascii="Mulish" w:eastAsiaTheme="minorEastAsia" w:hAnsi="Mulish"/>
                <w:b/>
                <w:noProof/>
                <w:szCs w:val="22"/>
                <w:lang w:eastAsia="en-GB"/>
                <w:rPrChange w:id="760"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61" w:author="Guilherme Pessoa-Amorim [2]" w:date="2021-11-16T13:46:00Z">
                  <w:rPr>
                    <w:rStyle w:val="Hyperlink"/>
                    <w:noProof/>
                  </w:rPr>
                </w:rPrChange>
              </w:rPr>
              <w:delText>Overview of data sources</w:delText>
            </w:r>
            <w:r w:rsidRPr="00D9517A" w:rsidDel="000B7425">
              <w:rPr>
                <w:rFonts w:ascii="Mulish" w:hAnsi="Mulish"/>
                <w:b/>
                <w:noProof/>
                <w:webHidden/>
                <w:sz w:val="22"/>
                <w:rPrChange w:id="762" w:author="Guilherme Pessoa-Amorim [2]" w:date="2021-11-16T13:46:00Z">
                  <w:rPr>
                    <w:noProof/>
                    <w:webHidden/>
                  </w:rPr>
                </w:rPrChange>
              </w:rPr>
              <w:tab/>
              <w:delText>7</w:delText>
            </w:r>
          </w:del>
        </w:p>
        <w:p w14:paraId="4E523FD4" w14:textId="7711641C" w:rsidR="0089303D" w:rsidRPr="00D9517A" w:rsidDel="000B7425" w:rsidRDefault="0089303D">
          <w:pPr>
            <w:pStyle w:val="TOC3"/>
            <w:tabs>
              <w:tab w:val="left" w:pos="1200"/>
              <w:tab w:val="right" w:leader="dot" w:pos="9016"/>
            </w:tabs>
            <w:spacing w:line="360" w:lineRule="auto"/>
            <w:rPr>
              <w:del w:id="763" w:author="Guilherme Pessoa-Amorim [2]" w:date="2021-11-15T11:51:00Z"/>
              <w:rFonts w:ascii="Mulish" w:eastAsiaTheme="minorEastAsia" w:hAnsi="Mulish" w:cstheme="minorBidi"/>
              <w:b/>
              <w:noProof/>
              <w:szCs w:val="22"/>
              <w:lang w:eastAsia="en-GB"/>
              <w:rPrChange w:id="764" w:author="Guilherme Pessoa-Amorim [2]" w:date="2021-11-16T13:46:00Z">
                <w:rPr>
                  <w:del w:id="765" w:author="Guilherme Pessoa-Amorim [2]" w:date="2021-11-15T11:51:00Z"/>
                  <w:rFonts w:eastAsiaTheme="minorEastAsia" w:cstheme="minorBidi"/>
                  <w:noProof/>
                  <w:sz w:val="22"/>
                  <w:szCs w:val="22"/>
                  <w:lang w:eastAsia="en-GB"/>
                </w:rPr>
              </w:rPrChange>
            </w:rPr>
            <w:pPrChange w:id="766" w:author="Guilherme Pessoa-Amorim [2]" w:date="2021-11-15T13:07:00Z">
              <w:pPr>
                <w:pStyle w:val="TOC3"/>
                <w:tabs>
                  <w:tab w:val="left" w:pos="1200"/>
                  <w:tab w:val="right" w:leader="dot" w:pos="9016"/>
                </w:tabs>
              </w:pPr>
            </w:pPrChange>
          </w:pPr>
          <w:del w:id="767" w:author="Guilherme Pessoa-Amorim [2]" w:date="2021-11-15T11:51:00Z">
            <w:r w:rsidRPr="00D9517A" w:rsidDel="000B7425">
              <w:rPr>
                <w:rFonts w:ascii="Mulish" w:hAnsi="Mulish"/>
                <w:b/>
                <w:sz w:val="22"/>
                <w:rPrChange w:id="768" w:author="Guilherme Pessoa-Amorim [2]" w:date="2021-11-16T13:46:00Z">
                  <w:rPr>
                    <w:rStyle w:val="Hyperlink"/>
                    <w:noProof/>
                  </w:rPr>
                </w:rPrChange>
              </w:rPr>
              <w:delText>5.3.3.</w:delText>
            </w:r>
            <w:r w:rsidRPr="00D9517A" w:rsidDel="000B7425">
              <w:rPr>
                <w:rFonts w:ascii="Mulish" w:eastAsiaTheme="minorEastAsia" w:hAnsi="Mulish"/>
                <w:b/>
                <w:noProof/>
                <w:szCs w:val="22"/>
                <w:lang w:eastAsia="en-GB"/>
                <w:rPrChange w:id="769"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70" w:author="Guilherme Pessoa-Amorim [2]" w:date="2021-11-16T13:46:00Z">
                  <w:rPr>
                    <w:rStyle w:val="Hyperlink"/>
                    <w:noProof/>
                  </w:rPr>
                </w:rPrChange>
              </w:rPr>
              <w:delText>Definition of study outcomes</w:delText>
            </w:r>
            <w:r w:rsidRPr="00D9517A" w:rsidDel="000B7425">
              <w:rPr>
                <w:rFonts w:ascii="Mulish" w:hAnsi="Mulish"/>
                <w:b/>
                <w:noProof/>
                <w:webHidden/>
                <w:sz w:val="22"/>
                <w:rPrChange w:id="771" w:author="Guilherme Pessoa-Amorim [2]" w:date="2021-11-16T13:46:00Z">
                  <w:rPr>
                    <w:noProof/>
                    <w:webHidden/>
                  </w:rPr>
                </w:rPrChange>
              </w:rPr>
              <w:tab/>
              <w:delText>9</w:delText>
            </w:r>
          </w:del>
        </w:p>
        <w:p w14:paraId="4467805B" w14:textId="5D501D27" w:rsidR="0089303D" w:rsidRPr="00D9517A" w:rsidDel="000B7425" w:rsidRDefault="0089303D">
          <w:pPr>
            <w:pStyle w:val="TOC3"/>
            <w:tabs>
              <w:tab w:val="left" w:pos="1200"/>
              <w:tab w:val="right" w:leader="dot" w:pos="9016"/>
            </w:tabs>
            <w:spacing w:line="360" w:lineRule="auto"/>
            <w:rPr>
              <w:del w:id="772" w:author="Guilherme Pessoa-Amorim [2]" w:date="2021-11-15T11:51:00Z"/>
              <w:rFonts w:ascii="Mulish" w:eastAsiaTheme="minorEastAsia" w:hAnsi="Mulish" w:cstheme="minorBidi"/>
              <w:b/>
              <w:noProof/>
              <w:szCs w:val="22"/>
              <w:lang w:eastAsia="en-GB"/>
              <w:rPrChange w:id="773" w:author="Guilherme Pessoa-Amorim [2]" w:date="2021-11-16T13:46:00Z">
                <w:rPr>
                  <w:del w:id="774" w:author="Guilherme Pessoa-Amorim [2]" w:date="2021-11-15T11:51:00Z"/>
                  <w:rFonts w:eastAsiaTheme="minorEastAsia" w:cstheme="minorBidi"/>
                  <w:noProof/>
                  <w:sz w:val="22"/>
                  <w:szCs w:val="22"/>
                  <w:lang w:eastAsia="en-GB"/>
                </w:rPr>
              </w:rPrChange>
            </w:rPr>
            <w:pPrChange w:id="775" w:author="Guilherme Pessoa-Amorim [2]" w:date="2021-11-15T13:07:00Z">
              <w:pPr>
                <w:pStyle w:val="TOC3"/>
                <w:tabs>
                  <w:tab w:val="left" w:pos="1200"/>
                  <w:tab w:val="right" w:leader="dot" w:pos="9016"/>
                </w:tabs>
              </w:pPr>
            </w:pPrChange>
          </w:pPr>
          <w:del w:id="776" w:author="Guilherme Pessoa-Amorim [2]" w:date="2021-11-15T11:51:00Z">
            <w:r w:rsidRPr="00D9517A" w:rsidDel="000B7425">
              <w:rPr>
                <w:rFonts w:ascii="Mulish" w:hAnsi="Mulish"/>
                <w:b/>
                <w:sz w:val="22"/>
                <w:rPrChange w:id="777" w:author="Guilherme Pessoa-Amorim [2]" w:date="2021-11-16T13:46:00Z">
                  <w:rPr>
                    <w:rStyle w:val="Hyperlink"/>
                    <w:noProof/>
                  </w:rPr>
                </w:rPrChange>
              </w:rPr>
              <w:delText>5.3.4.</w:delText>
            </w:r>
            <w:r w:rsidRPr="00D9517A" w:rsidDel="000B7425">
              <w:rPr>
                <w:rFonts w:ascii="Mulish" w:eastAsiaTheme="minorEastAsia" w:hAnsi="Mulish"/>
                <w:b/>
                <w:noProof/>
                <w:szCs w:val="22"/>
                <w:lang w:eastAsia="en-GB"/>
                <w:rPrChange w:id="778"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79" w:author="Guilherme Pessoa-Amorim [2]" w:date="2021-11-16T13:46:00Z">
                  <w:rPr>
                    <w:rStyle w:val="Hyperlink"/>
                    <w:noProof/>
                  </w:rPr>
                </w:rPrChange>
              </w:rPr>
              <w:delText>Main study hypothesis</w:delText>
            </w:r>
            <w:r w:rsidRPr="00D9517A" w:rsidDel="000B7425">
              <w:rPr>
                <w:rFonts w:ascii="Mulish" w:hAnsi="Mulish"/>
                <w:b/>
                <w:noProof/>
                <w:webHidden/>
                <w:sz w:val="22"/>
                <w:rPrChange w:id="780" w:author="Guilherme Pessoa-Amorim [2]" w:date="2021-11-16T13:46:00Z">
                  <w:rPr>
                    <w:noProof/>
                    <w:webHidden/>
                  </w:rPr>
                </w:rPrChange>
              </w:rPr>
              <w:tab/>
              <w:delText>12</w:delText>
            </w:r>
          </w:del>
        </w:p>
        <w:p w14:paraId="51B402D1" w14:textId="1EB9FE13" w:rsidR="0089303D" w:rsidRPr="00D9517A" w:rsidDel="000B7425" w:rsidRDefault="0089303D">
          <w:pPr>
            <w:pStyle w:val="TOC3"/>
            <w:tabs>
              <w:tab w:val="left" w:pos="1200"/>
              <w:tab w:val="right" w:leader="dot" w:pos="9016"/>
            </w:tabs>
            <w:spacing w:line="360" w:lineRule="auto"/>
            <w:rPr>
              <w:del w:id="781" w:author="Guilherme Pessoa-Amorim [2]" w:date="2021-11-15T11:51:00Z"/>
              <w:rFonts w:ascii="Mulish" w:eastAsiaTheme="minorEastAsia" w:hAnsi="Mulish" w:cstheme="minorBidi"/>
              <w:b/>
              <w:noProof/>
              <w:szCs w:val="22"/>
              <w:lang w:eastAsia="en-GB"/>
              <w:rPrChange w:id="782" w:author="Guilherme Pessoa-Amorim [2]" w:date="2021-11-16T13:46:00Z">
                <w:rPr>
                  <w:del w:id="783" w:author="Guilherme Pessoa-Amorim [2]" w:date="2021-11-15T11:51:00Z"/>
                  <w:rFonts w:eastAsiaTheme="minorEastAsia" w:cstheme="minorBidi"/>
                  <w:noProof/>
                  <w:sz w:val="22"/>
                  <w:szCs w:val="22"/>
                  <w:lang w:eastAsia="en-GB"/>
                </w:rPr>
              </w:rPrChange>
            </w:rPr>
            <w:pPrChange w:id="784" w:author="Guilherme Pessoa-Amorim [2]" w:date="2021-11-15T13:07:00Z">
              <w:pPr>
                <w:pStyle w:val="TOC3"/>
                <w:tabs>
                  <w:tab w:val="left" w:pos="1200"/>
                  <w:tab w:val="right" w:leader="dot" w:pos="9016"/>
                </w:tabs>
              </w:pPr>
            </w:pPrChange>
          </w:pPr>
          <w:del w:id="785" w:author="Guilherme Pessoa-Amorim [2]" w:date="2021-11-15T11:51:00Z">
            <w:r w:rsidRPr="00D9517A" w:rsidDel="000B7425">
              <w:rPr>
                <w:rFonts w:ascii="Mulish" w:hAnsi="Mulish"/>
                <w:b/>
                <w:sz w:val="22"/>
                <w:rPrChange w:id="786" w:author="Guilherme Pessoa-Amorim [2]" w:date="2021-11-16T13:46:00Z">
                  <w:rPr>
                    <w:rStyle w:val="Hyperlink"/>
                    <w:noProof/>
                  </w:rPr>
                </w:rPrChange>
              </w:rPr>
              <w:delText>5.3.5.</w:delText>
            </w:r>
            <w:r w:rsidRPr="00D9517A" w:rsidDel="000B7425">
              <w:rPr>
                <w:rFonts w:ascii="Mulish" w:eastAsiaTheme="minorEastAsia" w:hAnsi="Mulish"/>
                <w:b/>
                <w:noProof/>
                <w:szCs w:val="22"/>
                <w:lang w:eastAsia="en-GB"/>
                <w:rPrChange w:id="787"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88" w:author="Guilherme Pessoa-Amorim [2]" w:date="2021-11-16T13:46:00Z">
                  <w:rPr>
                    <w:rStyle w:val="Hyperlink"/>
                    <w:noProof/>
                  </w:rPr>
                </w:rPrChange>
              </w:rPr>
              <w:delText>Analysis populations and sample size</w:delText>
            </w:r>
            <w:r w:rsidRPr="00D9517A" w:rsidDel="000B7425">
              <w:rPr>
                <w:rFonts w:ascii="Mulish" w:hAnsi="Mulish"/>
                <w:b/>
                <w:noProof/>
                <w:webHidden/>
                <w:sz w:val="22"/>
                <w:rPrChange w:id="789" w:author="Guilherme Pessoa-Amorim [2]" w:date="2021-11-16T13:46:00Z">
                  <w:rPr>
                    <w:noProof/>
                    <w:webHidden/>
                  </w:rPr>
                </w:rPrChange>
              </w:rPr>
              <w:tab/>
              <w:delText>12</w:delText>
            </w:r>
          </w:del>
        </w:p>
        <w:p w14:paraId="01DCEB04" w14:textId="0A422D60" w:rsidR="0089303D" w:rsidRPr="00D9517A" w:rsidDel="000B7425" w:rsidRDefault="0089303D">
          <w:pPr>
            <w:pStyle w:val="TOC3"/>
            <w:tabs>
              <w:tab w:val="left" w:pos="1200"/>
              <w:tab w:val="right" w:leader="dot" w:pos="9016"/>
            </w:tabs>
            <w:spacing w:line="360" w:lineRule="auto"/>
            <w:rPr>
              <w:del w:id="790" w:author="Guilherme Pessoa-Amorim [2]" w:date="2021-11-15T11:51:00Z"/>
              <w:rFonts w:ascii="Mulish" w:eastAsiaTheme="minorEastAsia" w:hAnsi="Mulish" w:cstheme="minorBidi"/>
              <w:b/>
              <w:noProof/>
              <w:szCs w:val="22"/>
              <w:lang w:eastAsia="en-GB"/>
              <w:rPrChange w:id="791" w:author="Guilherme Pessoa-Amorim [2]" w:date="2021-11-16T13:46:00Z">
                <w:rPr>
                  <w:del w:id="792" w:author="Guilherme Pessoa-Amorim [2]" w:date="2021-11-15T11:51:00Z"/>
                  <w:rFonts w:eastAsiaTheme="minorEastAsia" w:cstheme="minorBidi"/>
                  <w:noProof/>
                  <w:sz w:val="22"/>
                  <w:szCs w:val="22"/>
                  <w:lang w:eastAsia="en-GB"/>
                </w:rPr>
              </w:rPrChange>
            </w:rPr>
            <w:pPrChange w:id="793" w:author="Guilherme Pessoa-Amorim [2]" w:date="2021-11-15T13:07:00Z">
              <w:pPr>
                <w:pStyle w:val="TOC3"/>
                <w:tabs>
                  <w:tab w:val="left" w:pos="1200"/>
                  <w:tab w:val="right" w:leader="dot" w:pos="9016"/>
                </w:tabs>
              </w:pPr>
            </w:pPrChange>
          </w:pPr>
          <w:del w:id="794" w:author="Guilherme Pessoa-Amorim [2]" w:date="2021-11-15T11:51:00Z">
            <w:r w:rsidRPr="00D9517A" w:rsidDel="000B7425">
              <w:rPr>
                <w:rFonts w:ascii="Mulish" w:hAnsi="Mulish"/>
                <w:b/>
                <w:sz w:val="22"/>
                <w:rPrChange w:id="795" w:author="Guilherme Pessoa-Amorim [2]" w:date="2021-11-16T13:46:00Z">
                  <w:rPr>
                    <w:rStyle w:val="Hyperlink"/>
                    <w:noProof/>
                  </w:rPr>
                </w:rPrChange>
              </w:rPr>
              <w:delText>5.3.6.</w:delText>
            </w:r>
            <w:r w:rsidRPr="00D9517A" w:rsidDel="000B7425">
              <w:rPr>
                <w:rFonts w:ascii="Mulish" w:eastAsiaTheme="minorEastAsia" w:hAnsi="Mulish"/>
                <w:b/>
                <w:noProof/>
                <w:szCs w:val="22"/>
                <w:lang w:eastAsia="en-GB"/>
                <w:rPrChange w:id="796"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797" w:author="Guilherme Pessoa-Amorim [2]" w:date="2021-11-16T13:46:00Z">
                  <w:rPr>
                    <w:rStyle w:val="Hyperlink"/>
                    <w:noProof/>
                  </w:rPr>
                </w:rPrChange>
              </w:rPr>
              <w:delText>Definition of drugs of interest</w:delText>
            </w:r>
            <w:r w:rsidRPr="00D9517A" w:rsidDel="000B7425">
              <w:rPr>
                <w:rFonts w:ascii="Mulish" w:hAnsi="Mulish"/>
                <w:b/>
                <w:noProof/>
                <w:webHidden/>
                <w:sz w:val="22"/>
                <w:rPrChange w:id="798" w:author="Guilherme Pessoa-Amorim [2]" w:date="2021-11-16T13:46:00Z">
                  <w:rPr>
                    <w:noProof/>
                    <w:webHidden/>
                  </w:rPr>
                </w:rPrChange>
              </w:rPr>
              <w:tab/>
              <w:delText>12</w:delText>
            </w:r>
          </w:del>
        </w:p>
        <w:p w14:paraId="133098D3" w14:textId="219BE625" w:rsidR="0089303D" w:rsidRPr="00D9517A" w:rsidDel="000B7425" w:rsidRDefault="0089303D">
          <w:pPr>
            <w:pStyle w:val="TOC3"/>
            <w:tabs>
              <w:tab w:val="left" w:pos="1200"/>
              <w:tab w:val="right" w:leader="dot" w:pos="9016"/>
            </w:tabs>
            <w:spacing w:line="360" w:lineRule="auto"/>
            <w:rPr>
              <w:del w:id="799" w:author="Guilherme Pessoa-Amorim [2]" w:date="2021-11-15T11:51:00Z"/>
              <w:rFonts w:ascii="Mulish" w:eastAsiaTheme="minorEastAsia" w:hAnsi="Mulish" w:cstheme="minorBidi"/>
              <w:b/>
              <w:noProof/>
              <w:szCs w:val="22"/>
              <w:lang w:eastAsia="en-GB"/>
              <w:rPrChange w:id="800" w:author="Guilherme Pessoa-Amorim [2]" w:date="2021-11-16T13:46:00Z">
                <w:rPr>
                  <w:del w:id="801" w:author="Guilherme Pessoa-Amorim [2]" w:date="2021-11-15T11:51:00Z"/>
                  <w:rFonts w:eastAsiaTheme="minorEastAsia" w:cstheme="minorBidi"/>
                  <w:noProof/>
                  <w:sz w:val="22"/>
                  <w:szCs w:val="22"/>
                  <w:lang w:eastAsia="en-GB"/>
                </w:rPr>
              </w:rPrChange>
            </w:rPr>
            <w:pPrChange w:id="802" w:author="Guilherme Pessoa-Amorim [2]" w:date="2021-11-15T13:07:00Z">
              <w:pPr>
                <w:pStyle w:val="TOC3"/>
                <w:tabs>
                  <w:tab w:val="left" w:pos="1200"/>
                  <w:tab w:val="right" w:leader="dot" w:pos="9016"/>
                </w:tabs>
              </w:pPr>
            </w:pPrChange>
          </w:pPr>
          <w:del w:id="803" w:author="Guilherme Pessoa-Amorim [2]" w:date="2021-11-15T11:51:00Z">
            <w:r w:rsidRPr="00D9517A" w:rsidDel="000B7425">
              <w:rPr>
                <w:rFonts w:ascii="Mulish" w:hAnsi="Mulish"/>
                <w:b/>
                <w:sz w:val="22"/>
                <w:rPrChange w:id="804" w:author="Guilherme Pessoa-Amorim [2]" w:date="2021-11-16T13:46:00Z">
                  <w:rPr>
                    <w:rStyle w:val="Hyperlink"/>
                    <w:noProof/>
                  </w:rPr>
                </w:rPrChange>
              </w:rPr>
              <w:delText>5.3.7.</w:delText>
            </w:r>
            <w:r w:rsidRPr="00D9517A" w:rsidDel="000B7425">
              <w:rPr>
                <w:rFonts w:ascii="Mulish" w:eastAsiaTheme="minorEastAsia" w:hAnsi="Mulish"/>
                <w:b/>
                <w:noProof/>
                <w:szCs w:val="22"/>
                <w:lang w:eastAsia="en-GB"/>
                <w:rPrChange w:id="805"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806" w:author="Guilherme Pessoa-Amorim [2]" w:date="2021-11-16T13:46:00Z">
                  <w:rPr>
                    <w:rStyle w:val="Hyperlink"/>
                    <w:noProof/>
                  </w:rPr>
                </w:rPrChange>
              </w:rPr>
              <w:delText>Derivation of drug groups and codelists</w:delText>
            </w:r>
            <w:r w:rsidRPr="00D9517A" w:rsidDel="000B7425">
              <w:rPr>
                <w:rFonts w:ascii="Mulish" w:hAnsi="Mulish"/>
                <w:b/>
                <w:noProof/>
                <w:webHidden/>
                <w:sz w:val="22"/>
                <w:rPrChange w:id="807" w:author="Guilherme Pessoa-Amorim [2]" w:date="2021-11-16T13:46:00Z">
                  <w:rPr>
                    <w:noProof/>
                    <w:webHidden/>
                  </w:rPr>
                </w:rPrChange>
              </w:rPr>
              <w:tab/>
              <w:delText>16</w:delText>
            </w:r>
          </w:del>
        </w:p>
        <w:p w14:paraId="4A639C1D" w14:textId="0B5E4430" w:rsidR="0089303D" w:rsidRPr="00D9517A" w:rsidDel="000B7425" w:rsidRDefault="0089303D">
          <w:pPr>
            <w:pStyle w:val="TOC3"/>
            <w:tabs>
              <w:tab w:val="left" w:pos="1200"/>
              <w:tab w:val="right" w:leader="dot" w:pos="9016"/>
            </w:tabs>
            <w:spacing w:line="360" w:lineRule="auto"/>
            <w:rPr>
              <w:del w:id="808" w:author="Guilherme Pessoa-Amorim [2]" w:date="2021-11-15T11:51:00Z"/>
              <w:rFonts w:ascii="Mulish" w:eastAsiaTheme="minorEastAsia" w:hAnsi="Mulish" w:cstheme="minorBidi"/>
              <w:b/>
              <w:noProof/>
              <w:szCs w:val="22"/>
              <w:lang w:eastAsia="en-GB"/>
              <w:rPrChange w:id="809" w:author="Guilherme Pessoa-Amorim [2]" w:date="2021-11-16T13:46:00Z">
                <w:rPr>
                  <w:del w:id="810" w:author="Guilherme Pessoa-Amorim [2]" w:date="2021-11-15T11:51:00Z"/>
                  <w:rFonts w:eastAsiaTheme="minorEastAsia" w:cstheme="minorBidi"/>
                  <w:noProof/>
                  <w:sz w:val="22"/>
                  <w:szCs w:val="22"/>
                  <w:lang w:eastAsia="en-GB"/>
                </w:rPr>
              </w:rPrChange>
            </w:rPr>
            <w:pPrChange w:id="811" w:author="Guilherme Pessoa-Amorim [2]" w:date="2021-11-15T13:07:00Z">
              <w:pPr>
                <w:pStyle w:val="TOC3"/>
                <w:tabs>
                  <w:tab w:val="left" w:pos="1200"/>
                  <w:tab w:val="right" w:leader="dot" w:pos="9016"/>
                </w:tabs>
              </w:pPr>
            </w:pPrChange>
          </w:pPr>
          <w:del w:id="812" w:author="Guilherme Pessoa-Amorim [2]" w:date="2021-11-15T11:51:00Z">
            <w:r w:rsidRPr="00D9517A" w:rsidDel="000B7425">
              <w:rPr>
                <w:rFonts w:ascii="Mulish" w:hAnsi="Mulish"/>
                <w:b/>
                <w:sz w:val="22"/>
                <w:rPrChange w:id="813" w:author="Guilherme Pessoa-Amorim [2]" w:date="2021-11-16T13:46:00Z">
                  <w:rPr>
                    <w:rStyle w:val="Hyperlink"/>
                    <w:noProof/>
                  </w:rPr>
                </w:rPrChange>
              </w:rPr>
              <w:delText>5.3.8.</w:delText>
            </w:r>
            <w:r w:rsidRPr="00D9517A" w:rsidDel="000B7425">
              <w:rPr>
                <w:rFonts w:ascii="Mulish" w:eastAsiaTheme="minorEastAsia" w:hAnsi="Mulish"/>
                <w:b/>
                <w:noProof/>
                <w:szCs w:val="22"/>
                <w:lang w:eastAsia="en-GB"/>
                <w:rPrChange w:id="814"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815" w:author="Guilherme Pessoa-Amorim [2]" w:date="2021-11-16T13:46:00Z">
                  <w:rPr>
                    <w:rStyle w:val="Hyperlink"/>
                    <w:noProof/>
                  </w:rPr>
                </w:rPrChange>
              </w:rPr>
              <w:delText>Definition of criterion standards</w:delText>
            </w:r>
            <w:r w:rsidRPr="00D9517A" w:rsidDel="000B7425">
              <w:rPr>
                <w:rFonts w:ascii="Mulish" w:hAnsi="Mulish"/>
                <w:b/>
                <w:noProof/>
                <w:webHidden/>
                <w:sz w:val="22"/>
                <w:rPrChange w:id="816" w:author="Guilherme Pessoa-Amorim [2]" w:date="2021-11-16T13:46:00Z">
                  <w:rPr>
                    <w:noProof/>
                    <w:webHidden/>
                  </w:rPr>
                </w:rPrChange>
              </w:rPr>
              <w:tab/>
              <w:delText>18</w:delText>
            </w:r>
          </w:del>
        </w:p>
        <w:p w14:paraId="6A68DD9F" w14:textId="2BE0DAFC" w:rsidR="0089303D" w:rsidRPr="00D9517A" w:rsidDel="000B7425" w:rsidRDefault="0089303D">
          <w:pPr>
            <w:pStyle w:val="TOC3"/>
            <w:tabs>
              <w:tab w:val="left" w:pos="1200"/>
              <w:tab w:val="right" w:leader="dot" w:pos="9016"/>
            </w:tabs>
            <w:spacing w:line="360" w:lineRule="auto"/>
            <w:rPr>
              <w:del w:id="817" w:author="Guilherme Pessoa-Amorim [2]" w:date="2021-11-15T11:51:00Z"/>
              <w:rFonts w:ascii="Mulish" w:eastAsiaTheme="minorEastAsia" w:hAnsi="Mulish" w:cstheme="minorBidi"/>
              <w:b/>
              <w:noProof/>
              <w:szCs w:val="22"/>
              <w:lang w:eastAsia="en-GB"/>
              <w:rPrChange w:id="818" w:author="Guilherme Pessoa-Amorim [2]" w:date="2021-11-16T13:46:00Z">
                <w:rPr>
                  <w:del w:id="819" w:author="Guilherme Pessoa-Amorim [2]" w:date="2021-11-15T11:51:00Z"/>
                  <w:rFonts w:eastAsiaTheme="minorEastAsia" w:cstheme="minorBidi"/>
                  <w:noProof/>
                  <w:sz w:val="22"/>
                  <w:szCs w:val="22"/>
                  <w:lang w:eastAsia="en-GB"/>
                </w:rPr>
              </w:rPrChange>
            </w:rPr>
            <w:pPrChange w:id="820" w:author="Guilherme Pessoa-Amorim [2]" w:date="2021-11-15T13:07:00Z">
              <w:pPr>
                <w:pStyle w:val="TOC3"/>
                <w:tabs>
                  <w:tab w:val="left" w:pos="1200"/>
                  <w:tab w:val="right" w:leader="dot" w:pos="9016"/>
                </w:tabs>
              </w:pPr>
            </w:pPrChange>
          </w:pPr>
          <w:del w:id="821" w:author="Guilherme Pessoa-Amorim [2]" w:date="2021-11-15T11:51:00Z">
            <w:r w:rsidRPr="00D9517A" w:rsidDel="000B7425">
              <w:rPr>
                <w:rFonts w:ascii="Mulish" w:hAnsi="Mulish"/>
                <w:b/>
                <w:sz w:val="22"/>
                <w:rPrChange w:id="822" w:author="Guilherme Pessoa-Amorim [2]" w:date="2021-11-16T13:46:00Z">
                  <w:rPr>
                    <w:rStyle w:val="Hyperlink"/>
                    <w:noProof/>
                  </w:rPr>
                </w:rPrChange>
              </w:rPr>
              <w:delText>5.3.9.</w:delText>
            </w:r>
            <w:r w:rsidRPr="00D9517A" w:rsidDel="000B7425">
              <w:rPr>
                <w:rFonts w:ascii="Mulish" w:eastAsiaTheme="minorEastAsia" w:hAnsi="Mulish"/>
                <w:b/>
                <w:noProof/>
                <w:szCs w:val="22"/>
                <w:lang w:eastAsia="en-GB"/>
                <w:rPrChange w:id="823" w:author="Guilherme Pessoa-Amorim [2]" w:date="2021-11-16T13:46:00Z">
                  <w:rPr>
                    <w:rFonts w:eastAsiaTheme="minorEastAsia"/>
                    <w:noProof/>
                    <w:sz w:val="22"/>
                    <w:szCs w:val="22"/>
                    <w:lang w:eastAsia="en-GB"/>
                  </w:rPr>
                </w:rPrChange>
              </w:rPr>
              <w:tab/>
            </w:r>
            <w:r w:rsidRPr="00D9517A" w:rsidDel="000B7425">
              <w:rPr>
                <w:rFonts w:ascii="Mulish" w:hAnsi="Mulish"/>
                <w:b/>
                <w:sz w:val="22"/>
                <w:rPrChange w:id="824" w:author="Guilherme Pessoa-Amorim [2]" w:date="2021-11-16T13:46:00Z">
                  <w:rPr>
                    <w:rStyle w:val="Hyperlink"/>
                    <w:noProof/>
                  </w:rPr>
                </w:rPrChange>
              </w:rPr>
              <w:delText>Definition of time periods and time points</w:delText>
            </w:r>
            <w:r w:rsidRPr="00D9517A" w:rsidDel="000B7425">
              <w:rPr>
                <w:rFonts w:ascii="Mulish" w:hAnsi="Mulish"/>
                <w:b/>
                <w:noProof/>
                <w:webHidden/>
                <w:sz w:val="22"/>
                <w:rPrChange w:id="825" w:author="Guilherme Pessoa-Amorim [2]" w:date="2021-11-16T13:46:00Z">
                  <w:rPr>
                    <w:noProof/>
                    <w:webHidden/>
                  </w:rPr>
                </w:rPrChange>
              </w:rPr>
              <w:tab/>
              <w:delText>18</w:delText>
            </w:r>
          </w:del>
        </w:p>
        <w:p w14:paraId="540B1BD7" w14:textId="73376022" w:rsidR="0089303D" w:rsidRPr="00D9517A" w:rsidDel="000B7425" w:rsidRDefault="0089303D">
          <w:pPr>
            <w:pStyle w:val="TOC1"/>
            <w:tabs>
              <w:tab w:val="left" w:pos="480"/>
              <w:tab w:val="right" w:leader="dot" w:pos="9016"/>
            </w:tabs>
            <w:spacing w:line="360" w:lineRule="auto"/>
            <w:rPr>
              <w:del w:id="826" w:author="Guilherme Pessoa-Amorim [2]" w:date="2021-11-15T11:51:00Z"/>
              <w:rFonts w:ascii="Mulish" w:eastAsiaTheme="minorEastAsia" w:hAnsi="Mulish" w:cstheme="minorBidi"/>
              <w:bCs w:val="0"/>
              <w:i w:val="0"/>
              <w:iCs w:val="0"/>
              <w:noProof/>
              <w:sz w:val="20"/>
              <w:szCs w:val="22"/>
              <w:lang w:eastAsia="en-GB"/>
              <w:rPrChange w:id="827" w:author="Guilherme Pessoa-Amorim [2]" w:date="2021-11-16T13:46:00Z">
                <w:rPr>
                  <w:del w:id="828" w:author="Guilherme Pessoa-Amorim [2]" w:date="2021-11-15T11:51:00Z"/>
                  <w:rFonts w:eastAsiaTheme="minorEastAsia" w:cstheme="minorBidi"/>
                  <w:b w:val="0"/>
                  <w:bCs w:val="0"/>
                  <w:i w:val="0"/>
                  <w:iCs w:val="0"/>
                  <w:noProof/>
                  <w:sz w:val="22"/>
                  <w:szCs w:val="22"/>
                  <w:lang w:eastAsia="en-GB"/>
                </w:rPr>
              </w:rPrChange>
            </w:rPr>
            <w:pPrChange w:id="829" w:author="Guilherme Pessoa-Amorim [2]" w:date="2021-11-15T13:07:00Z">
              <w:pPr>
                <w:pStyle w:val="TOC1"/>
                <w:tabs>
                  <w:tab w:val="left" w:pos="480"/>
                  <w:tab w:val="right" w:leader="dot" w:pos="9016"/>
                </w:tabs>
              </w:pPr>
            </w:pPrChange>
          </w:pPr>
          <w:del w:id="830" w:author="Guilherme Pessoa-Amorim [2]" w:date="2021-11-15T11:51:00Z">
            <w:r w:rsidRPr="00D9517A" w:rsidDel="000B7425">
              <w:rPr>
                <w:rFonts w:ascii="Mulish" w:hAnsi="Mulish"/>
                <w:sz w:val="22"/>
                <w:rPrChange w:id="831" w:author="Guilherme Pessoa-Amorim [2]" w:date="2021-11-16T13:46:00Z">
                  <w:rPr>
                    <w:rStyle w:val="Hyperlink"/>
                    <w:b w:val="0"/>
                    <w:bCs w:val="0"/>
                    <w:i w:val="0"/>
                    <w:iCs w:val="0"/>
                    <w:noProof/>
                  </w:rPr>
                </w:rPrChange>
              </w:rPr>
              <w:delText>6.</w:delText>
            </w:r>
            <w:r w:rsidRPr="00D9517A" w:rsidDel="000B7425">
              <w:rPr>
                <w:rFonts w:ascii="Mulish" w:eastAsiaTheme="minorEastAsia" w:hAnsi="Mulish"/>
                <w:noProof/>
                <w:sz w:val="20"/>
                <w:szCs w:val="22"/>
                <w:lang w:eastAsia="en-GB"/>
                <w:rPrChange w:id="832" w:author="Guilherme Pessoa-Amorim [2]" w:date="2021-11-16T13:46:00Z">
                  <w:rPr>
                    <w:rFonts w:eastAsiaTheme="minorEastAsia"/>
                    <w:noProof/>
                    <w:sz w:val="22"/>
                    <w:szCs w:val="22"/>
                    <w:lang w:eastAsia="en-GB"/>
                  </w:rPr>
                </w:rPrChange>
              </w:rPr>
              <w:tab/>
            </w:r>
            <w:r w:rsidRPr="00D9517A" w:rsidDel="000B7425">
              <w:rPr>
                <w:rFonts w:ascii="Mulish" w:hAnsi="Mulish"/>
                <w:sz w:val="22"/>
                <w:rPrChange w:id="833" w:author="Guilherme Pessoa-Amorim [2]" w:date="2021-11-16T13:46:00Z">
                  <w:rPr>
                    <w:rStyle w:val="Hyperlink"/>
                    <w:b w:val="0"/>
                    <w:bCs w:val="0"/>
                    <w:i w:val="0"/>
                    <w:iCs w:val="0"/>
                    <w:noProof/>
                  </w:rPr>
                </w:rPrChange>
              </w:rPr>
              <w:delText>Descriptive analyses</w:delText>
            </w:r>
            <w:r w:rsidRPr="00D9517A" w:rsidDel="000B7425">
              <w:rPr>
                <w:rFonts w:ascii="Mulish" w:hAnsi="Mulish"/>
                <w:b w:val="0"/>
                <w:bCs w:val="0"/>
                <w:i w:val="0"/>
                <w:iCs w:val="0"/>
                <w:noProof/>
                <w:webHidden/>
                <w:sz w:val="22"/>
                <w:rPrChange w:id="834" w:author="Guilherme Pessoa-Amorim [2]" w:date="2021-11-16T13:46:00Z">
                  <w:rPr>
                    <w:b w:val="0"/>
                    <w:bCs w:val="0"/>
                    <w:i w:val="0"/>
                    <w:iCs w:val="0"/>
                    <w:noProof/>
                    <w:webHidden/>
                  </w:rPr>
                </w:rPrChange>
              </w:rPr>
              <w:tab/>
              <w:delText>22</w:delText>
            </w:r>
          </w:del>
        </w:p>
        <w:p w14:paraId="4937E358" w14:textId="74F6412A" w:rsidR="0089303D" w:rsidRPr="00D9517A" w:rsidDel="000B7425" w:rsidRDefault="0089303D">
          <w:pPr>
            <w:pStyle w:val="TOC2"/>
            <w:tabs>
              <w:tab w:val="left" w:pos="960"/>
              <w:tab w:val="right" w:leader="dot" w:pos="9016"/>
            </w:tabs>
            <w:spacing w:line="360" w:lineRule="auto"/>
            <w:rPr>
              <w:del w:id="835" w:author="Guilherme Pessoa-Amorim [2]" w:date="2021-11-15T11:51:00Z"/>
              <w:rFonts w:ascii="Mulish" w:eastAsiaTheme="minorEastAsia" w:hAnsi="Mulish" w:cstheme="minorBidi"/>
              <w:bCs w:val="0"/>
              <w:noProof/>
              <w:lang w:eastAsia="en-GB"/>
              <w:rPrChange w:id="836" w:author="Guilherme Pessoa-Amorim [2]" w:date="2021-11-16T13:46:00Z">
                <w:rPr>
                  <w:del w:id="837" w:author="Guilherme Pessoa-Amorim [2]" w:date="2021-11-15T11:51:00Z"/>
                  <w:rFonts w:eastAsiaTheme="minorEastAsia" w:cstheme="minorBidi"/>
                  <w:b w:val="0"/>
                  <w:bCs w:val="0"/>
                  <w:noProof/>
                  <w:lang w:eastAsia="en-GB"/>
                </w:rPr>
              </w:rPrChange>
            </w:rPr>
            <w:pPrChange w:id="838" w:author="Guilherme Pessoa-Amorim [2]" w:date="2021-11-15T13:07:00Z">
              <w:pPr>
                <w:pStyle w:val="TOC2"/>
                <w:tabs>
                  <w:tab w:val="left" w:pos="960"/>
                  <w:tab w:val="right" w:leader="dot" w:pos="9016"/>
                </w:tabs>
              </w:pPr>
            </w:pPrChange>
          </w:pPr>
          <w:del w:id="839" w:author="Guilherme Pessoa-Amorim [2]" w:date="2021-11-15T11:51:00Z">
            <w:r w:rsidRPr="00D9517A" w:rsidDel="000B7425">
              <w:rPr>
                <w:rFonts w:ascii="Mulish" w:hAnsi="Mulish"/>
                <w:rPrChange w:id="840" w:author="Guilherme Pessoa-Amorim [2]" w:date="2021-11-16T13:46:00Z">
                  <w:rPr>
                    <w:rStyle w:val="Hyperlink"/>
                    <w:b w:val="0"/>
                    <w:bCs w:val="0"/>
                    <w:noProof/>
                  </w:rPr>
                </w:rPrChange>
              </w:rPr>
              <w:delText>6.1.</w:delText>
            </w:r>
            <w:r w:rsidRPr="00D9517A" w:rsidDel="000B7425">
              <w:rPr>
                <w:rFonts w:ascii="Mulish" w:eastAsiaTheme="minorEastAsia" w:hAnsi="Mulish"/>
                <w:noProof/>
                <w:lang w:eastAsia="en-GB"/>
                <w:rPrChange w:id="841" w:author="Guilherme Pessoa-Amorim [2]" w:date="2021-11-16T13:46:00Z">
                  <w:rPr>
                    <w:rFonts w:eastAsiaTheme="minorEastAsia"/>
                    <w:noProof/>
                    <w:lang w:eastAsia="en-GB"/>
                  </w:rPr>
                </w:rPrChange>
              </w:rPr>
              <w:tab/>
            </w:r>
            <w:r w:rsidRPr="00D9517A" w:rsidDel="000B7425">
              <w:rPr>
                <w:rFonts w:ascii="Mulish" w:hAnsi="Mulish"/>
                <w:rPrChange w:id="842" w:author="Guilherme Pessoa-Amorim [2]" w:date="2021-11-16T13:46:00Z">
                  <w:rPr>
                    <w:rStyle w:val="Hyperlink"/>
                    <w:b w:val="0"/>
                    <w:bCs w:val="0"/>
                    <w:noProof/>
                  </w:rPr>
                </w:rPrChange>
              </w:rPr>
              <w:delText>Participant throughput</w:delText>
            </w:r>
            <w:r w:rsidRPr="00D9517A" w:rsidDel="000B7425">
              <w:rPr>
                <w:rFonts w:ascii="Mulish" w:hAnsi="Mulish"/>
                <w:b w:val="0"/>
                <w:bCs w:val="0"/>
                <w:noProof/>
                <w:webHidden/>
                <w:rPrChange w:id="843" w:author="Guilherme Pessoa-Amorim [2]" w:date="2021-11-16T13:46:00Z">
                  <w:rPr>
                    <w:b w:val="0"/>
                    <w:bCs w:val="0"/>
                    <w:noProof/>
                    <w:webHidden/>
                  </w:rPr>
                </w:rPrChange>
              </w:rPr>
              <w:tab/>
              <w:delText>22</w:delText>
            </w:r>
          </w:del>
        </w:p>
        <w:p w14:paraId="00197174" w14:textId="671E5DA6" w:rsidR="0089303D" w:rsidRPr="00D9517A" w:rsidDel="000B7425" w:rsidRDefault="0089303D">
          <w:pPr>
            <w:pStyle w:val="TOC2"/>
            <w:tabs>
              <w:tab w:val="left" w:pos="960"/>
              <w:tab w:val="right" w:leader="dot" w:pos="9016"/>
            </w:tabs>
            <w:spacing w:line="360" w:lineRule="auto"/>
            <w:rPr>
              <w:del w:id="844" w:author="Guilherme Pessoa-Amorim [2]" w:date="2021-11-15T11:51:00Z"/>
              <w:rFonts w:ascii="Mulish" w:eastAsiaTheme="minorEastAsia" w:hAnsi="Mulish" w:cstheme="minorBidi"/>
              <w:bCs w:val="0"/>
              <w:noProof/>
              <w:lang w:eastAsia="en-GB"/>
              <w:rPrChange w:id="845" w:author="Guilherme Pessoa-Amorim [2]" w:date="2021-11-16T13:46:00Z">
                <w:rPr>
                  <w:del w:id="846" w:author="Guilherme Pessoa-Amorim [2]" w:date="2021-11-15T11:51:00Z"/>
                  <w:rFonts w:eastAsiaTheme="minorEastAsia" w:cstheme="minorBidi"/>
                  <w:b w:val="0"/>
                  <w:bCs w:val="0"/>
                  <w:noProof/>
                  <w:lang w:eastAsia="en-GB"/>
                </w:rPr>
              </w:rPrChange>
            </w:rPr>
            <w:pPrChange w:id="847" w:author="Guilherme Pessoa-Amorim [2]" w:date="2021-11-15T13:07:00Z">
              <w:pPr>
                <w:pStyle w:val="TOC2"/>
                <w:tabs>
                  <w:tab w:val="left" w:pos="960"/>
                  <w:tab w:val="right" w:leader="dot" w:pos="9016"/>
                </w:tabs>
              </w:pPr>
            </w:pPrChange>
          </w:pPr>
          <w:del w:id="848" w:author="Guilherme Pessoa-Amorim [2]" w:date="2021-11-15T11:51:00Z">
            <w:r w:rsidRPr="00D9517A" w:rsidDel="000B7425">
              <w:rPr>
                <w:rFonts w:ascii="Mulish" w:hAnsi="Mulish"/>
                <w:rPrChange w:id="849" w:author="Guilherme Pessoa-Amorim [2]" w:date="2021-11-16T13:46:00Z">
                  <w:rPr>
                    <w:rStyle w:val="Hyperlink"/>
                    <w:b w:val="0"/>
                    <w:bCs w:val="0"/>
                    <w:noProof/>
                  </w:rPr>
                </w:rPrChange>
              </w:rPr>
              <w:delText>6.2.</w:delText>
            </w:r>
            <w:r w:rsidRPr="00D9517A" w:rsidDel="000B7425">
              <w:rPr>
                <w:rFonts w:ascii="Mulish" w:eastAsiaTheme="minorEastAsia" w:hAnsi="Mulish"/>
                <w:noProof/>
                <w:lang w:eastAsia="en-GB"/>
                <w:rPrChange w:id="850" w:author="Guilherme Pessoa-Amorim [2]" w:date="2021-11-16T13:46:00Z">
                  <w:rPr>
                    <w:rFonts w:eastAsiaTheme="minorEastAsia"/>
                    <w:noProof/>
                    <w:lang w:eastAsia="en-GB"/>
                  </w:rPr>
                </w:rPrChange>
              </w:rPr>
              <w:tab/>
            </w:r>
            <w:r w:rsidRPr="00D9517A" w:rsidDel="000B7425">
              <w:rPr>
                <w:rFonts w:ascii="Mulish" w:hAnsi="Mulish"/>
                <w:rPrChange w:id="851" w:author="Guilherme Pessoa-Amorim [2]" w:date="2021-11-16T13:46:00Z">
                  <w:rPr>
                    <w:rStyle w:val="Hyperlink"/>
                    <w:b w:val="0"/>
                    <w:bCs w:val="0"/>
                    <w:noProof/>
                  </w:rPr>
                </w:rPrChange>
              </w:rPr>
              <w:delText>Baseline characteristics of patient populations</w:delText>
            </w:r>
            <w:r w:rsidRPr="00D9517A" w:rsidDel="000B7425">
              <w:rPr>
                <w:rFonts w:ascii="Mulish" w:hAnsi="Mulish"/>
                <w:b w:val="0"/>
                <w:bCs w:val="0"/>
                <w:noProof/>
                <w:webHidden/>
                <w:rPrChange w:id="852" w:author="Guilherme Pessoa-Amorim [2]" w:date="2021-11-16T13:46:00Z">
                  <w:rPr>
                    <w:b w:val="0"/>
                    <w:bCs w:val="0"/>
                    <w:noProof/>
                    <w:webHidden/>
                  </w:rPr>
                </w:rPrChange>
              </w:rPr>
              <w:tab/>
              <w:delText>22</w:delText>
            </w:r>
          </w:del>
        </w:p>
        <w:p w14:paraId="6B221161" w14:textId="4938EC37" w:rsidR="0089303D" w:rsidRPr="00D9517A" w:rsidDel="000B7425" w:rsidRDefault="0089303D">
          <w:pPr>
            <w:pStyle w:val="TOC1"/>
            <w:tabs>
              <w:tab w:val="left" w:pos="480"/>
              <w:tab w:val="right" w:leader="dot" w:pos="9016"/>
            </w:tabs>
            <w:spacing w:line="360" w:lineRule="auto"/>
            <w:rPr>
              <w:del w:id="853" w:author="Guilherme Pessoa-Amorim [2]" w:date="2021-11-15T11:51:00Z"/>
              <w:rFonts w:ascii="Mulish" w:eastAsiaTheme="minorEastAsia" w:hAnsi="Mulish" w:cstheme="minorBidi"/>
              <w:bCs w:val="0"/>
              <w:i w:val="0"/>
              <w:iCs w:val="0"/>
              <w:noProof/>
              <w:sz w:val="20"/>
              <w:szCs w:val="22"/>
              <w:lang w:eastAsia="en-GB"/>
              <w:rPrChange w:id="854" w:author="Guilherme Pessoa-Amorim [2]" w:date="2021-11-16T13:46:00Z">
                <w:rPr>
                  <w:del w:id="855" w:author="Guilherme Pessoa-Amorim [2]" w:date="2021-11-15T11:51:00Z"/>
                  <w:rFonts w:eastAsiaTheme="minorEastAsia" w:cstheme="minorBidi"/>
                  <w:b w:val="0"/>
                  <w:bCs w:val="0"/>
                  <w:i w:val="0"/>
                  <w:iCs w:val="0"/>
                  <w:noProof/>
                  <w:sz w:val="22"/>
                  <w:szCs w:val="22"/>
                  <w:lang w:eastAsia="en-GB"/>
                </w:rPr>
              </w:rPrChange>
            </w:rPr>
            <w:pPrChange w:id="856" w:author="Guilherme Pessoa-Amorim [2]" w:date="2021-11-15T13:07:00Z">
              <w:pPr>
                <w:pStyle w:val="TOC1"/>
                <w:tabs>
                  <w:tab w:val="left" w:pos="480"/>
                  <w:tab w:val="right" w:leader="dot" w:pos="9016"/>
                </w:tabs>
              </w:pPr>
            </w:pPrChange>
          </w:pPr>
          <w:del w:id="857" w:author="Guilherme Pessoa-Amorim [2]" w:date="2021-11-15T11:51:00Z">
            <w:r w:rsidRPr="00D9517A" w:rsidDel="000B7425">
              <w:rPr>
                <w:rFonts w:ascii="Mulish" w:hAnsi="Mulish"/>
                <w:sz w:val="22"/>
                <w:rPrChange w:id="858" w:author="Guilherme Pessoa-Amorim [2]" w:date="2021-11-16T13:46:00Z">
                  <w:rPr>
                    <w:rStyle w:val="Hyperlink"/>
                    <w:b w:val="0"/>
                    <w:bCs w:val="0"/>
                    <w:i w:val="0"/>
                    <w:iCs w:val="0"/>
                    <w:noProof/>
                  </w:rPr>
                </w:rPrChange>
              </w:rPr>
              <w:delText>7.</w:delText>
            </w:r>
            <w:r w:rsidRPr="00D9517A" w:rsidDel="000B7425">
              <w:rPr>
                <w:rFonts w:ascii="Mulish" w:eastAsiaTheme="minorEastAsia" w:hAnsi="Mulish"/>
                <w:noProof/>
                <w:sz w:val="20"/>
                <w:szCs w:val="22"/>
                <w:lang w:eastAsia="en-GB"/>
                <w:rPrChange w:id="859" w:author="Guilherme Pessoa-Amorim [2]" w:date="2021-11-16T13:46:00Z">
                  <w:rPr>
                    <w:rFonts w:eastAsiaTheme="minorEastAsia"/>
                    <w:noProof/>
                    <w:sz w:val="22"/>
                    <w:szCs w:val="22"/>
                    <w:lang w:eastAsia="en-GB"/>
                  </w:rPr>
                </w:rPrChange>
              </w:rPr>
              <w:tab/>
            </w:r>
            <w:r w:rsidRPr="00D9517A" w:rsidDel="000B7425">
              <w:rPr>
                <w:rFonts w:ascii="Mulish" w:hAnsi="Mulish"/>
                <w:sz w:val="22"/>
                <w:rPrChange w:id="860" w:author="Guilherme Pessoa-Amorim [2]" w:date="2021-11-16T13:46:00Z">
                  <w:rPr>
                    <w:rStyle w:val="Hyperlink"/>
                    <w:b w:val="0"/>
                    <w:bCs w:val="0"/>
                    <w:i w:val="0"/>
                    <w:iCs w:val="0"/>
                    <w:noProof/>
                  </w:rPr>
                </w:rPrChange>
              </w:rPr>
              <w:delText>Comparative analyses</w:delText>
            </w:r>
            <w:r w:rsidRPr="00D9517A" w:rsidDel="000B7425">
              <w:rPr>
                <w:rFonts w:ascii="Mulish" w:hAnsi="Mulish"/>
                <w:b w:val="0"/>
                <w:bCs w:val="0"/>
                <w:i w:val="0"/>
                <w:iCs w:val="0"/>
                <w:noProof/>
                <w:webHidden/>
                <w:sz w:val="22"/>
                <w:rPrChange w:id="861" w:author="Guilherme Pessoa-Amorim [2]" w:date="2021-11-16T13:46:00Z">
                  <w:rPr>
                    <w:b w:val="0"/>
                    <w:bCs w:val="0"/>
                    <w:i w:val="0"/>
                    <w:iCs w:val="0"/>
                    <w:noProof/>
                    <w:webHidden/>
                  </w:rPr>
                </w:rPrChange>
              </w:rPr>
              <w:tab/>
              <w:delText>24</w:delText>
            </w:r>
          </w:del>
        </w:p>
        <w:p w14:paraId="1501B6D2" w14:textId="5B41EDDE" w:rsidR="0089303D" w:rsidRPr="00D9517A" w:rsidDel="000B7425" w:rsidRDefault="0089303D">
          <w:pPr>
            <w:pStyle w:val="TOC2"/>
            <w:tabs>
              <w:tab w:val="left" w:pos="960"/>
              <w:tab w:val="right" w:leader="dot" w:pos="9016"/>
            </w:tabs>
            <w:spacing w:line="360" w:lineRule="auto"/>
            <w:rPr>
              <w:del w:id="862" w:author="Guilherme Pessoa-Amorim [2]" w:date="2021-11-15T11:51:00Z"/>
              <w:rFonts w:ascii="Mulish" w:eastAsiaTheme="minorEastAsia" w:hAnsi="Mulish" w:cstheme="minorBidi"/>
              <w:bCs w:val="0"/>
              <w:noProof/>
              <w:lang w:eastAsia="en-GB"/>
              <w:rPrChange w:id="863" w:author="Guilherme Pessoa-Amorim [2]" w:date="2021-11-16T13:46:00Z">
                <w:rPr>
                  <w:del w:id="864" w:author="Guilherme Pessoa-Amorim [2]" w:date="2021-11-15T11:51:00Z"/>
                  <w:rFonts w:eastAsiaTheme="minorEastAsia" w:cstheme="minorBidi"/>
                  <w:b w:val="0"/>
                  <w:bCs w:val="0"/>
                  <w:noProof/>
                  <w:lang w:eastAsia="en-GB"/>
                </w:rPr>
              </w:rPrChange>
            </w:rPr>
            <w:pPrChange w:id="865" w:author="Guilherme Pessoa-Amorim [2]" w:date="2021-11-15T13:07:00Z">
              <w:pPr>
                <w:pStyle w:val="TOC2"/>
                <w:tabs>
                  <w:tab w:val="left" w:pos="960"/>
                  <w:tab w:val="right" w:leader="dot" w:pos="9016"/>
                </w:tabs>
              </w:pPr>
            </w:pPrChange>
          </w:pPr>
          <w:del w:id="866" w:author="Guilherme Pessoa-Amorim [2]" w:date="2021-11-15T11:51:00Z">
            <w:r w:rsidRPr="00D9517A" w:rsidDel="000B7425">
              <w:rPr>
                <w:rFonts w:ascii="Mulish" w:hAnsi="Mulish"/>
                <w:rPrChange w:id="867" w:author="Guilherme Pessoa-Amorim [2]" w:date="2021-11-16T13:46:00Z">
                  <w:rPr>
                    <w:rStyle w:val="Hyperlink"/>
                    <w:b w:val="0"/>
                    <w:bCs w:val="0"/>
                    <w:noProof/>
                  </w:rPr>
                </w:rPrChange>
              </w:rPr>
              <w:delText>7.1.</w:delText>
            </w:r>
            <w:r w:rsidRPr="00D9517A" w:rsidDel="000B7425">
              <w:rPr>
                <w:rFonts w:ascii="Mulish" w:eastAsiaTheme="minorEastAsia" w:hAnsi="Mulish"/>
                <w:noProof/>
                <w:lang w:eastAsia="en-GB"/>
                <w:rPrChange w:id="868" w:author="Guilherme Pessoa-Amorim [2]" w:date="2021-11-16T13:46:00Z">
                  <w:rPr>
                    <w:rFonts w:eastAsiaTheme="minorEastAsia"/>
                    <w:noProof/>
                    <w:lang w:eastAsia="en-GB"/>
                  </w:rPr>
                </w:rPrChange>
              </w:rPr>
              <w:tab/>
            </w:r>
            <w:r w:rsidRPr="00D9517A" w:rsidDel="000B7425">
              <w:rPr>
                <w:rFonts w:ascii="Mulish" w:hAnsi="Mulish"/>
                <w:rPrChange w:id="869" w:author="Guilherme Pessoa-Amorim [2]" w:date="2021-11-16T13:46:00Z">
                  <w:rPr>
                    <w:rStyle w:val="Hyperlink"/>
                    <w:b w:val="0"/>
                    <w:bCs w:val="0"/>
                    <w:noProof/>
                  </w:rPr>
                </w:rPrChange>
              </w:rPr>
              <w:delText>Baseline characteristics</w:delText>
            </w:r>
            <w:r w:rsidRPr="00D9517A" w:rsidDel="000B7425">
              <w:rPr>
                <w:rFonts w:ascii="Mulish" w:hAnsi="Mulish"/>
                <w:b w:val="0"/>
                <w:bCs w:val="0"/>
                <w:noProof/>
                <w:webHidden/>
                <w:rPrChange w:id="870" w:author="Guilherme Pessoa-Amorim [2]" w:date="2021-11-16T13:46:00Z">
                  <w:rPr>
                    <w:b w:val="0"/>
                    <w:bCs w:val="0"/>
                    <w:noProof/>
                    <w:webHidden/>
                  </w:rPr>
                </w:rPrChange>
              </w:rPr>
              <w:tab/>
              <w:delText>24</w:delText>
            </w:r>
          </w:del>
        </w:p>
        <w:p w14:paraId="7DCF4BDC" w14:textId="7EFDF461" w:rsidR="0089303D" w:rsidRPr="00D9517A" w:rsidDel="000B7425" w:rsidRDefault="0089303D">
          <w:pPr>
            <w:pStyle w:val="TOC2"/>
            <w:tabs>
              <w:tab w:val="left" w:pos="960"/>
              <w:tab w:val="right" w:leader="dot" w:pos="9016"/>
            </w:tabs>
            <w:spacing w:line="360" w:lineRule="auto"/>
            <w:rPr>
              <w:del w:id="871" w:author="Guilherme Pessoa-Amorim [2]" w:date="2021-11-15T11:51:00Z"/>
              <w:rFonts w:ascii="Mulish" w:eastAsiaTheme="minorEastAsia" w:hAnsi="Mulish" w:cstheme="minorBidi"/>
              <w:bCs w:val="0"/>
              <w:noProof/>
              <w:lang w:eastAsia="en-GB"/>
              <w:rPrChange w:id="872" w:author="Guilherme Pessoa-Amorim [2]" w:date="2021-11-16T13:46:00Z">
                <w:rPr>
                  <w:del w:id="873" w:author="Guilherme Pessoa-Amorim [2]" w:date="2021-11-15T11:51:00Z"/>
                  <w:rFonts w:eastAsiaTheme="minorEastAsia" w:cstheme="minorBidi"/>
                  <w:b w:val="0"/>
                  <w:bCs w:val="0"/>
                  <w:noProof/>
                  <w:lang w:eastAsia="en-GB"/>
                </w:rPr>
              </w:rPrChange>
            </w:rPr>
            <w:pPrChange w:id="874" w:author="Guilherme Pessoa-Amorim [2]" w:date="2021-11-15T13:07:00Z">
              <w:pPr>
                <w:pStyle w:val="TOC2"/>
                <w:tabs>
                  <w:tab w:val="left" w:pos="960"/>
                  <w:tab w:val="right" w:leader="dot" w:pos="9016"/>
                </w:tabs>
              </w:pPr>
            </w:pPrChange>
          </w:pPr>
          <w:del w:id="875" w:author="Guilherme Pessoa-Amorim [2]" w:date="2021-11-15T11:51:00Z">
            <w:r w:rsidRPr="00D9517A" w:rsidDel="000B7425">
              <w:rPr>
                <w:rFonts w:ascii="Mulish" w:hAnsi="Mulish"/>
                <w:rPrChange w:id="876" w:author="Guilherme Pessoa-Amorim [2]" w:date="2021-11-16T13:46:00Z">
                  <w:rPr>
                    <w:rStyle w:val="Hyperlink"/>
                    <w:b w:val="0"/>
                    <w:bCs w:val="0"/>
                    <w:noProof/>
                  </w:rPr>
                </w:rPrChange>
              </w:rPr>
              <w:delText>7.2.</w:delText>
            </w:r>
            <w:r w:rsidRPr="00D9517A" w:rsidDel="000B7425">
              <w:rPr>
                <w:rFonts w:ascii="Mulish" w:eastAsiaTheme="minorEastAsia" w:hAnsi="Mulish"/>
                <w:noProof/>
                <w:lang w:eastAsia="en-GB"/>
                <w:rPrChange w:id="877" w:author="Guilherme Pessoa-Amorim [2]" w:date="2021-11-16T13:46:00Z">
                  <w:rPr>
                    <w:rFonts w:eastAsiaTheme="minorEastAsia"/>
                    <w:noProof/>
                    <w:lang w:eastAsia="en-GB"/>
                  </w:rPr>
                </w:rPrChange>
              </w:rPr>
              <w:tab/>
            </w:r>
            <w:r w:rsidRPr="00D9517A" w:rsidDel="000B7425">
              <w:rPr>
                <w:rFonts w:ascii="Mulish" w:hAnsi="Mulish"/>
                <w:rPrChange w:id="878" w:author="Guilherme Pessoa-Amorim [2]" w:date="2021-11-16T13:46:00Z">
                  <w:rPr>
                    <w:rStyle w:val="Hyperlink"/>
                    <w:b w:val="0"/>
                    <w:bCs w:val="0"/>
                    <w:noProof/>
                  </w:rPr>
                </w:rPrChange>
              </w:rPr>
              <w:delText>Primary and secondary outcomes</w:delText>
            </w:r>
            <w:r w:rsidRPr="00D9517A" w:rsidDel="000B7425">
              <w:rPr>
                <w:rFonts w:ascii="Mulish" w:hAnsi="Mulish"/>
                <w:b w:val="0"/>
                <w:bCs w:val="0"/>
                <w:noProof/>
                <w:webHidden/>
                <w:rPrChange w:id="879" w:author="Guilherme Pessoa-Amorim [2]" w:date="2021-11-16T13:46:00Z">
                  <w:rPr>
                    <w:b w:val="0"/>
                    <w:bCs w:val="0"/>
                    <w:noProof/>
                    <w:webHidden/>
                  </w:rPr>
                </w:rPrChange>
              </w:rPr>
              <w:tab/>
              <w:delText>24</w:delText>
            </w:r>
          </w:del>
        </w:p>
        <w:p w14:paraId="149E3242" w14:textId="6EDE6D89" w:rsidR="0089303D" w:rsidRPr="00D9517A" w:rsidDel="000B7425" w:rsidRDefault="0089303D">
          <w:pPr>
            <w:pStyle w:val="TOC2"/>
            <w:tabs>
              <w:tab w:val="left" w:pos="960"/>
              <w:tab w:val="right" w:leader="dot" w:pos="9016"/>
            </w:tabs>
            <w:spacing w:line="360" w:lineRule="auto"/>
            <w:rPr>
              <w:del w:id="880" w:author="Guilherme Pessoa-Amorim [2]" w:date="2021-11-15T11:51:00Z"/>
              <w:rFonts w:ascii="Mulish" w:eastAsiaTheme="minorEastAsia" w:hAnsi="Mulish" w:cstheme="minorBidi"/>
              <w:bCs w:val="0"/>
              <w:noProof/>
              <w:lang w:eastAsia="en-GB"/>
              <w:rPrChange w:id="881" w:author="Guilherme Pessoa-Amorim [2]" w:date="2021-11-16T13:46:00Z">
                <w:rPr>
                  <w:del w:id="882" w:author="Guilherme Pessoa-Amorim [2]" w:date="2021-11-15T11:51:00Z"/>
                  <w:rFonts w:eastAsiaTheme="minorEastAsia" w:cstheme="minorBidi"/>
                  <w:b w:val="0"/>
                  <w:bCs w:val="0"/>
                  <w:noProof/>
                  <w:lang w:eastAsia="en-GB"/>
                </w:rPr>
              </w:rPrChange>
            </w:rPr>
            <w:pPrChange w:id="883" w:author="Guilherme Pessoa-Amorim [2]" w:date="2021-11-15T13:07:00Z">
              <w:pPr>
                <w:pStyle w:val="TOC2"/>
                <w:tabs>
                  <w:tab w:val="left" w:pos="960"/>
                  <w:tab w:val="right" w:leader="dot" w:pos="9016"/>
                </w:tabs>
              </w:pPr>
            </w:pPrChange>
          </w:pPr>
          <w:del w:id="884" w:author="Guilherme Pessoa-Amorim [2]" w:date="2021-11-15T11:51:00Z">
            <w:r w:rsidRPr="00D9517A" w:rsidDel="000B7425">
              <w:rPr>
                <w:rFonts w:ascii="Mulish" w:hAnsi="Mulish"/>
                <w:rPrChange w:id="885" w:author="Guilherme Pessoa-Amorim [2]" w:date="2021-11-16T13:46:00Z">
                  <w:rPr>
                    <w:rStyle w:val="Hyperlink"/>
                    <w:b w:val="0"/>
                    <w:bCs w:val="0"/>
                    <w:noProof/>
                  </w:rPr>
                </w:rPrChange>
              </w:rPr>
              <w:delText>7.3.</w:delText>
            </w:r>
            <w:r w:rsidRPr="00D9517A" w:rsidDel="000B7425">
              <w:rPr>
                <w:rFonts w:ascii="Mulish" w:eastAsiaTheme="minorEastAsia" w:hAnsi="Mulish"/>
                <w:noProof/>
                <w:lang w:eastAsia="en-GB"/>
                <w:rPrChange w:id="886" w:author="Guilherme Pessoa-Amorim [2]" w:date="2021-11-16T13:46:00Z">
                  <w:rPr>
                    <w:rFonts w:eastAsiaTheme="minorEastAsia"/>
                    <w:noProof/>
                    <w:lang w:eastAsia="en-GB"/>
                  </w:rPr>
                </w:rPrChange>
              </w:rPr>
              <w:tab/>
            </w:r>
            <w:r w:rsidRPr="00D9517A" w:rsidDel="000B7425">
              <w:rPr>
                <w:rFonts w:ascii="Mulish" w:hAnsi="Mulish"/>
                <w:rPrChange w:id="887" w:author="Guilherme Pessoa-Amorim [2]" w:date="2021-11-16T13:46:00Z">
                  <w:rPr>
                    <w:rStyle w:val="Hyperlink"/>
                    <w:b w:val="0"/>
                    <w:bCs w:val="0"/>
                    <w:noProof/>
                  </w:rPr>
                </w:rPrChange>
              </w:rPr>
              <w:delText>Significance levels</w:delText>
            </w:r>
            <w:r w:rsidRPr="00D9517A" w:rsidDel="000B7425">
              <w:rPr>
                <w:rFonts w:ascii="Mulish" w:hAnsi="Mulish"/>
                <w:b w:val="0"/>
                <w:bCs w:val="0"/>
                <w:noProof/>
                <w:webHidden/>
                <w:rPrChange w:id="888" w:author="Guilherme Pessoa-Amorim [2]" w:date="2021-11-16T13:46:00Z">
                  <w:rPr>
                    <w:b w:val="0"/>
                    <w:bCs w:val="0"/>
                    <w:noProof/>
                    <w:webHidden/>
                  </w:rPr>
                </w:rPrChange>
              </w:rPr>
              <w:tab/>
              <w:delText>24</w:delText>
            </w:r>
          </w:del>
        </w:p>
        <w:p w14:paraId="13FAC0DB" w14:textId="64D296A6" w:rsidR="0089303D" w:rsidRPr="00D9517A" w:rsidDel="000B7425" w:rsidRDefault="0089303D">
          <w:pPr>
            <w:pStyle w:val="TOC1"/>
            <w:tabs>
              <w:tab w:val="left" w:pos="480"/>
              <w:tab w:val="right" w:leader="dot" w:pos="9016"/>
            </w:tabs>
            <w:spacing w:line="360" w:lineRule="auto"/>
            <w:rPr>
              <w:del w:id="889" w:author="Guilherme Pessoa-Amorim [2]" w:date="2021-11-15T11:51:00Z"/>
              <w:rFonts w:ascii="Mulish" w:eastAsiaTheme="minorEastAsia" w:hAnsi="Mulish" w:cstheme="minorBidi"/>
              <w:bCs w:val="0"/>
              <w:i w:val="0"/>
              <w:iCs w:val="0"/>
              <w:noProof/>
              <w:sz w:val="20"/>
              <w:szCs w:val="22"/>
              <w:lang w:eastAsia="en-GB"/>
              <w:rPrChange w:id="890" w:author="Guilherme Pessoa-Amorim [2]" w:date="2021-11-16T13:46:00Z">
                <w:rPr>
                  <w:del w:id="891" w:author="Guilherme Pessoa-Amorim [2]" w:date="2021-11-15T11:51:00Z"/>
                  <w:rFonts w:eastAsiaTheme="minorEastAsia" w:cstheme="minorBidi"/>
                  <w:b w:val="0"/>
                  <w:bCs w:val="0"/>
                  <w:i w:val="0"/>
                  <w:iCs w:val="0"/>
                  <w:noProof/>
                  <w:sz w:val="22"/>
                  <w:szCs w:val="22"/>
                  <w:lang w:eastAsia="en-GB"/>
                </w:rPr>
              </w:rPrChange>
            </w:rPr>
            <w:pPrChange w:id="892" w:author="Guilherme Pessoa-Amorim [2]" w:date="2021-11-15T13:07:00Z">
              <w:pPr>
                <w:pStyle w:val="TOC1"/>
                <w:tabs>
                  <w:tab w:val="left" w:pos="480"/>
                  <w:tab w:val="right" w:leader="dot" w:pos="9016"/>
                </w:tabs>
              </w:pPr>
            </w:pPrChange>
          </w:pPr>
          <w:del w:id="893" w:author="Guilherme Pessoa-Amorim [2]" w:date="2021-11-15T11:51:00Z">
            <w:r w:rsidRPr="00D9517A" w:rsidDel="000B7425">
              <w:rPr>
                <w:rFonts w:ascii="Mulish" w:hAnsi="Mulish"/>
                <w:sz w:val="22"/>
                <w:rPrChange w:id="894" w:author="Guilherme Pessoa-Amorim [2]" w:date="2021-11-16T13:46:00Z">
                  <w:rPr>
                    <w:rStyle w:val="Hyperlink"/>
                    <w:b w:val="0"/>
                    <w:bCs w:val="0"/>
                    <w:i w:val="0"/>
                    <w:iCs w:val="0"/>
                    <w:noProof/>
                  </w:rPr>
                </w:rPrChange>
              </w:rPr>
              <w:delText>8.</w:delText>
            </w:r>
            <w:r w:rsidRPr="00D9517A" w:rsidDel="000B7425">
              <w:rPr>
                <w:rFonts w:ascii="Mulish" w:eastAsiaTheme="minorEastAsia" w:hAnsi="Mulish"/>
                <w:noProof/>
                <w:sz w:val="20"/>
                <w:szCs w:val="22"/>
                <w:lang w:eastAsia="en-GB"/>
                <w:rPrChange w:id="895" w:author="Guilherme Pessoa-Amorim [2]" w:date="2021-11-16T13:46:00Z">
                  <w:rPr>
                    <w:rFonts w:eastAsiaTheme="minorEastAsia"/>
                    <w:noProof/>
                    <w:sz w:val="22"/>
                    <w:szCs w:val="22"/>
                    <w:lang w:eastAsia="en-GB"/>
                  </w:rPr>
                </w:rPrChange>
              </w:rPr>
              <w:tab/>
            </w:r>
            <w:r w:rsidRPr="00D9517A" w:rsidDel="000B7425">
              <w:rPr>
                <w:rFonts w:ascii="Mulish" w:hAnsi="Mulish"/>
                <w:sz w:val="22"/>
                <w:rPrChange w:id="896" w:author="Guilherme Pessoa-Amorim [2]" w:date="2021-11-16T13:46:00Z">
                  <w:rPr>
                    <w:rStyle w:val="Hyperlink"/>
                    <w:b w:val="0"/>
                    <w:bCs w:val="0"/>
                    <w:i w:val="0"/>
                    <w:iCs w:val="0"/>
                    <w:noProof/>
                  </w:rPr>
                </w:rPrChange>
              </w:rPr>
              <w:delText>Additional analyses</w:delText>
            </w:r>
            <w:r w:rsidRPr="00D9517A" w:rsidDel="000B7425">
              <w:rPr>
                <w:rFonts w:ascii="Mulish" w:hAnsi="Mulish"/>
                <w:b w:val="0"/>
                <w:bCs w:val="0"/>
                <w:i w:val="0"/>
                <w:iCs w:val="0"/>
                <w:noProof/>
                <w:webHidden/>
                <w:sz w:val="22"/>
                <w:rPrChange w:id="897" w:author="Guilherme Pessoa-Amorim [2]" w:date="2021-11-16T13:46:00Z">
                  <w:rPr>
                    <w:b w:val="0"/>
                    <w:bCs w:val="0"/>
                    <w:i w:val="0"/>
                    <w:iCs w:val="0"/>
                    <w:noProof/>
                    <w:webHidden/>
                  </w:rPr>
                </w:rPrChange>
              </w:rPr>
              <w:tab/>
              <w:delText>25</w:delText>
            </w:r>
          </w:del>
        </w:p>
        <w:p w14:paraId="15C551DA" w14:textId="2F21F00B" w:rsidR="0089303D" w:rsidRPr="00D9517A" w:rsidDel="000B7425" w:rsidRDefault="0089303D">
          <w:pPr>
            <w:pStyle w:val="TOC2"/>
            <w:tabs>
              <w:tab w:val="left" w:pos="960"/>
              <w:tab w:val="right" w:leader="dot" w:pos="9016"/>
            </w:tabs>
            <w:spacing w:line="360" w:lineRule="auto"/>
            <w:rPr>
              <w:del w:id="898" w:author="Guilherme Pessoa-Amorim [2]" w:date="2021-11-15T11:51:00Z"/>
              <w:rFonts w:ascii="Mulish" w:eastAsiaTheme="minorEastAsia" w:hAnsi="Mulish" w:cstheme="minorBidi"/>
              <w:bCs w:val="0"/>
              <w:noProof/>
              <w:lang w:eastAsia="en-GB"/>
              <w:rPrChange w:id="899" w:author="Guilherme Pessoa-Amorim [2]" w:date="2021-11-16T13:46:00Z">
                <w:rPr>
                  <w:del w:id="900" w:author="Guilherme Pessoa-Amorim [2]" w:date="2021-11-15T11:51:00Z"/>
                  <w:rFonts w:eastAsiaTheme="minorEastAsia" w:cstheme="minorBidi"/>
                  <w:b w:val="0"/>
                  <w:bCs w:val="0"/>
                  <w:noProof/>
                  <w:lang w:eastAsia="en-GB"/>
                </w:rPr>
              </w:rPrChange>
            </w:rPr>
            <w:pPrChange w:id="901" w:author="Guilherme Pessoa-Amorim [2]" w:date="2021-11-15T13:07:00Z">
              <w:pPr>
                <w:pStyle w:val="TOC2"/>
                <w:tabs>
                  <w:tab w:val="left" w:pos="960"/>
                  <w:tab w:val="right" w:leader="dot" w:pos="9016"/>
                </w:tabs>
              </w:pPr>
            </w:pPrChange>
          </w:pPr>
          <w:del w:id="902" w:author="Guilherme Pessoa-Amorim [2]" w:date="2021-11-15T11:51:00Z">
            <w:r w:rsidRPr="00D9517A" w:rsidDel="000B7425">
              <w:rPr>
                <w:rFonts w:ascii="Mulish" w:hAnsi="Mulish"/>
                <w:rPrChange w:id="903" w:author="Guilherme Pessoa-Amorim [2]" w:date="2021-11-16T13:46:00Z">
                  <w:rPr>
                    <w:rStyle w:val="Hyperlink"/>
                    <w:b w:val="0"/>
                    <w:bCs w:val="0"/>
                    <w:noProof/>
                  </w:rPr>
                </w:rPrChange>
              </w:rPr>
              <w:delText>8.1.</w:delText>
            </w:r>
            <w:r w:rsidRPr="00D9517A" w:rsidDel="000B7425">
              <w:rPr>
                <w:rFonts w:ascii="Mulish" w:eastAsiaTheme="minorEastAsia" w:hAnsi="Mulish"/>
                <w:noProof/>
                <w:lang w:eastAsia="en-GB"/>
                <w:rPrChange w:id="904" w:author="Guilherme Pessoa-Amorim [2]" w:date="2021-11-16T13:46:00Z">
                  <w:rPr>
                    <w:rFonts w:eastAsiaTheme="minorEastAsia"/>
                    <w:noProof/>
                    <w:lang w:eastAsia="en-GB"/>
                  </w:rPr>
                </w:rPrChange>
              </w:rPr>
              <w:tab/>
            </w:r>
            <w:r w:rsidRPr="00D9517A" w:rsidDel="000B7425">
              <w:rPr>
                <w:rFonts w:ascii="Mulish" w:hAnsi="Mulish"/>
                <w:rPrChange w:id="905" w:author="Guilherme Pessoa-Amorim [2]" w:date="2021-11-16T13:46:00Z">
                  <w:rPr>
                    <w:rStyle w:val="Hyperlink"/>
                    <w:b w:val="0"/>
                    <w:bCs w:val="0"/>
                    <w:noProof/>
                  </w:rPr>
                </w:rPrChange>
              </w:rPr>
              <w:delText>RCD source features</w:delText>
            </w:r>
            <w:r w:rsidRPr="00D9517A" w:rsidDel="000B7425">
              <w:rPr>
                <w:rFonts w:ascii="Mulish" w:hAnsi="Mulish"/>
                <w:b w:val="0"/>
                <w:bCs w:val="0"/>
                <w:noProof/>
                <w:webHidden/>
                <w:rPrChange w:id="906" w:author="Guilherme Pessoa-Amorim [2]" w:date="2021-11-16T13:46:00Z">
                  <w:rPr>
                    <w:b w:val="0"/>
                    <w:bCs w:val="0"/>
                    <w:noProof/>
                    <w:webHidden/>
                  </w:rPr>
                </w:rPrChange>
              </w:rPr>
              <w:tab/>
              <w:delText>25</w:delText>
            </w:r>
          </w:del>
        </w:p>
        <w:p w14:paraId="4DE1C5D3" w14:textId="39477BF9" w:rsidR="0089303D" w:rsidRPr="00D9517A" w:rsidDel="000B7425" w:rsidRDefault="0089303D">
          <w:pPr>
            <w:pStyle w:val="TOC2"/>
            <w:tabs>
              <w:tab w:val="left" w:pos="960"/>
              <w:tab w:val="right" w:leader="dot" w:pos="9016"/>
            </w:tabs>
            <w:spacing w:line="360" w:lineRule="auto"/>
            <w:rPr>
              <w:del w:id="907" w:author="Guilherme Pessoa-Amorim [2]" w:date="2021-11-15T11:51:00Z"/>
              <w:rFonts w:ascii="Mulish" w:eastAsiaTheme="minorEastAsia" w:hAnsi="Mulish" w:cstheme="minorBidi"/>
              <w:bCs w:val="0"/>
              <w:noProof/>
              <w:lang w:eastAsia="en-GB"/>
              <w:rPrChange w:id="908" w:author="Guilherme Pessoa-Amorim [2]" w:date="2021-11-16T13:46:00Z">
                <w:rPr>
                  <w:del w:id="909" w:author="Guilherme Pessoa-Amorim [2]" w:date="2021-11-15T11:51:00Z"/>
                  <w:rFonts w:eastAsiaTheme="minorEastAsia" w:cstheme="minorBidi"/>
                  <w:b w:val="0"/>
                  <w:bCs w:val="0"/>
                  <w:noProof/>
                  <w:lang w:eastAsia="en-GB"/>
                </w:rPr>
              </w:rPrChange>
            </w:rPr>
            <w:pPrChange w:id="910" w:author="Guilherme Pessoa-Amorim [2]" w:date="2021-11-15T13:07:00Z">
              <w:pPr>
                <w:pStyle w:val="TOC2"/>
                <w:tabs>
                  <w:tab w:val="left" w:pos="960"/>
                  <w:tab w:val="right" w:leader="dot" w:pos="9016"/>
                </w:tabs>
              </w:pPr>
            </w:pPrChange>
          </w:pPr>
          <w:del w:id="911" w:author="Guilherme Pessoa-Amorim [2]" w:date="2021-11-15T11:51:00Z">
            <w:r w:rsidRPr="00D9517A" w:rsidDel="000B7425">
              <w:rPr>
                <w:rFonts w:ascii="Mulish" w:hAnsi="Mulish"/>
                <w:rPrChange w:id="912" w:author="Guilherme Pessoa-Amorim [2]" w:date="2021-11-16T13:46:00Z">
                  <w:rPr>
                    <w:rStyle w:val="Hyperlink"/>
                    <w:b w:val="0"/>
                    <w:bCs w:val="0"/>
                    <w:noProof/>
                  </w:rPr>
                </w:rPrChange>
              </w:rPr>
              <w:delText>8.2.</w:delText>
            </w:r>
            <w:r w:rsidRPr="00D9517A" w:rsidDel="000B7425">
              <w:rPr>
                <w:rFonts w:ascii="Mulish" w:eastAsiaTheme="minorEastAsia" w:hAnsi="Mulish"/>
                <w:noProof/>
                <w:lang w:eastAsia="en-GB"/>
                <w:rPrChange w:id="913" w:author="Guilherme Pessoa-Amorim [2]" w:date="2021-11-16T13:46:00Z">
                  <w:rPr>
                    <w:rFonts w:eastAsiaTheme="minorEastAsia"/>
                    <w:noProof/>
                    <w:lang w:eastAsia="en-GB"/>
                  </w:rPr>
                </w:rPrChange>
              </w:rPr>
              <w:tab/>
            </w:r>
            <w:r w:rsidRPr="00D9517A" w:rsidDel="000B7425">
              <w:rPr>
                <w:rFonts w:ascii="Mulish" w:hAnsi="Mulish"/>
                <w:rPrChange w:id="914" w:author="Guilherme Pessoa-Amorim [2]" w:date="2021-11-16T13:46:00Z">
                  <w:rPr>
                    <w:rStyle w:val="Hyperlink"/>
                    <w:b w:val="0"/>
                    <w:bCs w:val="0"/>
                    <w:noProof/>
                  </w:rPr>
                </w:rPrChange>
              </w:rPr>
              <w:delText>CDISC alignment</w:delText>
            </w:r>
            <w:r w:rsidRPr="00D9517A" w:rsidDel="000B7425">
              <w:rPr>
                <w:rFonts w:ascii="Mulish" w:hAnsi="Mulish"/>
                <w:b w:val="0"/>
                <w:bCs w:val="0"/>
                <w:noProof/>
                <w:webHidden/>
                <w:rPrChange w:id="915" w:author="Guilherme Pessoa-Amorim [2]" w:date="2021-11-16T13:46:00Z">
                  <w:rPr>
                    <w:b w:val="0"/>
                    <w:bCs w:val="0"/>
                    <w:noProof/>
                    <w:webHidden/>
                  </w:rPr>
                </w:rPrChange>
              </w:rPr>
              <w:tab/>
              <w:delText>26</w:delText>
            </w:r>
          </w:del>
        </w:p>
        <w:p w14:paraId="696F213E" w14:textId="4C8F0657" w:rsidR="0089303D" w:rsidRPr="00D9517A" w:rsidDel="000B7425" w:rsidRDefault="0089303D">
          <w:pPr>
            <w:pStyle w:val="TOC2"/>
            <w:tabs>
              <w:tab w:val="left" w:pos="960"/>
              <w:tab w:val="right" w:leader="dot" w:pos="9016"/>
            </w:tabs>
            <w:spacing w:line="360" w:lineRule="auto"/>
            <w:rPr>
              <w:del w:id="916" w:author="Guilherme Pessoa-Amorim [2]" w:date="2021-11-15T11:51:00Z"/>
              <w:rFonts w:ascii="Mulish" w:eastAsiaTheme="minorEastAsia" w:hAnsi="Mulish" w:cstheme="minorBidi"/>
              <w:bCs w:val="0"/>
              <w:noProof/>
              <w:lang w:eastAsia="en-GB"/>
              <w:rPrChange w:id="917" w:author="Guilherme Pessoa-Amorim [2]" w:date="2021-11-16T13:46:00Z">
                <w:rPr>
                  <w:del w:id="918" w:author="Guilherme Pessoa-Amorim [2]" w:date="2021-11-15T11:51:00Z"/>
                  <w:rFonts w:eastAsiaTheme="minorEastAsia" w:cstheme="minorBidi"/>
                  <w:b w:val="0"/>
                  <w:bCs w:val="0"/>
                  <w:noProof/>
                  <w:lang w:eastAsia="en-GB"/>
                </w:rPr>
              </w:rPrChange>
            </w:rPr>
            <w:pPrChange w:id="919" w:author="Guilherme Pessoa-Amorim [2]" w:date="2021-11-15T13:07:00Z">
              <w:pPr>
                <w:pStyle w:val="TOC2"/>
                <w:tabs>
                  <w:tab w:val="left" w:pos="960"/>
                  <w:tab w:val="right" w:leader="dot" w:pos="9016"/>
                </w:tabs>
              </w:pPr>
            </w:pPrChange>
          </w:pPr>
          <w:del w:id="920" w:author="Guilherme Pessoa-Amorim [2]" w:date="2021-11-15T11:51:00Z">
            <w:r w:rsidRPr="00D9517A" w:rsidDel="000B7425">
              <w:rPr>
                <w:rFonts w:ascii="Mulish" w:hAnsi="Mulish"/>
                <w:rPrChange w:id="921" w:author="Guilherme Pessoa-Amorim [2]" w:date="2021-11-16T13:46:00Z">
                  <w:rPr>
                    <w:rStyle w:val="Hyperlink"/>
                    <w:b w:val="0"/>
                    <w:bCs w:val="0"/>
                    <w:noProof/>
                    <w:lang w:val="en-US"/>
                  </w:rPr>
                </w:rPrChange>
              </w:rPr>
              <w:delText>8.3.</w:delText>
            </w:r>
            <w:r w:rsidRPr="00D9517A" w:rsidDel="000B7425">
              <w:rPr>
                <w:rFonts w:ascii="Mulish" w:eastAsiaTheme="minorEastAsia" w:hAnsi="Mulish"/>
                <w:noProof/>
                <w:lang w:eastAsia="en-GB"/>
                <w:rPrChange w:id="922" w:author="Guilherme Pessoa-Amorim [2]" w:date="2021-11-16T13:46:00Z">
                  <w:rPr>
                    <w:rFonts w:eastAsiaTheme="minorEastAsia"/>
                    <w:noProof/>
                    <w:lang w:eastAsia="en-GB"/>
                  </w:rPr>
                </w:rPrChange>
              </w:rPr>
              <w:tab/>
            </w:r>
            <w:r w:rsidRPr="00D9517A" w:rsidDel="000B7425">
              <w:rPr>
                <w:rFonts w:ascii="Mulish" w:hAnsi="Mulish"/>
                <w:rPrChange w:id="923" w:author="Guilherme Pessoa-Amorim [2]" w:date="2021-11-16T13:46:00Z">
                  <w:rPr>
                    <w:rStyle w:val="Hyperlink"/>
                    <w:b w:val="0"/>
                    <w:bCs w:val="0"/>
                    <w:noProof/>
                    <w:lang w:val="en-US"/>
                  </w:rPr>
                </w:rPrChange>
              </w:rPr>
              <w:delText>Continuous measures of medication adherence</w:delText>
            </w:r>
            <w:r w:rsidRPr="00D9517A" w:rsidDel="000B7425">
              <w:rPr>
                <w:rFonts w:ascii="Mulish" w:hAnsi="Mulish"/>
                <w:b w:val="0"/>
                <w:bCs w:val="0"/>
                <w:noProof/>
                <w:webHidden/>
                <w:rPrChange w:id="924" w:author="Guilherme Pessoa-Amorim [2]" w:date="2021-11-16T13:46:00Z">
                  <w:rPr>
                    <w:b w:val="0"/>
                    <w:bCs w:val="0"/>
                    <w:noProof/>
                    <w:webHidden/>
                  </w:rPr>
                </w:rPrChange>
              </w:rPr>
              <w:tab/>
              <w:delText>26</w:delText>
            </w:r>
          </w:del>
        </w:p>
        <w:p w14:paraId="675B2F72" w14:textId="465CF151" w:rsidR="0089303D" w:rsidRPr="00D9517A" w:rsidDel="000B7425" w:rsidRDefault="0089303D">
          <w:pPr>
            <w:pStyle w:val="TOC2"/>
            <w:tabs>
              <w:tab w:val="left" w:pos="960"/>
              <w:tab w:val="right" w:leader="dot" w:pos="9016"/>
            </w:tabs>
            <w:spacing w:line="360" w:lineRule="auto"/>
            <w:rPr>
              <w:del w:id="925" w:author="Guilherme Pessoa-Amorim [2]" w:date="2021-11-15T11:51:00Z"/>
              <w:rFonts w:ascii="Mulish" w:eastAsiaTheme="minorEastAsia" w:hAnsi="Mulish" w:cstheme="minorBidi"/>
              <w:bCs w:val="0"/>
              <w:noProof/>
              <w:lang w:eastAsia="en-GB"/>
              <w:rPrChange w:id="926" w:author="Guilherme Pessoa-Amorim [2]" w:date="2021-11-16T13:46:00Z">
                <w:rPr>
                  <w:del w:id="927" w:author="Guilherme Pessoa-Amorim [2]" w:date="2021-11-15T11:51:00Z"/>
                  <w:rFonts w:eastAsiaTheme="minorEastAsia" w:cstheme="minorBidi"/>
                  <w:b w:val="0"/>
                  <w:bCs w:val="0"/>
                  <w:noProof/>
                  <w:lang w:eastAsia="en-GB"/>
                </w:rPr>
              </w:rPrChange>
            </w:rPr>
            <w:pPrChange w:id="928" w:author="Guilherme Pessoa-Amorim [2]" w:date="2021-11-15T13:07:00Z">
              <w:pPr>
                <w:pStyle w:val="TOC2"/>
                <w:tabs>
                  <w:tab w:val="left" w:pos="960"/>
                  <w:tab w:val="right" w:leader="dot" w:pos="9016"/>
                </w:tabs>
              </w:pPr>
            </w:pPrChange>
          </w:pPr>
          <w:del w:id="929" w:author="Guilherme Pessoa-Amorim [2]" w:date="2021-11-15T11:51:00Z">
            <w:r w:rsidRPr="00D9517A" w:rsidDel="000B7425">
              <w:rPr>
                <w:rFonts w:ascii="Mulish" w:hAnsi="Mulish"/>
                <w:rPrChange w:id="930" w:author="Guilherme Pessoa-Amorim [2]" w:date="2021-11-16T13:46:00Z">
                  <w:rPr>
                    <w:rStyle w:val="Hyperlink"/>
                    <w:b w:val="0"/>
                    <w:bCs w:val="0"/>
                    <w:noProof/>
                    <w:lang w:val="en-US"/>
                  </w:rPr>
                </w:rPrChange>
              </w:rPr>
              <w:delText>8.4.</w:delText>
            </w:r>
            <w:r w:rsidRPr="00D9517A" w:rsidDel="000B7425">
              <w:rPr>
                <w:rFonts w:ascii="Mulish" w:eastAsiaTheme="minorEastAsia" w:hAnsi="Mulish"/>
                <w:noProof/>
                <w:lang w:eastAsia="en-GB"/>
                <w:rPrChange w:id="931" w:author="Guilherme Pessoa-Amorim [2]" w:date="2021-11-16T13:46:00Z">
                  <w:rPr>
                    <w:rFonts w:eastAsiaTheme="minorEastAsia"/>
                    <w:noProof/>
                    <w:lang w:eastAsia="en-GB"/>
                  </w:rPr>
                </w:rPrChange>
              </w:rPr>
              <w:tab/>
            </w:r>
            <w:r w:rsidRPr="00D9517A" w:rsidDel="000B7425">
              <w:rPr>
                <w:rFonts w:ascii="Mulish" w:hAnsi="Mulish"/>
                <w:rPrChange w:id="932" w:author="Guilherme Pessoa-Amorim [2]" w:date="2021-11-16T13:46:00Z">
                  <w:rPr>
                    <w:rStyle w:val="Hyperlink"/>
                    <w:b w:val="0"/>
                    <w:bCs w:val="0"/>
                    <w:noProof/>
                    <w:lang w:val="en-US"/>
                  </w:rPr>
                </w:rPrChange>
              </w:rPr>
              <w:delText>Other exploratory assessments</w:delText>
            </w:r>
            <w:r w:rsidRPr="00D9517A" w:rsidDel="000B7425">
              <w:rPr>
                <w:rFonts w:ascii="Mulish" w:hAnsi="Mulish"/>
                <w:b w:val="0"/>
                <w:bCs w:val="0"/>
                <w:noProof/>
                <w:webHidden/>
                <w:rPrChange w:id="933" w:author="Guilherme Pessoa-Amorim [2]" w:date="2021-11-16T13:46:00Z">
                  <w:rPr>
                    <w:b w:val="0"/>
                    <w:bCs w:val="0"/>
                    <w:noProof/>
                    <w:webHidden/>
                  </w:rPr>
                </w:rPrChange>
              </w:rPr>
              <w:tab/>
              <w:delText>27</w:delText>
            </w:r>
          </w:del>
        </w:p>
        <w:p w14:paraId="30382625" w14:textId="748BA390" w:rsidR="0089303D" w:rsidRPr="00D9517A" w:rsidDel="000B7425" w:rsidRDefault="0089303D">
          <w:pPr>
            <w:pStyle w:val="TOC1"/>
            <w:tabs>
              <w:tab w:val="left" w:pos="480"/>
              <w:tab w:val="right" w:leader="dot" w:pos="9016"/>
            </w:tabs>
            <w:spacing w:line="360" w:lineRule="auto"/>
            <w:rPr>
              <w:del w:id="934" w:author="Guilherme Pessoa-Amorim [2]" w:date="2021-11-15T11:51:00Z"/>
              <w:rFonts w:ascii="Mulish" w:eastAsiaTheme="minorEastAsia" w:hAnsi="Mulish" w:cstheme="minorBidi"/>
              <w:bCs w:val="0"/>
              <w:i w:val="0"/>
              <w:iCs w:val="0"/>
              <w:noProof/>
              <w:sz w:val="20"/>
              <w:szCs w:val="22"/>
              <w:lang w:eastAsia="en-GB"/>
              <w:rPrChange w:id="935" w:author="Guilherme Pessoa-Amorim [2]" w:date="2021-11-16T13:46:00Z">
                <w:rPr>
                  <w:del w:id="936" w:author="Guilherme Pessoa-Amorim [2]" w:date="2021-11-15T11:51:00Z"/>
                  <w:rFonts w:eastAsiaTheme="minorEastAsia" w:cstheme="minorBidi"/>
                  <w:b w:val="0"/>
                  <w:bCs w:val="0"/>
                  <w:i w:val="0"/>
                  <w:iCs w:val="0"/>
                  <w:noProof/>
                  <w:sz w:val="22"/>
                  <w:szCs w:val="22"/>
                  <w:lang w:eastAsia="en-GB"/>
                </w:rPr>
              </w:rPrChange>
            </w:rPr>
            <w:pPrChange w:id="937" w:author="Guilherme Pessoa-Amorim [2]" w:date="2021-11-15T13:07:00Z">
              <w:pPr>
                <w:pStyle w:val="TOC1"/>
                <w:tabs>
                  <w:tab w:val="left" w:pos="480"/>
                  <w:tab w:val="right" w:leader="dot" w:pos="9016"/>
                </w:tabs>
              </w:pPr>
            </w:pPrChange>
          </w:pPr>
          <w:del w:id="938" w:author="Guilherme Pessoa-Amorim [2]" w:date="2021-11-15T11:51:00Z">
            <w:r w:rsidRPr="00D9517A" w:rsidDel="000B7425">
              <w:rPr>
                <w:rFonts w:ascii="Mulish" w:hAnsi="Mulish"/>
                <w:sz w:val="22"/>
                <w:rPrChange w:id="939" w:author="Guilherme Pessoa-Amorim [2]" w:date="2021-11-16T13:46:00Z">
                  <w:rPr>
                    <w:rStyle w:val="Hyperlink"/>
                    <w:b w:val="0"/>
                    <w:bCs w:val="0"/>
                    <w:i w:val="0"/>
                    <w:iCs w:val="0"/>
                    <w:noProof/>
                  </w:rPr>
                </w:rPrChange>
              </w:rPr>
              <w:delText>9.</w:delText>
            </w:r>
            <w:r w:rsidRPr="00D9517A" w:rsidDel="000B7425">
              <w:rPr>
                <w:rFonts w:ascii="Mulish" w:eastAsiaTheme="minorEastAsia" w:hAnsi="Mulish"/>
                <w:noProof/>
                <w:sz w:val="20"/>
                <w:szCs w:val="22"/>
                <w:lang w:eastAsia="en-GB"/>
                <w:rPrChange w:id="940" w:author="Guilherme Pessoa-Amorim [2]" w:date="2021-11-16T13:46:00Z">
                  <w:rPr>
                    <w:rFonts w:eastAsiaTheme="minorEastAsia"/>
                    <w:noProof/>
                    <w:sz w:val="22"/>
                    <w:szCs w:val="22"/>
                    <w:lang w:eastAsia="en-GB"/>
                  </w:rPr>
                </w:rPrChange>
              </w:rPr>
              <w:tab/>
            </w:r>
            <w:r w:rsidRPr="00D9517A" w:rsidDel="000B7425">
              <w:rPr>
                <w:rFonts w:ascii="Mulish" w:hAnsi="Mulish"/>
                <w:sz w:val="22"/>
                <w:rPrChange w:id="941" w:author="Guilherme Pessoa-Amorim [2]" w:date="2021-11-16T13:46:00Z">
                  <w:rPr>
                    <w:rStyle w:val="Hyperlink"/>
                    <w:b w:val="0"/>
                    <w:bCs w:val="0"/>
                    <w:i w:val="0"/>
                    <w:iCs w:val="0"/>
                    <w:noProof/>
                  </w:rPr>
                </w:rPrChange>
              </w:rPr>
              <w:delText>Data monitoring</w:delText>
            </w:r>
            <w:r w:rsidRPr="00D9517A" w:rsidDel="000B7425">
              <w:rPr>
                <w:rFonts w:ascii="Mulish" w:hAnsi="Mulish"/>
                <w:b w:val="0"/>
                <w:bCs w:val="0"/>
                <w:i w:val="0"/>
                <w:iCs w:val="0"/>
                <w:noProof/>
                <w:webHidden/>
                <w:sz w:val="22"/>
                <w:rPrChange w:id="942" w:author="Guilherme Pessoa-Amorim [2]" w:date="2021-11-16T13:46:00Z">
                  <w:rPr>
                    <w:b w:val="0"/>
                    <w:bCs w:val="0"/>
                    <w:i w:val="0"/>
                    <w:iCs w:val="0"/>
                    <w:noProof/>
                    <w:webHidden/>
                  </w:rPr>
                </w:rPrChange>
              </w:rPr>
              <w:tab/>
              <w:delText>27</w:delText>
            </w:r>
          </w:del>
        </w:p>
        <w:p w14:paraId="751C2B56" w14:textId="0B16C49B" w:rsidR="0089303D" w:rsidRPr="00D9517A" w:rsidDel="000B7425" w:rsidRDefault="0089303D">
          <w:pPr>
            <w:pStyle w:val="TOC1"/>
            <w:tabs>
              <w:tab w:val="left" w:pos="720"/>
              <w:tab w:val="right" w:leader="dot" w:pos="9016"/>
            </w:tabs>
            <w:spacing w:line="360" w:lineRule="auto"/>
            <w:rPr>
              <w:del w:id="943" w:author="Guilherme Pessoa-Amorim [2]" w:date="2021-11-15T11:51:00Z"/>
              <w:rFonts w:ascii="Mulish" w:eastAsiaTheme="minorEastAsia" w:hAnsi="Mulish" w:cstheme="minorBidi"/>
              <w:bCs w:val="0"/>
              <w:i w:val="0"/>
              <w:iCs w:val="0"/>
              <w:noProof/>
              <w:sz w:val="20"/>
              <w:szCs w:val="22"/>
              <w:lang w:eastAsia="en-GB"/>
              <w:rPrChange w:id="944" w:author="Guilherme Pessoa-Amorim [2]" w:date="2021-11-16T13:46:00Z">
                <w:rPr>
                  <w:del w:id="945" w:author="Guilherme Pessoa-Amorim [2]" w:date="2021-11-15T11:51:00Z"/>
                  <w:rFonts w:eastAsiaTheme="minorEastAsia" w:cstheme="minorBidi"/>
                  <w:b w:val="0"/>
                  <w:bCs w:val="0"/>
                  <w:i w:val="0"/>
                  <w:iCs w:val="0"/>
                  <w:noProof/>
                  <w:sz w:val="22"/>
                  <w:szCs w:val="22"/>
                  <w:lang w:eastAsia="en-GB"/>
                </w:rPr>
              </w:rPrChange>
            </w:rPr>
            <w:pPrChange w:id="946" w:author="Guilherme Pessoa-Amorim [2]" w:date="2021-11-15T13:07:00Z">
              <w:pPr>
                <w:pStyle w:val="TOC1"/>
                <w:tabs>
                  <w:tab w:val="left" w:pos="720"/>
                  <w:tab w:val="right" w:leader="dot" w:pos="9016"/>
                </w:tabs>
              </w:pPr>
            </w:pPrChange>
          </w:pPr>
          <w:del w:id="947" w:author="Guilherme Pessoa-Amorim [2]" w:date="2021-11-15T11:51:00Z">
            <w:r w:rsidRPr="00D9517A" w:rsidDel="000B7425">
              <w:rPr>
                <w:rFonts w:ascii="Mulish" w:hAnsi="Mulish"/>
                <w:sz w:val="22"/>
                <w:rPrChange w:id="948" w:author="Guilherme Pessoa-Amorim [2]" w:date="2021-11-16T13:46:00Z">
                  <w:rPr>
                    <w:rStyle w:val="Hyperlink"/>
                    <w:b w:val="0"/>
                    <w:bCs w:val="0"/>
                    <w:i w:val="0"/>
                    <w:iCs w:val="0"/>
                    <w:noProof/>
                  </w:rPr>
                </w:rPrChange>
              </w:rPr>
              <w:delText>10.</w:delText>
            </w:r>
            <w:r w:rsidRPr="00D9517A" w:rsidDel="000B7425">
              <w:rPr>
                <w:rFonts w:ascii="Mulish" w:eastAsiaTheme="minorEastAsia" w:hAnsi="Mulish"/>
                <w:noProof/>
                <w:sz w:val="20"/>
                <w:szCs w:val="22"/>
                <w:lang w:eastAsia="en-GB"/>
                <w:rPrChange w:id="949" w:author="Guilherme Pessoa-Amorim [2]" w:date="2021-11-16T13:46:00Z">
                  <w:rPr>
                    <w:rFonts w:eastAsiaTheme="minorEastAsia"/>
                    <w:noProof/>
                    <w:sz w:val="22"/>
                    <w:szCs w:val="22"/>
                    <w:lang w:eastAsia="en-GB"/>
                  </w:rPr>
                </w:rPrChange>
              </w:rPr>
              <w:tab/>
            </w:r>
            <w:r w:rsidRPr="00D9517A" w:rsidDel="000B7425">
              <w:rPr>
                <w:rFonts w:ascii="Mulish" w:hAnsi="Mulish"/>
                <w:sz w:val="22"/>
                <w:rPrChange w:id="950" w:author="Guilherme Pessoa-Amorim [2]" w:date="2021-11-16T13:46:00Z">
                  <w:rPr>
                    <w:rStyle w:val="Hyperlink"/>
                    <w:b w:val="0"/>
                    <w:bCs w:val="0"/>
                    <w:i w:val="0"/>
                    <w:iCs w:val="0"/>
                    <w:noProof/>
                  </w:rPr>
                </w:rPrChange>
              </w:rPr>
              <w:delText>Software</w:delText>
            </w:r>
            <w:r w:rsidRPr="00D9517A" w:rsidDel="000B7425">
              <w:rPr>
                <w:rFonts w:ascii="Mulish" w:hAnsi="Mulish"/>
                <w:b w:val="0"/>
                <w:bCs w:val="0"/>
                <w:i w:val="0"/>
                <w:iCs w:val="0"/>
                <w:noProof/>
                <w:webHidden/>
                <w:sz w:val="22"/>
                <w:rPrChange w:id="951" w:author="Guilherme Pessoa-Amorim [2]" w:date="2021-11-16T13:46:00Z">
                  <w:rPr>
                    <w:b w:val="0"/>
                    <w:bCs w:val="0"/>
                    <w:i w:val="0"/>
                    <w:iCs w:val="0"/>
                    <w:noProof/>
                    <w:webHidden/>
                  </w:rPr>
                </w:rPrChange>
              </w:rPr>
              <w:tab/>
              <w:delText>27</w:delText>
            </w:r>
          </w:del>
        </w:p>
        <w:p w14:paraId="54B77089" w14:textId="7B08996C" w:rsidR="0089303D" w:rsidRPr="00D9517A" w:rsidDel="000B7425" w:rsidRDefault="0089303D">
          <w:pPr>
            <w:pStyle w:val="TOC1"/>
            <w:tabs>
              <w:tab w:val="left" w:pos="720"/>
              <w:tab w:val="right" w:leader="dot" w:pos="9016"/>
            </w:tabs>
            <w:spacing w:line="360" w:lineRule="auto"/>
            <w:rPr>
              <w:del w:id="952" w:author="Guilherme Pessoa-Amorim [2]" w:date="2021-11-15T11:51:00Z"/>
              <w:rFonts w:ascii="Mulish" w:eastAsiaTheme="minorEastAsia" w:hAnsi="Mulish" w:cstheme="minorBidi"/>
              <w:bCs w:val="0"/>
              <w:i w:val="0"/>
              <w:iCs w:val="0"/>
              <w:noProof/>
              <w:sz w:val="20"/>
              <w:szCs w:val="22"/>
              <w:lang w:eastAsia="en-GB"/>
              <w:rPrChange w:id="953" w:author="Guilherme Pessoa-Amorim [2]" w:date="2021-11-16T13:46:00Z">
                <w:rPr>
                  <w:del w:id="954" w:author="Guilherme Pessoa-Amorim [2]" w:date="2021-11-15T11:51:00Z"/>
                  <w:rFonts w:eastAsiaTheme="minorEastAsia" w:cstheme="minorBidi"/>
                  <w:b w:val="0"/>
                  <w:bCs w:val="0"/>
                  <w:i w:val="0"/>
                  <w:iCs w:val="0"/>
                  <w:noProof/>
                  <w:sz w:val="22"/>
                  <w:szCs w:val="22"/>
                  <w:lang w:eastAsia="en-GB"/>
                </w:rPr>
              </w:rPrChange>
            </w:rPr>
            <w:pPrChange w:id="955" w:author="Guilherme Pessoa-Amorim [2]" w:date="2021-11-15T13:07:00Z">
              <w:pPr>
                <w:pStyle w:val="TOC1"/>
                <w:tabs>
                  <w:tab w:val="left" w:pos="720"/>
                  <w:tab w:val="right" w:leader="dot" w:pos="9016"/>
                </w:tabs>
              </w:pPr>
            </w:pPrChange>
          </w:pPr>
          <w:del w:id="956" w:author="Guilherme Pessoa-Amorim [2]" w:date="2021-11-15T11:51:00Z">
            <w:r w:rsidRPr="00D9517A" w:rsidDel="000B7425">
              <w:rPr>
                <w:rFonts w:ascii="Mulish" w:hAnsi="Mulish"/>
                <w:sz w:val="22"/>
                <w:rPrChange w:id="957" w:author="Guilherme Pessoa-Amorim [2]" w:date="2021-11-16T13:46:00Z">
                  <w:rPr>
                    <w:rStyle w:val="Hyperlink"/>
                    <w:b w:val="0"/>
                    <w:bCs w:val="0"/>
                    <w:i w:val="0"/>
                    <w:iCs w:val="0"/>
                    <w:noProof/>
                  </w:rPr>
                </w:rPrChange>
              </w:rPr>
              <w:delText>11.</w:delText>
            </w:r>
            <w:r w:rsidRPr="00D9517A" w:rsidDel="000B7425">
              <w:rPr>
                <w:rFonts w:ascii="Mulish" w:eastAsiaTheme="minorEastAsia" w:hAnsi="Mulish"/>
                <w:noProof/>
                <w:sz w:val="20"/>
                <w:szCs w:val="22"/>
                <w:lang w:eastAsia="en-GB"/>
                <w:rPrChange w:id="958" w:author="Guilherme Pessoa-Amorim [2]" w:date="2021-11-16T13:46:00Z">
                  <w:rPr>
                    <w:rFonts w:eastAsiaTheme="minorEastAsia"/>
                    <w:noProof/>
                    <w:sz w:val="22"/>
                    <w:szCs w:val="22"/>
                    <w:lang w:eastAsia="en-GB"/>
                  </w:rPr>
                </w:rPrChange>
              </w:rPr>
              <w:tab/>
            </w:r>
            <w:r w:rsidRPr="00D9517A" w:rsidDel="000B7425">
              <w:rPr>
                <w:rFonts w:ascii="Mulish" w:hAnsi="Mulish"/>
                <w:sz w:val="22"/>
                <w:rPrChange w:id="959" w:author="Guilherme Pessoa-Amorim [2]" w:date="2021-11-16T13:46:00Z">
                  <w:rPr>
                    <w:rStyle w:val="Hyperlink"/>
                    <w:b w:val="0"/>
                    <w:bCs w:val="0"/>
                    <w:i w:val="0"/>
                    <w:iCs w:val="0"/>
                    <w:noProof/>
                  </w:rPr>
                </w:rPrChange>
              </w:rPr>
              <w:delText>References</w:delText>
            </w:r>
            <w:r w:rsidRPr="00D9517A" w:rsidDel="000B7425">
              <w:rPr>
                <w:rFonts w:ascii="Mulish" w:hAnsi="Mulish"/>
                <w:b w:val="0"/>
                <w:bCs w:val="0"/>
                <w:i w:val="0"/>
                <w:iCs w:val="0"/>
                <w:noProof/>
                <w:webHidden/>
                <w:sz w:val="22"/>
                <w:rPrChange w:id="960" w:author="Guilherme Pessoa-Amorim [2]" w:date="2021-11-16T13:46:00Z">
                  <w:rPr>
                    <w:b w:val="0"/>
                    <w:bCs w:val="0"/>
                    <w:i w:val="0"/>
                    <w:iCs w:val="0"/>
                    <w:noProof/>
                    <w:webHidden/>
                  </w:rPr>
                </w:rPrChange>
              </w:rPr>
              <w:tab/>
              <w:delText>29</w:delText>
            </w:r>
          </w:del>
        </w:p>
        <w:p w14:paraId="05BD6E52" w14:textId="5FBF1FAE" w:rsidR="0089303D" w:rsidRPr="00D9517A" w:rsidDel="00E644B5" w:rsidRDefault="0089303D">
          <w:pPr>
            <w:spacing w:line="360" w:lineRule="auto"/>
            <w:rPr>
              <w:ins w:id="961" w:author="Guilherme Pessoa-Amorim" w:date="2021-11-15T09:59:00Z"/>
              <w:del w:id="962" w:author="Guilherme Pessoa-Amorim [2]" w:date="2021-11-15T15:37:00Z"/>
              <w:rFonts w:ascii="Mulish" w:hAnsi="Mulish"/>
              <w:b/>
              <w:sz w:val="22"/>
              <w:rPrChange w:id="963" w:author="Guilherme Pessoa-Amorim [2]" w:date="2021-11-16T13:46:00Z">
                <w:rPr>
                  <w:ins w:id="964" w:author="Guilherme Pessoa-Amorim" w:date="2021-11-15T09:59:00Z"/>
                  <w:del w:id="965" w:author="Guilherme Pessoa-Amorim [2]" w:date="2021-11-15T15:37:00Z"/>
                </w:rPr>
              </w:rPrChange>
            </w:rPr>
            <w:pPrChange w:id="966" w:author="Guilherme Pessoa-Amorim [2]" w:date="2021-11-15T13:07:00Z">
              <w:pPr/>
            </w:pPrChange>
          </w:pPr>
          <w:ins w:id="967" w:author="Guilherme Pessoa-Amorim" w:date="2021-11-15T09:59:00Z">
            <w:r w:rsidRPr="00D9517A">
              <w:rPr>
                <w:rFonts w:ascii="Mulish" w:hAnsi="Mulish"/>
                <w:b/>
                <w:bCs/>
                <w:noProof/>
                <w:sz w:val="22"/>
                <w:rPrChange w:id="968" w:author="Guilherme Pessoa-Amorim [2]" w:date="2021-11-16T13:46:00Z">
                  <w:rPr>
                    <w:b/>
                    <w:bCs/>
                    <w:noProof/>
                  </w:rPr>
                </w:rPrChange>
              </w:rPr>
              <w:fldChar w:fldCharType="end"/>
            </w:r>
          </w:ins>
        </w:p>
        <w:customXmlInsRangeStart w:id="969" w:author="Guilherme Pessoa-Amorim" w:date="2021-11-15T09:59:00Z"/>
      </w:sdtContent>
    </w:sdt>
    <w:customXmlInsRangeEnd w:id="969"/>
    <w:p w14:paraId="1B44DBD4" w14:textId="0D523535" w:rsidR="0089303D" w:rsidRPr="00D9517A" w:rsidRDefault="0089303D">
      <w:pPr>
        <w:spacing w:line="360" w:lineRule="auto"/>
        <w:rPr>
          <w:ins w:id="970" w:author="Guilherme Pessoa-Amorim" w:date="2021-11-15T09:59:00Z"/>
          <w:rFonts w:ascii="Mulish" w:eastAsiaTheme="majorEastAsia" w:hAnsi="Mulish" w:cstheme="majorBidi"/>
          <w:color w:val="2F5496" w:themeColor="accent1" w:themeShade="BF"/>
          <w:sz w:val="28"/>
          <w:szCs w:val="32"/>
          <w:lang w:val="en-US"/>
          <w:rPrChange w:id="971" w:author="Guilherme Pessoa-Amorim [2]" w:date="2021-11-16T13:46:00Z">
            <w:rPr>
              <w:ins w:id="972" w:author="Guilherme Pessoa-Amorim" w:date="2021-11-15T09:59:00Z"/>
              <w:rFonts w:asciiTheme="majorHAnsi" w:eastAsiaTheme="majorEastAsia" w:hAnsiTheme="majorHAnsi" w:cstheme="majorBidi"/>
              <w:color w:val="2F5496" w:themeColor="accent1" w:themeShade="BF"/>
              <w:sz w:val="32"/>
              <w:szCs w:val="32"/>
              <w:lang w:val="en-US"/>
            </w:rPr>
          </w:rPrChange>
        </w:rPr>
        <w:pPrChange w:id="973" w:author="Guilherme Pessoa-Amorim [2]" w:date="2021-11-15T13:07:00Z">
          <w:pPr/>
        </w:pPrChange>
      </w:pPr>
      <w:bookmarkStart w:id="974" w:name="_Toc87862809"/>
      <w:bookmarkEnd w:id="974"/>
      <w:ins w:id="975" w:author="Guilherme Pessoa-Amorim" w:date="2021-11-15T09:59:00Z">
        <w:r w:rsidRPr="00D9517A">
          <w:rPr>
            <w:rFonts w:ascii="Mulish" w:hAnsi="Mulish"/>
            <w:b/>
            <w:sz w:val="22"/>
            <w:lang w:val="en-US"/>
            <w:rPrChange w:id="976" w:author="Guilherme Pessoa-Amorim [2]" w:date="2021-11-16T13:46:00Z">
              <w:rPr>
                <w:lang w:val="en-US"/>
              </w:rPr>
            </w:rPrChange>
          </w:rPr>
          <w:br w:type="page"/>
        </w:r>
      </w:ins>
    </w:p>
    <w:p w14:paraId="1494E6E5" w14:textId="77777777" w:rsidR="00464A34" w:rsidRPr="00D9517A" w:rsidDel="0089303D" w:rsidRDefault="00464A34">
      <w:pPr>
        <w:spacing w:line="360" w:lineRule="auto"/>
        <w:rPr>
          <w:del w:id="977" w:author="Guilherme Pessoa-Amorim" w:date="2021-11-15T09:59:00Z"/>
          <w:rFonts w:ascii="Mulish" w:hAnsi="Mulish"/>
          <w:sz w:val="28"/>
          <w:lang w:val="en-US"/>
          <w:rPrChange w:id="978" w:author="Guilherme Pessoa-Amorim [2]" w:date="2021-11-16T13:46:00Z">
            <w:rPr>
              <w:del w:id="979" w:author="Guilherme Pessoa-Amorim" w:date="2021-11-15T09:59:00Z"/>
              <w:lang w:val="en-US"/>
            </w:rPr>
          </w:rPrChange>
        </w:rPr>
        <w:pPrChange w:id="980" w:author="Guilherme Pessoa-Amorim [2]" w:date="2021-11-15T13:07:00Z">
          <w:pPr/>
        </w:pPrChange>
      </w:pPr>
      <w:bookmarkStart w:id="981" w:name="_Toc87863727"/>
      <w:bookmarkStart w:id="982" w:name="_Toc87869476"/>
      <w:bookmarkStart w:id="983" w:name="_Toc87873995"/>
      <w:bookmarkStart w:id="984" w:name="_Toc87882456"/>
      <w:bookmarkStart w:id="985" w:name="_Toc87964958"/>
      <w:bookmarkStart w:id="986" w:name="_Toc87965046"/>
      <w:bookmarkStart w:id="987" w:name="_Toc87965163"/>
      <w:bookmarkEnd w:id="981"/>
      <w:bookmarkEnd w:id="982"/>
      <w:bookmarkEnd w:id="983"/>
      <w:bookmarkEnd w:id="984"/>
      <w:bookmarkEnd w:id="985"/>
      <w:bookmarkEnd w:id="986"/>
      <w:bookmarkEnd w:id="987"/>
    </w:p>
    <w:p w14:paraId="554883B4" w14:textId="25D73719" w:rsidR="00F52E1F" w:rsidRPr="00D9517A" w:rsidRDefault="00F52E1F">
      <w:pPr>
        <w:pStyle w:val="Heading1"/>
        <w:spacing w:line="360" w:lineRule="auto"/>
        <w:rPr>
          <w:rFonts w:ascii="Mulish" w:hAnsi="Mulish"/>
          <w:sz w:val="28"/>
          <w:rPrChange w:id="988" w:author="Guilherme Pessoa-Amorim [2]" w:date="2021-11-16T13:46:00Z">
            <w:rPr/>
          </w:rPrChange>
        </w:rPr>
        <w:pPrChange w:id="989" w:author="Guilherme Pessoa-Amorim [2]" w:date="2021-11-15T13:07:00Z">
          <w:pPr>
            <w:pStyle w:val="Heading1"/>
          </w:pPr>
        </w:pPrChange>
      </w:pPr>
      <w:bookmarkStart w:id="990" w:name="_Toc87965164"/>
      <w:r w:rsidRPr="00D9517A">
        <w:rPr>
          <w:rFonts w:ascii="Mulish" w:hAnsi="Mulish"/>
          <w:sz w:val="28"/>
          <w:rPrChange w:id="991" w:author="Guilherme Pessoa-Amorim [2]" w:date="2021-11-16T13:46:00Z">
            <w:rPr/>
          </w:rPrChange>
        </w:rPr>
        <w:t>Document history</w:t>
      </w:r>
      <w:bookmarkEnd w:id="990"/>
    </w:p>
    <w:p w14:paraId="59F16848" w14:textId="77777777" w:rsidR="00F52E1F" w:rsidRPr="00D9517A" w:rsidRDefault="00F52E1F">
      <w:pPr>
        <w:spacing w:line="360" w:lineRule="auto"/>
        <w:rPr>
          <w:rFonts w:ascii="Mulish" w:hAnsi="Mulish"/>
          <w:sz w:val="22"/>
          <w:rPrChange w:id="992" w:author="Guilherme Pessoa-Amorim [2]" w:date="2021-11-16T13:46:00Z">
            <w:rPr/>
          </w:rPrChange>
        </w:rPr>
        <w:pPrChange w:id="993" w:author="Guilherme Pessoa-Amorim [2]" w:date="2021-11-15T13:07:00Z">
          <w:pPr/>
        </w:pPrChange>
      </w:pPr>
    </w:p>
    <w:tbl>
      <w:tblPr>
        <w:tblStyle w:val="TableGrid"/>
        <w:tblW w:w="0" w:type="auto"/>
        <w:tblLook w:val="04A0" w:firstRow="1" w:lastRow="0" w:firstColumn="1" w:lastColumn="0" w:noHBand="0" w:noVBand="1"/>
      </w:tblPr>
      <w:tblGrid>
        <w:gridCol w:w="1240"/>
        <w:gridCol w:w="1472"/>
        <w:gridCol w:w="5776"/>
      </w:tblGrid>
      <w:tr w:rsidR="00F52E1F" w:rsidRPr="00D9517A" w14:paraId="70B3E645" w14:textId="77777777" w:rsidTr="001F4E0E">
        <w:tc>
          <w:tcPr>
            <w:tcW w:w="1271" w:type="dxa"/>
          </w:tcPr>
          <w:p w14:paraId="1D3A6E78" w14:textId="77777777" w:rsidR="00F52E1F" w:rsidRPr="00D9517A" w:rsidRDefault="00F52E1F">
            <w:pPr>
              <w:spacing w:line="360" w:lineRule="auto"/>
              <w:rPr>
                <w:rFonts w:ascii="Mulish" w:hAnsi="Mulish"/>
                <w:sz w:val="22"/>
                <w:rPrChange w:id="994" w:author="Guilherme Pessoa-Amorim [2]" w:date="2021-11-16T13:46:00Z">
                  <w:rPr/>
                </w:rPrChange>
              </w:rPr>
              <w:pPrChange w:id="995" w:author="Guilherme Pessoa-Amorim [2]" w:date="2021-11-15T13:07:00Z">
                <w:pPr/>
              </w:pPrChange>
            </w:pPr>
            <w:r w:rsidRPr="00D9517A">
              <w:rPr>
                <w:rFonts w:ascii="Mulish" w:hAnsi="Mulish"/>
                <w:sz w:val="22"/>
                <w:rPrChange w:id="996" w:author="Guilherme Pessoa-Amorim [2]" w:date="2021-11-16T13:46:00Z">
                  <w:rPr/>
                </w:rPrChange>
              </w:rPr>
              <w:t>Version</w:t>
            </w:r>
          </w:p>
        </w:tc>
        <w:tc>
          <w:tcPr>
            <w:tcW w:w="1559" w:type="dxa"/>
          </w:tcPr>
          <w:p w14:paraId="65ACC30A" w14:textId="77777777" w:rsidR="00F52E1F" w:rsidRPr="00D9517A" w:rsidRDefault="00F52E1F">
            <w:pPr>
              <w:spacing w:line="360" w:lineRule="auto"/>
              <w:rPr>
                <w:rFonts w:ascii="Mulish" w:hAnsi="Mulish"/>
                <w:sz w:val="22"/>
                <w:rPrChange w:id="997" w:author="Guilherme Pessoa-Amorim [2]" w:date="2021-11-16T13:46:00Z">
                  <w:rPr/>
                </w:rPrChange>
              </w:rPr>
              <w:pPrChange w:id="998" w:author="Guilherme Pessoa-Amorim [2]" w:date="2021-11-15T13:07:00Z">
                <w:pPr/>
              </w:pPrChange>
            </w:pPr>
            <w:r w:rsidRPr="00D9517A">
              <w:rPr>
                <w:rFonts w:ascii="Mulish" w:hAnsi="Mulish"/>
                <w:sz w:val="22"/>
                <w:rPrChange w:id="999" w:author="Guilherme Pessoa-Amorim [2]" w:date="2021-11-16T13:46:00Z">
                  <w:rPr/>
                </w:rPrChange>
              </w:rPr>
              <w:t>Date</w:t>
            </w:r>
          </w:p>
        </w:tc>
        <w:tc>
          <w:tcPr>
            <w:tcW w:w="6186" w:type="dxa"/>
          </w:tcPr>
          <w:p w14:paraId="2FC3417B" w14:textId="77777777" w:rsidR="00F52E1F" w:rsidRPr="00D9517A" w:rsidRDefault="00F52E1F">
            <w:pPr>
              <w:spacing w:line="360" w:lineRule="auto"/>
              <w:rPr>
                <w:rFonts w:ascii="Mulish" w:hAnsi="Mulish"/>
                <w:sz w:val="22"/>
                <w:rPrChange w:id="1000" w:author="Guilherme Pessoa-Amorim [2]" w:date="2021-11-16T13:46:00Z">
                  <w:rPr/>
                </w:rPrChange>
              </w:rPr>
              <w:pPrChange w:id="1001" w:author="Guilherme Pessoa-Amorim [2]" w:date="2021-11-15T13:07:00Z">
                <w:pPr/>
              </w:pPrChange>
            </w:pPr>
            <w:r w:rsidRPr="00D9517A">
              <w:rPr>
                <w:rFonts w:ascii="Mulish" w:hAnsi="Mulish"/>
                <w:sz w:val="22"/>
                <w:rPrChange w:id="1002" w:author="Guilherme Pessoa-Amorim [2]" w:date="2021-11-16T13:46:00Z">
                  <w:rPr/>
                </w:rPrChange>
              </w:rPr>
              <w:t>Changes</w:t>
            </w:r>
          </w:p>
        </w:tc>
      </w:tr>
      <w:tr w:rsidR="00F52E1F" w:rsidRPr="00D9517A" w14:paraId="4A9404C9" w14:textId="77777777" w:rsidTr="001F4E0E">
        <w:tc>
          <w:tcPr>
            <w:tcW w:w="1271" w:type="dxa"/>
          </w:tcPr>
          <w:p w14:paraId="4095D60F" w14:textId="77777777" w:rsidR="00F52E1F" w:rsidRPr="00D9517A" w:rsidRDefault="00F52E1F">
            <w:pPr>
              <w:spacing w:line="360" w:lineRule="auto"/>
              <w:rPr>
                <w:rFonts w:ascii="Mulish" w:hAnsi="Mulish"/>
                <w:sz w:val="22"/>
                <w:rPrChange w:id="1003" w:author="Guilherme Pessoa-Amorim [2]" w:date="2021-11-16T13:46:00Z">
                  <w:rPr/>
                </w:rPrChange>
              </w:rPr>
              <w:pPrChange w:id="1004" w:author="Guilherme Pessoa-Amorim [2]" w:date="2021-11-15T13:07:00Z">
                <w:pPr/>
              </w:pPrChange>
            </w:pPr>
            <w:r w:rsidRPr="00D9517A">
              <w:rPr>
                <w:rFonts w:ascii="Mulish" w:hAnsi="Mulish"/>
                <w:sz w:val="22"/>
                <w:rPrChange w:id="1005" w:author="Guilherme Pessoa-Amorim [2]" w:date="2021-11-16T13:46:00Z">
                  <w:rPr/>
                </w:rPrChange>
              </w:rPr>
              <w:t>0.1</w:t>
            </w:r>
          </w:p>
        </w:tc>
        <w:tc>
          <w:tcPr>
            <w:tcW w:w="1559" w:type="dxa"/>
          </w:tcPr>
          <w:p w14:paraId="4F41D3FE" w14:textId="77777777" w:rsidR="00F52E1F" w:rsidRPr="00D9517A" w:rsidRDefault="00F52E1F">
            <w:pPr>
              <w:spacing w:line="360" w:lineRule="auto"/>
              <w:rPr>
                <w:rFonts w:ascii="Mulish" w:hAnsi="Mulish"/>
                <w:sz w:val="22"/>
                <w:rPrChange w:id="1006" w:author="Guilherme Pessoa-Amorim [2]" w:date="2021-11-16T13:46:00Z">
                  <w:rPr/>
                </w:rPrChange>
              </w:rPr>
              <w:pPrChange w:id="1007" w:author="Guilherme Pessoa-Amorim [2]" w:date="2021-11-15T13:07:00Z">
                <w:pPr/>
              </w:pPrChange>
            </w:pPr>
            <w:r w:rsidRPr="00D9517A">
              <w:rPr>
                <w:rFonts w:ascii="Mulish" w:hAnsi="Mulish"/>
                <w:sz w:val="22"/>
                <w:rPrChange w:id="1008" w:author="Guilherme Pessoa-Amorim [2]" w:date="2021-11-16T13:46:00Z">
                  <w:rPr/>
                </w:rPrChange>
              </w:rPr>
              <w:t>21-09-2021</w:t>
            </w:r>
          </w:p>
        </w:tc>
        <w:tc>
          <w:tcPr>
            <w:tcW w:w="6186" w:type="dxa"/>
          </w:tcPr>
          <w:p w14:paraId="2B6E893F" w14:textId="77777777" w:rsidR="00F52E1F" w:rsidRPr="00D9517A" w:rsidRDefault="00F52E1F">
            <w:pPr>
              <w:spacing w:line="360" w:lineRule="auto"/>
              <w:rPr>
                <w:rFonts w:ascii="Mulish" w:hAnsi="Mulish"/>
                <w:sz w:val="22"/>
                <w:rPrChange w:id="1009" w:author="Guilherme Pessoa-Amorim [2]" w:date="2021-11-16T13:46:00Z">
                  <w:rPr/>
                </w:rPrChange>
              </w:rPr>
              <w:pPrChange w:id="1010" w:author="Guilherme Pessoa-Amorim [2]" w:date="2021-11-15T13:07:00Z">
                <w:pPr/>
              </w:pPrChange>
            </w:pPr>
            <w:r w:rsidRPr="00D9517A">
              <w:rPr>
                <w:rFonts w:ascii="Mulish" w:hAnsi="Mulish"/>
                <w:sz w:val="22"/>
                <w:rPrChange w:id="1011" w:author="Guilherme Pessoa-Amorim [2]" w:date="2021-11-16T13:46:00Z">
                  <w:rPr/>
                </w:rPrChange>
              </w:rPr>
              <w:t>Initial draft</w:t>
            </w:r>
          </w:p>
        </w:tc>
      </w:tr>
      <w:tr w:rsidR="004C3999" w:rsidRPr="00D9517A" w14:paraId="67F3D7C0" w14:textId="77777777" w:rsidTr="001F4E0E">
        <w:trPr>
          <w:ins w:id="1012" w:author="Guilherme Pessoa-Amorim" w:date="2021-11-15T09:49:00Z"/>
        </w:trPr>
        <w:tc>
          <w:tcPr>
            <w:tcW w:w="1271" w:type="dxa"/>
          </w:tcPr>
          <w:p w14:paraId="329BF132" w14:textId="6F433B21" w:rsidR="004C3999" w:rsidRPr="00D9517A" w:rsidRDefault="004C3999">
            <w:pPr>
              <w:spacing w:line="360" w:lineRule="auto"/>
              <w:rPr>
                <w:ins w:id="1013" w:author="Guilherme Pessoa-Amorim" w:date="2021-11-15T09:49:00Z"/>
                <w:rFonts w:ascii="Mulish" w:hAnsi="Mulish"/>
                <w:sz w:val="22"/>
                <w:rPrChange w:id="1014" w:author="Guilherme Pessoa-Amorim [2]" w:date="2021-11-16T13:46:00Z">
                  <w:rPr>
                    <w:ins w:id="1015" w:author="Guilherme Pessoa-Amorim" w:date="2021-11-15T09:49:00Z"/>
                  </w:rPr>
                </w:rPrChange>
              </w:rPr>
              <w:pPrChange w:id="1016" w:author="Guilherme Pessoa-Amorim [2]" w:date="2021-11-15T13:07:00Z">
                <w:pPr/>
              </w:pPrChange>
            </w:pPr>
            <w:ins w:id="1017" w:author="Guilherme Pessoa-Amorim" w:date="2021-11-15T09:49:00Z">
              <w:r w:rsidRPr="00D9517A">
                <w:rPr>
                  <w:rFonts w:ascii="Mulish" w:hAnsi="Mulish"/>
                  <w:sz w:val="22"/>
                  <w:rPrChange w:id="1018" w:author="Guilherme Pessoa-Amorim [2]" w:date="2021-11-16T13:46:00Z">
                    <w:rPr/>
                  </w:rPrChange>
                </w:rPr>
                <w:t>0.2</w:t>
              </w:r>
            </w:ins>
          </w:p>
        </w:tc>
        <w:tc>
          <w:tcPr>
            <w:tcW w:w="1559" w:type="dxa"/>
          </w:tcPr>
          <w:p w14:paraId="2380C828" w14:textId="01404FE3" w:rsidR="004C3999" w:rsidRPr="00D9517A" w:rsidRDefault="004C3999">
            <w:pPr>
              <w:spacing w:line="360" w:lineRule="auto"/>
              <w:rPr>
                <w:ins w:id="1019" w:author="Guilherme Pessoa-Amorim" w:date="2021-11-15T09:49:00Z"/>
                <w:rFonts w:ascii="Mulish" w:hAnsi="Mulish"/>
                <w:sz w:val="22"/>
                <w:rPrChange w:id="1020" w:author="Guilherme Pessoa-Amorim [2]" w:date="2021-11-16T13:46:00Z">
                  <w:rPr>
                    <w:ins w:id="1021" w:author="Guilherme Pessoa-Amorim" w:date="2021-11-15T09:49:00Z"/>
                  </w:rPr>
                </w:rPrChange>
              </w:rPr>
              <w:pPrChange w:id="1022" w:author="Guilherme Pessoa-Amorim [2]" w:date="2021-11-15T13:07:00Z">
                <w:pPr/>
              </w:pPrChange>
            </w:pPr>
            <w:ins w:id="1023" w:author="Guilherme Pessoa-Amorim" w:date="2021-11-15T09:49:00Z">
              <w:r w:rsidRPr="00D9517A">
                <w:rPr>
                  <w:rFonts w:ascii="Mulish" w:hAnsi="Mulish"/>
                  <w:sz w:val="22"/>
                  <w:rPrChange w:id="1024" w:author="Guilherme Pessoa-Amorim [2]" w:date="2021-11-16T13:46:00Z">
                    <w:rPr/>
                  </w:rPrChange>
                </w:rPr>
                <w:t>15-01-2021</w:t>
              </w:r>
            </w:ins>
          </w:p>
        </w:tc>
        <w:tc>
          <w:tcPr>
            <w:tcW w:w="6186" w:type="dxa"/>
          </w:tcPr>
          <w:p w14:paraId="1B456459" w14:textId="2126D723" w:rsidR="004C3999" w:rsidRPr="00D9517A" w:rsidDel="00D87F19" w:rsidRDefault="004C3999">
            <w:pPr>
              <w:pStyle w:val="ListParagraph"/>
              <w:numPr>
                <w:ilvl w:val="0"/>
                <w:numId w:val="37"/>
              </w:numPr>
              <w:rPr>
                <w:ins w:id="1025" w:author="Guilherme Pessoa-Amorim" w:date="2021-11-15T09:49:00Z"/>
                <w:del w:id="1026" w:author="Guilherme Pessoa-Amorim [2]" w:date="2021-11-15T15:21:00Z"/>
                <w:rFonts w:ascii="Mulish" w:hAnsi="Mulish"/>
                <w:sz w:val="22"/>
                <w:rPrChange w:id="1027" w:author="Guilherme Pessoa-Amorim [2]" w:date="2021-11-16T13:46:00Z">
                  <w:rPr>
                    <w:ins w:id="1028" w:author="Guilherme Pessoa-Amorim" w:date="2021-11-15T09:49:00Z"/>
                    <w:del w:id="1029" w:author="Guilherme Pessoa-Amorim [2]" w:date="2021-11-15T15:21:00Z"/>
                  </w:rPr>
                </w:rPrChange>
              </w:rPr>
              <w:pPrChange w:id="1030" w:author="Guilherme Pessoa-Amorim [2]" w:date="2021-11-15T15:21:00Z">
                <w:pPr/>
              </w:pPrChange>
            </w:pPr>
            <w:ins w:id="1031" w:author="Guilherme Pessoa-Amorim" w:date="2021-11-15T09:49:00Z">
              <w:r w:rsidRPr="00D9517A">
                <w:rPr>
                  <w:rFonts w:ascii="Mulish" w:hAnsi="Mulish"/>
                  <w:sz w:val="22"/>
                  <w:rPrChange w:id="1032" w:author="Guilherme Pessoa-Amorim [2]" w:date="2021-11-16T13:46:00Z">
                    <w:rPr/>
                  </w:rPrChange>
                </w:rPr>
                <w:t>Revision</w:t>
              </w:r>
            </w:ins>
            <w:ins w:id="1033" w:author="Guilherme Pessoa-Amorim [2]" w:date="2021-11-15T15:21:00Z">
              <w:r w:rsidR="00D87F19" w:rsidRPr="00D9517A">
                <w:rPr>
                  <w:rFonts w:ascii="Mulish" w:hAnsi="Mulish"/>
                  <w:sz w:val="22"/>
                  <w:rPrChange w:id="1034" w:author="Guilherme Pessoa-Amorim [2]" w:date="2021-11-16T13:46:00Z">
                    <w:rPr/>
                  </w:rPrChange>
                </w:rPr>
                <w:t>s</w:t>
              </w:r>
            </w:ins>
            <w:ins w:id="1035" w:author="Guilherme Pessoa-Amorim" w:date="2021-11-15T09:49:00Z">
              <w:r w:rsidRPr="00D9517A">
                <w:rPr>
                  <w:rFonts w:ascii="Mulish" w:hAnsi="Mulish"/>
                  <w:sz w:val="22"/>
                  <w:rPrChange w:id="1036" w:author="Guilherme Pessoa-Amorim [2]" w:date="2021-11-16T13:46:00Z">
                    <w:rPr/>
                  </w:rPrChange>
                </w:rPr>
                <w:t xml:space="preserve"> </w:t>
              </w:r>
            </w:ins>
            <w:ins w:id="1037" w:author="Guilherme Pessoa-Amorim [2]" w:date="2021-11-15T15:21:00Z">
              <w:r w:rsidR="00D87F19" w:rsidRPr="00D9517A">
                <w:rPr>
                  <w:rFonts w:ascii="Mulish" w:hAnsi="Mulish"/>
                  <w:sz w:val="22"/>
                  <w:rPrChange w:id="1038" w:author="Guilherme Pessoa-Amorim [2]" w:date="2021-11-16T13:46:00Z">
                    <w:rPr/>
                  </w:rPrChange>
                </w:rPr>
                <w:t>to text (</w:t>
              </w:r>
            </w:ins>
            <w:ins w:id="1039" w:author="Guilherme Pessoa-Amorim" w:date="2021-11-15T09:49:00Z">
              <w:del w:id="1040" w:author="Guilherme Pessoa-Amorim [2]" w:date="2021-11-15T15:21:00Z">
                <w:r w:rsidRPr="00D9517A" w:rsidDel="00D87F19">
                  <w:rPr>
                    <w:rFonts w:ascii="Mulish" w:hAnsi="Mulish"/>
                    <w:sz w:val="22"/>
                    <w:rPrChange w:id="1041" w:author="Guilherme Pessoa-Amorim [2]" w:date="2021-11-16T13:46:00Z">
                      <w:rPr/>
                    </w:rPrChange>
                  </w:rPr>
                  <w:delText>by Will Stevens:</w:delText>
                </w:r>
              </w:del>
            </w:ins>
          </w:p>
          <w:p w14:paraId="50277C9B" w14:textId="35C62D87" w:rsidR="004C3999" w:rsidRPr="00D9517A" w:rsidRDefault="004C3999">
            <w:pPr>
              <w:pStyle w:val="ListParagraph"/>
              <w:numPr>
                <w:ilvl w:val="0"/>
                <w:numId w:val="37"/>
              </w:numPr>
              <w:rPr>
                <w:ins w:id="1042" w:author="Guilherme Pessoa-Amorim" w:date="2021-11-15T09:49:00Z"/>
                <w:rFonts w:ascii="Mulish" w:hAnsi="Mulish"/>
                <w:rPrChange w:id="1043" w:author="Guilherme Pessoa-Amorim [2]" w:date="2021-11-16T13:46:00Z">
                  <w:rPr>
                    <w:ins w:id="1044" w:author="Guilherme Pessoa-Amorim" w:date="2021-11-15T09:49:00Z"/>
                  </w:rPr>
                </w:rPrChange>
              </w:rPr>
              <w:pPrChange w:id="1045" w:author="Guilherme Pessoa-Amorim [2]" w:date="2021-11-15T15:21:00Z">
                <w:pPr>
                  <w:pStyle w:val="ListParagraph"/>
                  <w:numPr>
                    <w:numId w:val="33"/>
                  </w:numPr>
                  <w:ind w:hanging="360"/>
                </w:pPr>
              </w:pPrChange>
            </w:pPr>
            <w:ins w:id="1046" w:author="Guilherme Pessoa-Amorim" w:date="2021-11-15T09:49:00Z">
              <w:del w:id="1047" w:author="Guilherme Pessoa-Amorim [2]" w:date="2021-11-15T15:21:00Z">
                <w:r w:rsidRPr="00D9517A" w:rsidDel="00D87F19">
                  <w:rPr>
                    <w:rFonts w:ascii="Mulish" w:hAnsi="Mulish"/>
                    <w:rPrChange w:id="1048" w:author="Guilherme Pessoa-Amorim [2]" w:date="2021-11-16T13:46:00Z">
                      <w:rPr/>
                    </w:rPrChange>
                  </w:rPr>
                  <w:delText xml:space="preserve">Changes to text </w:delText>
                </w:r>
              </w:del>
            </w:ins>
            <w:ins w:id="1049" w:author="Guilherme Pessoa-Amorim [2]" w:date="2021-11-15T15:21:00Z">
              <w:r w:rsidR="00D87F19" w:rsidRPr="00D9517A">
                <w:rPr>
                  <w:rFonts w:ascii="Mulish" w:hAnsi="Mulish"/>
                  <w:rPrChange w:id="1050" w:author="Guilherme Pessoa-Amorim [2]" w:date="2021-11-16T13:46:00Z">
                    <w:rPr/>
                  </w:rPrChange>
                </w:rPr>
                <w:t>WS)</w:t>
              </w:r>
            </w:ins>
          </w:p>
          <w:p w14:paraId="15E41639" w14:textId="66F5E3E2" w:rsidR="004C3999" w:rsidRPr="00D9517A" w:rsidRDefault="004C3999">
            <w:pPr>
              <w:pStyle w:val="ListParagraph"/>
              <w:numPr>
                <w:ilvl w:val="0"/>
                <w:numId w:val="37"/>
              </w:numPr>
              <w:spacing w:line="360" w:lineRule="auto"/>
              <w:rPr>
                <w:ins w:id="1051" w:author="Guilherme Pessoa-Amorim" w:date="2021-11-15T09:49:00Z"/>
                <w:rFonts w:ascii="Mulish" w:hAnsi="Mulish"/>
                <w:sz w:val="22"/>
                <w:rPrChange w:id="1052" w:author="Guilherme Pessoa-Amorim [2]" w:date="2021-11-16T13:46:00Z">
                  <w:rPr>
                    <w:ins w:id="1053" w:author="Guilherme Pessoa-Amorim" w:date="2021-11-15T09:49:00Z"/>
                  </w:rPr>
                </w:rPrChange>
              </w:rPr>
              <w:pPrChange w:id="1054" w:author="Guilherme Pessoa-Amorim [2]" w:date="2021-11-15T15:21:00Z">
                <w:pPr/>
              </w:pPrChange>
            </w:pPr>
            <w:ins w:id="1055" w:author="Guilherme Pessoa-Amorim" w:date="2021-11-15T09:49:00Z">
              <w:r w:rsidRPr="00D9517A">
                <w:rPr>
                  <w:rFonts w:ascii="Mulish" w:hAnsi="Mulish"/>
                  <w:sz w:val="22"/>
                  <w:rPrChange w:id="1056" w:author="Guilherme Pessoa-Amorim [2]" w:date="2021-11-16T13:46:00Z">
                    <w:rPr/>
                  </w:rPrChange>
                </w:rPr>
                <w:t>Other changes (</w:t>
              </w:r>
              <w:del w:id="1057" w:author="Guilherme Pessoa-Amorim [2]" w:date="2021-11-15T15:21:00Z">
                <w:r w:rsidRPr="00D9517A" w:rsidDel="00D87F19">
                  <w:rPr>
                    <w:rFonts w:ascii="Mulish" w:hAnsi="Mulish"/>
                    <w:sz w:val="22"/>
                    <w:rPrChange w:id="1058" w:author="Guilherme Pessoa-Amorim [2]" w:date="2021-11-16T13:46:00Z">
                      <w:rPr/>
                    </w:rPrChange>
                  </w:rPr>
                  <w:delText xml:space="preserve">by </w:delText>
                </w:r>
              </w:del>
              <w:r w:rsidRPr="00D9517A">
                <w:rPr>
                  <w:rFonts w:ascii="Mulish" w:hAnsi="Mulish"/>
                  <w:sz w:val="22"/>
                  <w:rPrChange w:id="1059" w:author="Guilherme Pessoa-Amorim [2]" w:date="2021-11-16T13:46:00Z">
                    <w:rPr/>
                  </w:rPrChange>
                </w:rPr>
                <w:t>GPA):</w:t>
              </w:r>
            </w:ins>
          </w:p>
          <w:p w14:paraId="394B624A" w14:textId="6413BE3E" w:rsidR="004C3999" w:rsidRPr="003E336D" w:rsidRDefault="004C3999">
            <w:pPr>
              <w:pStyle w:val="ListParagraph"/>
              <w:spacing w:line="360" w:lineRule="auto"/>
              <w:rPr>
                <w:ins w:id="1060" w:author="Guilherme Pessoa-Amorim [2]" w:date="2021-11-15T15:23:00Z"/>
                <w:rFonts w:ascii="Mulish" w:hAnsi="Mulish"/>
                <w:sz w:val="22"/>
              </w:rPr>
              <w:pPrChange w:id="1061" w:author="Guilherme Pessoa-Amorim [2]" w:date="2021-11-15T15:22:00Z">
                <w:pPr/>
              </w:pPrChange>
            </w:pPr>
            <w:ins w:id="1062" w:author="Guilherme Pessoa-Amorim" w:date="2021-11-15T09:49:00Z">
              <w:r w:rsidRPr="00D9517A">
                <w:rPr>
                  <w:rFonts w:ascii="Mulish" w:hAnsi="Mulish"/>
                  <w:sz w:val="22"/>
                  <w:rPrChange w:id="1063" w:author="Guilherme Pessoa-Amorim [2]" w:date="2021-11-16T13:46:00Z">
                    <w:rPr/>
                  </w:rPrChange>
                </w:rPr>
                <w:t>Rearranged codelist compendium</w:t>
              </w:r>
            </w:ins>
          </w:p>
          <w:p w14:paraId="647637C6" w14:textId="56D0349A" w:rsidR="00D87F19" w:rsidRPr="00D9517A" w:rsidRDefault="00D87F19">
            <w:pPr>
              <w:pStyle w:val="ListParagraph"/>
              <w:spacing w:line="360" w:lineRule="auto"/>
              <w:rPr>
                <w:ins w:id="1064" w:author="Guilherme Pessoa-Amorim [2]" w:date="2021-11-15T15:22:00Z"/>
                <w:rFonts w:ascii="Mulish" w:hAnsi="Mulish"/>
                <w:sz w:val="22"/>
              </w:rPr>
              <w:pPrChange w:id="1065" w:author="Guilherme Pessoa-Amorim [2]" w:date="2021-11-15T15:22:00Z">
                <w:pPr/>
              </w:pPrChange>
            </w:pPr>
            <w:ins w:id="1066" w:author="Guilherme Pessoa-Amorim [2]" w:date="2021-11-15T15:23:00Z">
              <w:r w:rsidRPr="00D9517A">
                <w:rPr>
                  <w:rFonts w:ascii="Mulish" w:hAnsi="Mulish"/>
                  <w:sz w:val="22"/>
                </w:rPr>
                <w:t xml:space="preserve">Clarifications to section </w:t>
              </w:r>
            </w:ins>
            <w:ins w:id="1067" w:author="Guilherme Pessoa-Amorim [2]" w:date="2021-11-15T15:24:00Z">
              <w:r w:rsidRPr="00D9517A">
                <w:rPr>
                  <w:rFonts w:ascii="Mulish" w:hAnsi="Mulish"/>
                  <w:sz w:val="22"/>
                  <w:rPrChange w:id="1068" w:author="Guilherme Pessoa-Amorim [2]" w:date="2021-11-16T13:46:00Z">
                    <w:rPr>
                      <w:rFonts w:ascii="Mulish" w:hAnsi="Mulish"/>
                      <w:sz w:val="22"/>
                    </w:rPr>
                  </w:rPrChange>
                </w:rPr>
                <w:fldChar w:fldCharType="begin"/>
              </w:r>
              <w:r w:rsidRPr="00D9517A">
                <w:rPr>
                  <w:rFonts w:ascii="Mulish" w:hAnsi="Mulish"/>
                  <w:sz w:val="22"/>
                </w:rPr>
                <w:instrText xml:space="preserve"> REF _Ref87882270 \r \h </w:instrText>
              </w:r>
            </w:ins>
            <w:r w:rsidR="00042004" w:rsidRPr="00D9517A">
              <w:rPr>
                <w:rFonts w:ascii="Mulish" w:hAnsi="Mulish"/>
                <w:sz w:val="22"/>
              </w:rPr>
              <w:instrText xml:space="preserve"> \* MERGEFORMAT </w:instrText>
            </w:r>
            <w:r w:rsidRPr="00D9517A">
              <w:rPr>
                <w:rFonts w:ascii="Mulish" w:hAnsi="Mulish"/>
                <w:sz w:val="22"/>
                <w:rPrChange w:id="1069" w:author="Guilherme Pessoa-Amorim [2]" w:date="2021-11-16T13:46:00Z">
                  <w:rPr>
                    <w:rFonts w:ascii="Mulish" w:hAnsi="Mulish"/>
                    <w:sz w:val="22"/>
                  </w:rPr>
                </w:rPrChange>
              </w:rPr>
            </w:r>
            <w:r w:rsidRPr="00D9517A">
              <w:rPr>
                <w:rFonts w:ascii="Mulish" w:hAnsi="Mulish"/>
                <w:sz w:val="22"/>
                <w:rPrChange w:id="1070" w:author="Guilherme Pessoa-Amorim [2]" w:date="2021-11-16T13:46:00Z">
                  <w:rPr>
                    <w:rFonts w:ascii="Mulish" w:hAnsi="Mulish"/>
                    <w:sz w:val="22"/>
                  </w:rPr>
                </w:rPrChange>
              </w:rPr>
              <w:fldChar w:fldCharType="separate"/>
            </w:r>
            <w:ins w:id="1071" w:author="Guilherme Pessoa-Amorim [2]" w:date="2021-11-16T14:25:00Z">
              <w:r w:rsidR="003E336D">
                <w:rPr>
                  <w:rFonts w:ascii="Mulish" w:hAnsi="Mulish"/>
                  <w:sz w:val="22"/>
                </w:rPr>
                <w:t>4.2.2</w:t>
              </w:r>
            </w:ins>
            <w:ins w:id="1072" w:author="Guilherme Pessoa-Amorim [2]" w:date="2021-11-15T15:24:00Z">
              <w:r w:rsidRPr="00D9517A">
                <w:rPr>
                  <w:rFonts w:ascii="Mulish" w:hAnsi="Mulish"/>
                  <w:sz w:val="22"/>
                  <w:rPrChange w:id="1073" w:author="Guilherme Pessoa-Amorim [2]" w:date="2021-11-16T13:46:00Z">
                    <w:rPr>
                      <w:rFonts w:ascii="Mulish" w:hAnsi="Mulish"/>
                      <w:sz w:val="22"/>
                    </w:rPr>
                  </w:rPrChange>
                </w:rPr>
                <w:fldChar w:fldCharType="end"/>
              </w:r>
            </w:ins>
            <w:ins w:id="1074" w:author="Guilherme Pessoa-Amorim [2]" w:date="2021-11-15T15:45:00Z">
              <w:r w:rsidR="0072588C" w:rsidRPr="00D9517A">
                <w:rPr>
                  <w:rFonts w:ascii="Mulish" w:hAnsi="Mulish"/>
                  <w:sz w:val="22"/>
                </w:rPr>
                <w:t xml:space="preserve"> and</w:t>
              </w:r>
            </w:ins>
            <w:ins w:id="1075" w:author="Guilherme Pessoa-Amorim [2]" w:date="2021-11-15T15:25:00Z">
              <w:r w:rsidRPr="00D9517A">
                <w:rPr>
                  <w:rFonts w:ascii="Mulish" w:hAnsi="Mulish"/>
                  <w:sz w:val="22"/>
                </w:rPr>
                <w:t xml:space="preserve"> </w:t>
              </w:r>
              <w:r w:rsidRPr="00D9517A">
                <w:rPr>
                  <w:rFonts w:ascii="Mulish" w:hAnsi="Mulish"/>
                  <w:sz w:val="22"/>
                  <w:rPrChange w:id="1076" w:author="Guilherme Pessoa-Amorim [2]" w:date="2021-11-16T13:46:00Z">
                    <w:rPr>
                      <w:rFonts w:ascii="Mulish" w:hAnsi="Mulish"/>
                      <w:sz w:val="22"/>
                    </w:rPr>
                  </w:rPrChange>
                </w:rPr>
                <w:fldChar w:fldCharType="begin"/>
              </w:r>
              <w:r w:rsidRPr="00D9517A">
                <w:rPr>
                  <w:rFonts w:ascii="Mulish" w:hAnsi="Mulish"/>
                  <w:sz w:val="22"/>
                </w:rPr>
                <w:instrText xml:space="preserve"> REF _Ref87882359 \r \h </w:instrText>
              </w:r>
            </w:ins>
            <w:r w:rsidR="00042004" w:rsidRPr="00D9517A">
              <w:rPr>
                <w:rFonts w:ascii="Mulish" w:hAnsi="Mulish"/>
                <w:sz w:val="22"/>
              </w:rPr>
              <w:instrText xml:space="preserve"> \* MERGEFORMAT </w:instrText>
            </w:r>
            <w:r w:rsidRPr="00D9517A">
              <w:rPr>
                <w:rFonts w:ascii="Mulish" w:hAnsi="Mulish"/>
                <w:sz w:val="22"/>
                <w:rPrChange w:id="1077" w:author="Guilherme Pessoa-Amorim [2]" w:date="2021-11-16T13:46:00Z">
                  <w:rPr>
                    <w:rFonts w:ascii="Mulish" w:hAnsi="Mulish"/>
                    <w:sz w:val="22"/>
                  </w:rPr>
                </w:rPrChange>
              </w:rPr>
            </w:r>
            <w:r w:rsidRPr="00D9517A">
              <w:rPr>
                <w:rFonts w:ascii="Mulish" w:hAnsi="Mulish"/>
                <w:sz w:val="22"/>
                <w:rPrChange w:id="1078" w:author="Guilherme Pessoa-Amorim [2]" w:date="2021-11-16T13:46:00Z">
                  <w:rPr>
                    <w:rFonts w:ascii="Mulish" w:hAnsi="Mulish"/>
                    <w:sz w:val="22"/>
                  </w:rPr>
                </w:rPrChange>
              </w:rPr>
              <w:fldChar w:fldCharType="separate"/>
            </w:r>
            <w:ins w:id="1079" w:author="Guilherme Pessoa-Amorim [2]" w:date="2021-11-16T14:25:00Z">
              <w:r w:rsidR="003E336D">
                <w:rPr>
                  <w:rFonts w:ascii="Mulish" w:hAnsi="Mulish"/>
                  <w:sz w:val="22"/>
                </w:rPr>
                <w:t>6.1</w:t>
              </w:r>
            </w:ins>
            <w:ins w:id="1080" w:author="Guilherme Pessoa-Amorim [2]" w:date="2021-11-15T15:25:00Z">
              <w:r w:rsidRPr="00D9517A">
                <w:rPr>
                  <w:rFonts w:ascii="Mulish" w:hAnsi="Mulish"/>
                  <w:sz w:val="22"/>
                  <w:rPrChange w:id="1081" w:author="Guilherme Pessoa-Amorim [2]" w:date="2021-11-16T13:46:00Z">
                    <w:rPr>
                      <w:rFonts w:ascii="Mulish" w:hAnsi="Mulish"/>
                      <w:sz w:val="22"/>
                    </w:rPr>
                  </w:rPrChange>
                </w:rPr>
                <w:fldChar w:fldCharType="end"/>
              </w:r>
            </w:ins>
          </w:p>
          <w:p w14:paraId="59553523" w14:textId="41AE804A" w:rsidR="00D87F19" w:rsidRPr="00D9517A" w:rsidRDefault="00D87F19">
            <w:pPr>
              <w:pStyle w:val="ListParagraph"/>
              <w:spacing w:line="360" w:lineRule="auto"/>
              <w:rPr>
                <w:ins w:id="1082" w:author="Guilherme Pessoa-Amorim [2]" w:date="2021-11-15T15:24:00Z"/>
                <w:rFonts w:ascii="Mulish" w:hAnsi="Mulish"/>
                <w:sz w:val="22"/>
              </w:rPr>
              <w:pPrChange w:id="1083" w:author="Guilherme Pessoa-Amorim [2]" w:date="2021-11-15T15:22:00Z">
                <w:pPr/>
              </w:pPrChange>
            </w:pPr>
            <w:ins w:id="1084" w:author="Guilherme Pessoa-Amorim [2]" w:date="2021-11-15T15:22:00Z">
              <w:r w:rsidRPr="00D9517A">
                <w:rPr>
                  <w:rFonts w:ascii="Mulish" w:hAnsi="Mulish"/>
                  <w:sz w:val="22"/>
                </w:rPr>
                <w:t xml:space="preserve">Expanded section </w:t>
              </w:r>
            </w:ins>
            <w:ins w:id="1085" w:author="Guilherme Pessoa-Amorim [2]" w:date="2021-11-15T15:24:00Z">
              <w:r w:rsidRPr="00D9517A">
                <w:rPr>
                  <w:rFonts w:ascii="Mulish" w:hAnsi="Mulish"/>
                  <w:sz w:val="22"/>
                  <w:rPrChange w:id="1086" w:author="Guilherme Pessoa-Amorim [2]" w:date="2021-11-16T13:46:00Z">
                    <w:rPr>
                      <w:rFonts w:ascii="Mulish" w:hAnsi="Mulish"/>
                      <w:sz w:val="22"/>
                    </w:rPr>
                  </w:rPrChange>
                </w:rPr>
                <w:fldChar w:fldCharType="begin"/>
              </w:r>
              <w:r w:rsidRPr="00D9517A">
                <w:rPr>
                  <w:rFonts w:ascii="Mulish" w:hAnsi="Mulish"/>
                  <w:sz w:val="22"/>
                </w:rPr>
                <w:instrText xml:space="preserve"> REF _Ref87862878 \r \h </w:instrText>
              </w:r>
            </w:ins>
            <w:r w:rsidR="00042004" w:rsidRPr="00D9517A">
              <w:rPr>
                <w:rFonts w:ascii="Mulish" w:hAnsi="Mulish"/>
                <w:sz w:val="22"/>
              </w:rPr>
              <w:instrText xml:space="preserve"> \* MERGEFORMAT </w:instrText>
            </w:r>
            <w:r w:rsidRPr="00D9517A">
              <w:rPr>
                <w:rFonts w:ascii="Mulish" w:hAnsi="Mulish"/>
                <w:sz w:val="22"/>
                <w:rPrChange w:id="1087" w:author="Guilherme Pessoa-Amorim [2]" w:date="2021-11-16T13:46:00Z">
                  <w:rPr>
                    <w:rFonts w:ascii="Mulish" w:hAnsi="Mulish"/>
                    <w:sz w:val="22"/>
                  </w:rPr>
                </w:rPrChange>
              </w:rPr>
            </w:r>
            <w:r w:rsidRPr="00D9517A">
              <w:rPr>
                <w:rFonts w:ascii="Mulish" w:hAnsi="Mulish"/>
                <w:sz w:val="22"/>
                <w:rPrChange w:id="1088" w:author="Guilherme Pessoa-Amorim [2]" w:date="2021-11-16T13:46:00Z">
                  <w:rPr>
                    <w:rFonts w:ascii="Mulish" w:hAnsi="Mulish"/>
                    <w:sz w:val="22"/>
                  </w:rPr>
                </w:rPrChange>
              </w:rPr>
              <w:fldChar w:fldCharType="separate"/>
            </w:r>
            <w:ins w:id="1089" w:author="Guilherme Pessoa-Amorim [2]" w:date="2021-11-16T14:25:00Z">
              <w:r w:rsidR="003E336D">
                <w:rPr>
                  <w:rFonts w:ascii="Mulish" w:hAnsi="Mulish"/>
                  <w:sz w:val="22"/>
                </w:rPr>
                <w:t>6.2</w:t>
              </w:r>
            </w:ins>
            <w:ins w:id="1090" w:author="Guilherme Pessoa-Amorim [2]" w:date="2021-11-15T15:24:00Z">
              <w:r w:rsidRPr="00D9517A">
                <w:rPr>
                  <w:rFonts w:ascii="Mulish" w:hAnsi="Mulish"/>
                  <w:sz w:val="22"/>
                  <w:rPrChange w:id="1091" w:author="Guilherme Pessoa-Amorim [2]" w:date="2021-11-16T13:46:00Z">
                    <w:rPr>
                      <w:rFonts w:ascii="Mulish" w:hAnsi="Mulish"/>
                      <w:sz w:val="22"/>
                    </w:rPr>
                  </w:rPrChange>
                </w:rPr>
                <w:fldChar w:fldCharType="end"/>
              </w:r>
            </w:ins>
            <w:ins w:id="1092" w:author="Guilherme Pessoa-Amorim [2]" w:date="2021-11-15T15:26:00Z">
              <w:r w:rsidRPr="00D9517A">
                <w:rPr>
                  <w:rFonts w:ascii="Mulish" w:hAnsi="Mulish"/>
                  <w:sz w:val="22"/>
                </w:rPr>
                <w:t xml:space="preserve"> and </w:t>
              </w:r>
              <w:r w:rsidRPr="00D9517A">
                <w:rPr>
                  <w:rFonts w:ascii="Mulish" w:hAnsi="Mulish"/>
                  <w:sz w:val="22"/>
                  <w:rPrChange w:id="1093" w:author="Guilherme Pessoa-Amorim [2]" w:date="2021-11-16T13:46:00Z">
                    <w:rPr>
                      <w:rFonts w:ascii="Mulish" w:hAnsi="Mulish"/>
                      <w:sz w:val="22"/>
                    </w:rPr>
                  </w:rPrChange>
                </w:rPr>
                <w:fldChar w:fldCharType="begin"/>
              </w:r>
              <w:r w:rsidRPr="00D9517A">
                <w:rPr>
                  <w:rFonts w:ascii="Mulish" w:hAnsi="Mulish"/>
                  <w:sz w:val="22"/>
                </w:rPr>
                <w:instrText xml:space="preserve"> REF _Ref87882398 \r \h </w:instrText>
              </w:r>
            </w:ins>
            <w:r w:rsidR="00042004" w:rsidRPr="00D9517A">
              <w:rPr>
                <w:rFonts w:ascii="Mulish" w:hAnsi="Mulish"/>
                <w:sz w:val="22"/>
              </w:rPr>
              <w:instrText xml:space="preserve"> \* MERGEFORMAT </w:instrText>
            </w:r>
            <w:r w:rsidRPr="00D9517A">
              <w:rPr>
                <w:rFonts w:ascii="Mulish" w:hAnsi="Mulish"/>
                <w:sz w:val="22"/>
                <w:rPrChange w:id="1094" w:author="Guilherme Pessoa-Amorim [2]" w:date="2021-11-16T13:46:00Z">
                  <w:rPr>
                    <w:rFonts w:ascii="Mulish" w:hAnsi="Mulish"/>
                    <w:sz w:val="22"/>
                  </w:rPr>
                </w:rPrChange>
              </w:rPr>
            </w:r>
            <w:r w:rsidRPr="00D9517A">
              <w:rPr>
                <w:rFonts w:ascii="Mulish" w:hAnsi="Mulish"/>
                <w:sz w:val="22"/>
                <w:rPrChange w:id="1095" w:author="Guilherme Pessoa-Amorim [2]" w:date="2021-11-16T13:46:00Z">
                  <w:rPr>
                    <w:rFonts w:ascii="Mulish" w:hAnsi="Mulish"/>
                    <w:sz w:val="22"/>
                  </w:rPr>
                </w:rPrChange>
              </w:rPr>
              <w:fldChar w:fldCharType="separate"/>
            </w:r>
            <w:ins w:id="1096" w:author="Guilherme Pessoa-Amorim [2]" w:date="2021-11-16T14:25:00Z">
              <w:r w:rsidR="003E336D">
                <w:rPr>
                  <w:rFonts w:ascii="Mulish" w:hAnsi="Mulish"/>
                  <w:sz w:val="22"/>
                </w:rPr>
                <w:t>7.5</w:t>
              </w:r>
            </w:ins>
            <w:ins w:id="1097" w:author="Guilherme Pessoa-Amorim [2]" w:date="2021-11-15T15:26:00Z">
              <w:r w:rsidRPr="00D9517A">
                <w:rPr>
                  <w:rFonts w:ascii="Mulish" w:hAnsi="Mulish"/>
                  <w:sz w:val="22"/>
                  <w:rPrChange w:id="1098" w:author="Guilherme Pessoa-Amorim [2]" w:date="2021-11-16T13:46:00Z">
                    <w:rPr>
                      <w:rFonts w:ascii="Mulish" w:hAnsi="Mulish"/>
                      <w:sz w:val="22"/>
                    </w:rPr>
                  </w:rPrChange>
                </w:rPr>
                <w:fldChar w:fldCharType="end"/>
              </w:r>
            </w:ins>
          </w:p>
          <w:p w14:paraId="38DB2E29" w14:textId="624DD258" w:rsidR="00D87F19" w:rsidRPr="00D9517A" w:rsidRDefault="00D87F19">
            <w:pPr>
              <w:pStyle w:val="ListParagraph"/>
              <w:spacing w:line="360" w:lineRule="auto"/>
              <w:rPr>
                <w:ins w:id="1099" w:author="Guilherme Pessoa-Amorim [2]" w:date="2021-11-15T15:24:00Z"/>
                <w:rFonts w:ascii="Mulish" w:hAnsi="Mulish"/>
                <w:sz w:val="22"/>
              </w:rPr>
              <w:pPrChange w:id="1100" w:author="Guilherme Pessoa-Amorim [2]" w:date="2021-11-15T15:22:00Z">
                <w:pPr/>
              </w:pPrChange>
            </w:pPr>
            <w:ins w:id="1101" w:author="Guilherme Pessoa-Amorim [2]" w:date="2021-11-15T15:24:00Z">
              <w:r w:rsidRPr="00D9517A">
                <w:rPr>
                  <w:rFonts w:ascii="Mulish" w:hAnsi="Mulish"/>
                  <w:sz w:val="22"/>
                </w:rPr>
                <w:t>New figure 1</w:t>
              </w:r>
            </w:ins>
          </w:p>
          <w:p w14:paraId="5E8B57B4" w14:textId="372C5980" w:rsidR="00D87F19" w:rsidRPr="00D9517A" w:rsidRDefault="00D87F19">
            <w:pPr>
              <w:pStyle w:val="ListParagraph"/>
              <w:spacing w:line="360" w:lineRule="auto"/>
              <w:rPr>
                <w:ins w:id="1102" w:author="Guilherme Pessoa-Amorim [2]" w:date="2021-11-15T15:26:00Z"/>
                <w:rFonts w:ascii="Mulish" w:hAnsi="Mulish"/>
                <w:sz w:val="22"/>
              </w:rPr>
              <w:pPrChange w:id="1103" w:author="Guilherme Pessoa-Amorim [2]" w:date="2021-11-15T15:22:00Z">
                <w:pPr/>
              </w:pPrChange>
            </w:pPr>
            <w:ins w:id="1104" w:author="Guilherme Pessoa-Amorim [2]" w:date="2021-11-15T15:24:00Z">
              <w:r w:rsidRPr="00D9517A">
                <w:rPr>
                  <w:rFonts w:ascii="Mulish" w:hAnsi="Mulish"/>
                  <w:sz w:val="22"/>
                </w:rPr>
                <w:t>Rearranged figure 2</w:t>
              </w:r>
            </w:ins>
          </w:p>
          <w:p w14:paraId="3B724523" w14:textId="522E6FA5" w:rsidR="00D87F19" w:rsidRPr="00D9517A" w:rsidRDefault="00D87F19">
            <w:pPr>
              <w:pStyle w:val="ListParagraph"/>
              <w:spacing w:line="360" w:lineRule="auto"/>
              <w:rPr>
                <w:ins w:id="1105" w:author="Guilherme Pessoa-Amorim" w:date="2021-11-15T15:56:00Z"/>
                <w:rFonts w:ascii="Mulish" w:hAnsi="Mulish"/>
                <w:sz w:val="22"/>
              </w:rPr>
              <w:pPrChange w:id="1106" w:author="Guilherme Pessoa-Amorim [2]" w:date="2021-11-15T15:22:00Z">
                <w:pPr/>
              </w:pPrChange>
            </w:pPr>
            <w:ins w:id="1107" w:author="Guilherme Pessoa-Amorim [2]" w:date="2021-11-15T15:26:00Z">
              <w:r w:rsidRPr="00D9517A">
                <w:rPr>
                  <w:rFonts w:ascii="Mulish" w:hAnsi="Mulish"/>
                  <w:sz w:val="22"/>
                </w:rPr>
                <w:t>New section</w:t>
              </w:r>
            </w:ins>
            <w:ins w:id="1108" w:author="Guilherme Pessoa-Amorim [2]" w:date="2021-11-15T16:59:00Z">
              <w:r w:rsidR="00900505" w:rsidRPr="00D9517A">
                <w:rPr>
                  <w:rFonts w:ascii="Mulish" w:hAnsi="Mulish"/>
                  <w:sz w:val="22"/>
                </w:rPr>
                <w:t>s</w:t>
              </w:r>
            </w:ins>
            <w:ins w:id="1109" w:author="Guilherme Pessoa-Amorim [2]" w:date="2021-11-15T15:26:00Z">
              <w:r w:rsidRPr="00D9517A">
                <w:rPr>
                  <w:rFonts w:ascii="Mulish" w:hAnsi="Mulish"/>
                  <w:sz w:val="22"/>
                </w:rPr>
                <w:t xml:space="preserve"> </w:t>
              </w:r>
            </w:ins>
            <w:ins w:id="1110" w:author="Guilherme Pessoa-Amorim [2]" w:date="2021-11-15T16:59:00Z">
              <w:r w:rsidR="00900505" w:rsidRPr="00D9517A">
                <w:rPr>
                  <w:rFonts w:ascii="Mulish" w:hAnsi="Mulish"/>
                  <w:sz w:val="22"/>
                  <w:rPrChange w:id="1111" w:author="Guilherme Pessoa-Amorim [2]" w:date="2021-11-16T13:46:00Z">
                    <w:rPr>
                      <w:rFonts w:ascii="Mulish" w:hAnsi="Mulish"/>
                      <w:sz w:val="22"/>
                    </w:rPr>
                  </w:rPrChange>
                </w:rPr>
                <w:fldChar w:fldCharType="begin"/>
              </w:r>
              <w:r w:rsidR="00900505" w:rsidRPr="00D9517A">
                <w:rPr>
                  <w:rFonts w:ascii="Mulish" w:hAnsi="Mulish"/>
                  <w:sz w:val="22"/>
                </w:rPr>
                <w:instrText xml:space="preserve"> REF _Ref87887984 \r \h </w:instrText>
              </w:r>
            </w:ins>
            <w:r w:rsidR="009C6574" w:rsidRPr="00D9517A">
              <w:rPr>
                <w:rFonts w:ascii="Mulish" w:hAnsi="Mulish"/>
                <w:sz w:val="22"/>
              </w:rPr>
              <w:instrText xml:space="preserve"> \* MERGEFORMAT </w:instrText>
            </w:r>
            <w:r w:rsidR="00900505" w:rsidRPr="00D9517A">
              <w:rPr>
                <w:rFonts w:ascii="Mulish" w:hAnsi="Mulish"/>
                <w:sz w:val="22"/>
                <w:rPrChange w:id="1112" w:author="Guilherme Pessoa-Amorim [2]" w:date="2021-11-16T13:46:00Z">
                  <w:rPr>
                    <w:rFonts w:ascii="Mulish" w:hAnsi="Mulish"/>
                    <w:sz w:val="22"/>
                  </w:rPr>
                </w:rPrChange>
              </w:rPr>
            </w:r>
            <w:r w:rsidR="00900505" w:rsidRPr="00D9517A">
              <w:rPr>
                <w:rFonts w:ascii="Mulish" w:hAnsi="Mulish"/>
                <w:sz w:val="22"/>
                <w:rPrChange w:id="1113" w:author="Guilherme Pessoa-Amorim [2]" w:date="2021-11-16T13:46:00Z">
                  <w:rPr>
                    <w:rFonts w:ascii="Mulish" w:hAnsi="Mulish"/>
                    <w:sz w:val="22"/>
                  </w:rPr>
                </w:rPrChange>
              </w:rPr>
              <w:fldChar w:fldCharType="separate"/>
            </w:r>
            <w:ins w:id="1114" w:author="Guilherme Pessoa-Amorim [2]" w:date="2021-11-16T14:25:00Z">
              <w:r w:rsidR="003E336D">
                <w:rPr>
                  <w:rFonts w:ascii="Mulish" w:hAnsi="Mulish"/>
                  <w:sz w:val="22"/>
                </w:rPr>
                <w:t>4.2.3.4</w:t>
              </w:r>
            </w:ins>
            <w:ins w:id="1115" w:author="Guilherme Pessoa-Amorim [2]" w:date="2021-11-15T16:59:00Z">
              <w:r w:rsidR="00900505" w:rsidRPr="00D9517A">
                <w:rPr>
                  <w:rFonts w:ascii="Mulish" w:hAnsi="Mulish"/>
                  <w:sz w:val="22"/>
                  <w:rPrChange w:id="1116" w:author="Guilherme Pessoa-Amorim [2]" w:date="2021-11-16T13:46:00Z">
                    <w:rPr>
                      <w:rFonts w:ascii="Mulish" w:hAnsi="Mulish"/>
                      <w:sz w:val="22"/>
                    </w:rPr>
                  </w:rPrChange>
                </w:rPr>
                <w:fldChar w:fldCharType="end"/>
              </w:r>
              <w:r w:rsidR="00900505" w:rsidRPr="00D9517A">
                <w:rPr>
                  <w:rFonts w:ascii="Mulish" w:hAnsi="Mulish"/>
                  <w:sz w:val="22"/>
                </w:rPr>
                <w:t xml:space="preserve">, </w:t>
              </w:r>
            </w:ins>
            <w:ins w:id="1117" w:author="Guilherme Pessoa-Amorim [2]" w:date="2021-11-15T15:26:00Z">
              <w:r w:rsidRPr="00D9517A">
                <w:rPr>
                  <w:rFonts w:ascii="Mulish" w:hAnsi="Mulish"/>
                  <w:sz w:val="22"/>
                  <w:rPrChange w:id="1118" w:author="Guilherme Pessoa-Amorim [2]" w:date="2021-11-16T13:46:00Z">
                    <w:rPr>
                      <w:rFonts w:ascii="Mulish" w:hAnsi="Mulish"/>
                      <w:sz w:val="22"/>
                    </w:rPr>
                  </w:rPrChange>
                </w:rPr>
                <w:fldChar w:fldCharType="begin"/>
              </w:r>
              <w:r w:rsidRPr="00D9517A">
                <w:rPr>
                  <w:rFonts w:ascii="Mulish" w:hAnsi="Mulish"/>
                  <w:sz w:val="22"/>
                </w:rPr>
                <w:instrText xml:space="preserve"> REF _Ref87870895 \r \h </w:instrText>
              </w:r>
            </w:ins>
            <w:r w:rsidR="00042004" w:rsidRPr="00D9517A">
              <w:rPr>
                <w:rFonts w:ascii="Mulish" w:hAnsi="Mulish"/>
                <w:sz w:val="22"/>
              </w:rPr>
              <w:instrText xml:space="preserve"> \* MERGEFORMAT </w:instrText>
            </w:r>
            <w:r w:rsidRPr="00D9517A">
              <w:rPr>
                <w:rFonts w:ascii="Mulish" w:hAnsi="Mulish"/>
                <w:sz w:val="22"/>
                <w:rPrChange w:id="1119" w:author="Guilherme Pessoa-Amorim [2]" w:date="2021-11-16T13:46:00Z">
                  <w:rPr>
                    <w:rFonts w:ascii="Mulish" w:hAnsi="Mulish"/>
                    <w:sz w:val="22"/>
                  </w:rPr>
                </w:rPrChange>
              </w:rPr>
            </w:r>
            <w:r w:rsidRPr="00D9517A">
              <w:rPr>
                <w:rFonts w:ascii="Mulish" w:hAnsi="Mulish"/>
                <w:sz w:val="22"/>
                <w:rPrChange w:id="1120" w:author="Guilherme Pessoa-Amorim [2]" w:date="2021-11-16T13:46:00Z">
                  <w:rPr>
                    <w:rFonts w:ascii="Mulish" w:hAnsi="Mulish"/>
                    <w:sz w:val="22"/>
                  </w:rPr>
                </w:rPrChange>
              </w:rPr>
              <w:fldChar w:fldCharType="separate"/>
            </w:r>
            <w:ins w:id="1121" w:author="Guilherme Pessoa-Amorim [2]" w:date="2021-11-16T14:25:00Z">
              <w:r w:rsidR="003E336D">
                <w:rPr>
                  <w:rFonts w:ascii="Mulish" w:hAnsi="Mulish"/>
                  <w:sz w:val="22"/>
                </w:rPr>
                <w:t>0</w:t>
              </w:r>
            </w:ins>
            <w:ins w:id="1122" w:author="Guilherme Pessoa-Amorim [2]" w:date="2021-11-15T15:26:00Z">
              <w:r w:rsidRPr="00D9517A">
                <w:rPr>
                  <w:rFonts w:ascii="Mulish" w:hAnsi="Mulish"/>
                  <w:sz w:val="22"/>
                  <w:rPrChange w:id="1123" w:author="Guilherme Pessoa-Amorim [2]" w:date="2021-11-16T13:46:00Z">
                    <w:rPr>
                      <w:rFonts w:ascii="Mulish" w:hAnsi="Mulish"/>
                      <w:sz w:val="22"/>
                    </w:rPr>
                  </w:rPrChange>
                </w:rPr>
                <w:fldChar w:fldCharType="end"/>
              </w:r>
            </w:ins>
            <w:ins w:id="1124" w:author="Guilherme Pessoa-Amorim [2]" w:date="2021-11-15T16:59:00Z">
              <w:r w:rsidR="00900505" w:rsidRPr="00D9517A">
                <w:rPr>
                  <w:rFonts w:ascii="Mulish" w:hAnsi="Mulish"/>
                  <w:sz w:val="22"/>
                </w:rPr>
                <w:t>,</w:t>
              </w:r>
            </w:ins>
            <w:ins w:id="1125" w:author="Guilherme Pessoa-Amorim [2]" w:date="2021-11-15T15:26:00Z">
              <w:r w:rsidRPr="00D9517A">
                <w:rPr>
                  <w:rFonts w:ascii="Mulish" w:hAnsi="Mulish"/>
                  <w:sz w:val="22"/>
                </w:rPr>
                <w:t xml:space="preserve"> and </w:t>
              </w:r>
              <w:r w:rsidRPr="00D9517A">
                <w:rPr>
                  <w:rFonts w:ascii="Mulish" w:hAnsi="Mulish"/>
                  <w:sz w:val="22"/>
                  <w:rPrChange w:id="1126" w:author="Guilherme Pessoa-Amorim [2]" w:date="2021-11-16T13:46:00Z">
                    <w:rPr>
                      <w:rFonts w:ascii="Mulish" w:hAnsi="Mulish"/>
                      <w:sz w:val="22"/>
                    </w:rPr>
                  </w:rPrChange>
                </w:rPr>
                <w:fldChar w:fldCharType="begin"/>
              </w:r>
              <w:r w:rsidRPr="00D9517A">
                <w:rPr>
                  <w:rFonts w:ascii="Mulish" w:hAnsi="Mulish"/>
                  <w:sz w:val="22"/>
                </w:rPr>
                <w:instrText xml:space="preserve"> REF _Ref87882411 \r \h </w:instrText>
              </w:r>
            </w:ins>
            <w:r w:rsidR="00042004" w:rsidRPr="00D9517A">
              <w:rPr>
                <w:rFonts w:ascii="Mulish" w:hAnsi="Mulish"/>
                <w:sz w:val="22"/>
              </w:rPr>
              <w:instrText xml:space="preserve"> \* MERGEFORMAT </w:instrText>
            </w:r>
            <w:r w:rsidRPr="00D9517A">
              <w:rPr>
                <w:rFonts w:ascii="Mulish" w:hAnsi="Mulish"/>
                <w:sz w:val="22"/>
                <w:rPrChange w:id="1127" w:author="Guilherme Pessoa-Amorim [2]" w:date="2021-11-16T13:46:00Z">
                  <w:rPr>
                    <w:rFonts w:ascii="Mulish" w:hAnsi="Mulish"/>
                    <w:sz w:val="22"/>
                  </w:rPr>
                </w:rPrChange>
              </w:rPr>
            </w:r>
            <w:r w:rsidRPr="00D9517A">
              <w:rPr>
                <w:rFonts w:ascii="Mulish" w:hAnsi="Mulish"/>
                <w:sz w:val="22"/>
                <w:rPrChange w:id="1128" w:author="Guilherme Pessoa-Amorim [2]" w:date="2021-11-16T13:46:00Z">
                  <w:rPr>
                    <w:rFonts w:ascii="Mulish" w:hAnsi="Mulish"/>
                    <w:sz w:val="22"/>
                  </w:rPr>
                </w:rPrChange>
              </w:rPr>
              <w:fldChar w:fldCharType="separate"/>
            </w:r>
            <w:ins w:id="1129" w:author="Guilherme Pessoa-Amorim [2]" w:date="2021-11-16T14:25:00Z">
              <w:r w:rsidR="003E336D">
                <w:rPr>
                  <w:rFonts w:ascii="Mulish" w:hAnsi="Mulish"/>
                  <w:sz w:val="22"/>
                </w:rPr>
                <w:t>12</w:t>
              </w:r>
            </w:ins>
            <w:ins w:id="1130" w:author="Guilherme Pessoa-Amorim [2]" w:date="2021-11-15T15:26:00Z">
              <w:r w:rsidRPr="00D9517A">
                <w:rPr>
                  <w:rFonts w:ascii="Mulish" w:hAnsi="Mulish"/>
                  <w:sz w:val="22"/>
                  <w:rPrChange w:id="1131" w:author="Guilherme Pessoa-Amorim [2]" w:date="2021-11-16T13:46:00Z">
                    <w:rPr>
                      <w:rFonts w:ascii="Mulish" w:hAnsi="Mulish"/>
                      <w:sz w:val="22"/>
                    </w:rPr>
                  </w:rPrChange>
                </w:rPr>
                <w:fldChar w:fldCharType="end"/>
              </w:r>
              <w:r w:rsidRPr="00D9517A">
                <w:rPr>
                  <w:rFonts w:ascii="Mulish" w:hAnsi="Mulish"/>
                  <w:sz w:val="22"/>
                </w:rPr>
                <w:t xml:space="preserve"> (Appendix)</w:t>
              </w:r>
            </w:ins>
            <w:ins w:id="1132" w:author="Guilherme Pessoa-Amorim [2]" w:date="2021-11-15T16:59:00Z">
              <w:r w:rsidR="00900505" w:rsidRPr="00D9517A">
                <w:rPr>
                  <w:rFonts w:ascii="Mulish" w:hAnsi="Mulish"/>
                  <w:sz w:val="22"/>
                </w:rPr>
                <w:t xml:space="preserve"> regarding codelists</w:t>
              </w:r>
            </w:ins>
          </w:p>
          <w:p w14:paraId="2EC04E6C" w14:textId="5A7DFF48" w:rsidR="00E81441" w:rsidRPr="00D9517A" w:rsidRDefault="00E81441">
            <w:pPr>
              <w:pStyle w:val="ListParagraph"/>
              <w:spacing w:line="360" w:lineRule="auto"/>
              <w:rPr>
                <w:ins w:id="1133" w:author="Guilherme Pessoa-Amorim" w:date="2021-11-15T16:45:00Z"/>
                <w:rFonts w:ascii="Mulish" w:hAnsi="Mulish"/>
                <w:sz w:val="22"/>
              </w:rPr>
              <w:pPrChange w:id="1134" w:author="Guilherme Pessoa-Amorim [2]" w:date="2021-11-15T15:22:00Z">
                <w:pPr/>
              </w:pPrChange>
            </w:pPr>
            <w:ins w:id="1135" w:author="Guilherme Pessoa-Amorim" w:date="2021-11-15T15:57:00Z">
              <w:r w:rsidRPr="00D9517A">
                <w:rPr>
                  <w:rFonts w:ascii="Mulish" w:hAnsi="Mulish"/>
                  <w:sz w:val="22"/>
                </w:rPr>
                <w:t xml:space="preserve">Redefinition of event date derivation in the GP dataset (section </w:t>
              </w:r>
              <w:r w:rsidRPr="00D9517A">
                <w:rPr>
                  <w:rFonts w:ascii="Mulish" w:hAnsi="Mulish"/>
                  <w:sz w:val="22"/>
                  <w:rPrChange w:id="1136" w:author="Guilherme Pessoa-Amorim [2]" w:date="2021-11-16T13:46:00Z">
                    <w:rPr>
                      <w:rFonts w:ascii="Mulish" w:hAnsi="Mulish"/>
                      <w:sz w:val="22"/>
                    </w:rPr>
                  </w:rPrChange>
                </w:rPr>
                <w:fldChar w:fldCharType="begin"/>
              </w:r>
              <w:r w:rsidRPr="00D9517A">
                <w:rPr>
                  <w:rFonts w:ascii="Mulish" w:hAnsi="Mulish"/>
                  <w:sz w:val="22"/>
                </w:rPr>
                <w:instrText xml:space="preserve"> REF _Ref87864379 \r \h </w:instrText>
              </w:r>
            </w:ins>
            <w:r w:rsidR="00042004" w:rsidRPr="00D9517A">
              <w:rPr>
                <w:rFonts w:ascii="Mulish" w:hAnsi="Mulish"/>
                <w:sz w:val="22"/>
              </w:rPr>
              <w:instrText xml:space="preserve"> \* MERGEFORMAT </w:instrText>
            </w:r>
            <w:r w:rsidRPr="00D9517A">
              <w:rPr>
                <w:rFonts w:ascii="Mulish" w:hAnsi="Mulish"/>
                <w:sz w:val="22"/>
                <w:rPrChange w:id="1137" w:author="Guilherme Pessoa-Amorim [2]" w:date="2021-11-16T13:46:00Z">
                  <w:rPr>
                    <w:rFonts w:ascii="Mulish" w:hAnsi="Mulish"/>
                    <w:sz w:val="22"/>
                  </w:rPr>
                </w:rPrChange>
              </w:rPr>
            </w:r>
            <w:r w:rsidRPr="00D9517A">
              <w:rPr>
                <w:rFonts w:ascii="Mulish" w:hAnsi="Mulish"/>
                <w:sz w:val="22"/>
                <w:rPrChange w:id="1138" w:author="Guilherme Pessoa-Amorim [2]" w:date="2021-11-16T13:46:00Z">
                  <w:rPr>
                    <w:rFonts w:ascii="Mulish" w:hAnsi="Mulish"/>
                    <w:sz w:val="22"/>
                  </w:rPr>
                </w:rPrChange>
              </w:rPr>
              <w:fldChar w:fldCharType="separate"/>
            </w:r>
            <w:ins w:id="1139" w:author="Guilherme Pessoa-Amorim [2]" w:date="2021-11-16T14:25:00Z">
              <w:r w:rsidR="003E336D">
                <w:rPr>
                  <w:rFonts w:ascii="Mulish" w:hAnsi="Mulish"/>
                  <w:sz w:val="22"/>
                </w:rPr>
                <w:t>4.3.9.2</w:t>
              </w:r>
            </w:ins>
            <w:ins w:id="1140" w:author="Guilherme Pessoa-Amorim" w:date="2021-11-15T15:57:00Z">
              <w:del w:id="1141" w:author="Guilherme Pessoa-Amorim [2]" w:date="2021-11-16T14:25:00Z">
                <w:r w:rsidRPr="00D9517A" w:rsidDel="003E336D">
                  <w:rPr>
                    <w:rFonts w:ascii="Mulish" w:hAnsi="Mulish"/>
                    <w:sz w:val="22"/>
                  </w:rPr>
                  <w:delText>4.3.9.2</w:delText>
                </w:r>
              </w:del>
              <w:r w:rsidRPr="00D9517A">
                <w:rPr>
                  <w:rFonts w:ascii="Mulish" w:hAnsi="Mulish"/>
                  <w:sz w:val="22"/>
                  <w:rPrChange w:id="1142" w:author="Guilherme Pessoa-Amorim [2]" w:date="2021-11-16T13:46:00Z">
                    <w:rPr>
                      <w:rFonts w:ascii="Mulish" w:hAnsi="Mulish"/>
                      <w:sz w:val="22"/>
                    </w:rPr>
                  </w:rPrChange>
                </w:rPr>
                <w:fldChar w:fldCharType="end"/>
              </w:r>
              <w:r w:rsidRPr="00D9517A">
                <w:rPr>
                  <w:rFonts w:ascii="Mulish" w:hAnsi="Mulish"/>
                  <w:sz w:val="22"/>
                </w:rPr>
                <w:t>)</w:t>
              </w:r>
            </w:ins>
          </w:p>
          <w:p w14:paraId="30E648F3" w14:textId="2EB74E0A" w:rsidR="002511BE" w:rsidRPr="00D9517A" w:rsidDel="002511BE" w:rsidRDefault="002511BE">
            <w:pPr>
              <w:pStyle w:val="ListParagraph"/>
              <w:spacing w:line="360" w:lineRule="auto"/>
              <w:rPr>
                <w:ins w:id="1143" w:author="Guilherme Pessoa-Amorim [2]" w:date="2021-11-15T15:22:00Z"/>
                <w:del w:id="1144" w:author="Guilherme Pessoa-Amorim" w:date="2021-11-15T16:46:00Z"/>
                <w:rFonts w:ascii="Mulish" w:hAnsi="Mulish"/>
                <w:sz w:val="22"/>
                <w:rPrChange w:id="1145" w:author="Guilherme Pessoa-Amorim [2]" w:date="2021-11-16T13:46:00Z">
                  <w:rPr>
                    <w:ins w:id="1146" w:author="Guilherme Pessoa-Amorim [2]" w:date="2021-11-15T15:22:00Z"/>
                    <w:del w:id="1147" w:author="Guilherme Pessoa-Amorim" w:date="2021-11-15T16:46:00Z"/>
                  </w:rPr>
                </w:rPrChange>
              </w:rPr>
              <w:pPrChange w:id="1148" w:author="Guilherme Pessoa-Amorim" w:date="2021-11-15T16:46:00Z">
                <w:pPr/>
              </w:pPrChange>
            </w:pPr>
            <w:ins w:id="1149" w:author="Guilherme Pessoa-Amorim" w:date="2021-11-15T16:45:00Z">
              <w:r w:rsidRPr="00D9517A">
                <w:rPr>
                  <w:rFonts w:ascii="Mulish" w:hAnsi="Mulish"/>
                  <w:sz w:val="22"/>
                </w:rPr>
                <w:t xml:space="preserve">Redefinition of time points and time periods for ORION-4 (section </w:t>
              </w:r>
            </w:ins>
            <w:ins w:id="1150" w:author="Guilherme Pessoa-Amorim" w:date="2021-11-15T16:46:00Z">
              <w:r w:rsidRPr="00D9517A">
                <w:rPr>
                  <w:rFonts w:ascii="Mulish" w:hAnsi="Mulish"/>
                  <w:sz w:val="22"/>
                  <w:rPrChange w:id="1151" w:author="Guilherme Pessoa-Amorim [2]" w:date="2021-11-16T13:46:00Z">
                    <w:rPr>
                      <w:rFonts w:ascii="Mulish" w:hAnsi="Mulish"/>
                      <w:sz w:val="22"/>
                    </w:rPr>
                  </w:rPrChange>
                </w:rPr>
                <w:fldChar w:fldCharType="begin"/>
              </w:r>
              <w:r w:rsidRPr="00D9517A">
                <w:rPr>
                  <w:rFonts w:ascii="Mulish" w:hAnsi="Mulish"/>
                  <w:sz w:val="22"/>
                </w:rPr>
                <w:instrText xml:space="preserve"> REF _Ref87887212 \r \h </w:instrText>
              </w:r>
            </w:ins>
            <w:r w:rsidR="009C6574" w:rsidRPr="00D9517A">
              <w:rPr>
                <w:rFonts w:ascii="Mulish" w:hAnsi="Mulish"/>
                <w:sz w:val="22"/>
              </w:rPr>
              <w:instrText xml:space="preserve"> \* MERGEFORMAT </w:instrText>
            </w:r>
            <w:r w:rsidRPr="00D9517A">
              <w:rPr>
                <w:rFonts w:ascii="Mulish" w:hAnsi="Mulish"/>
                <w:sz w:val="22"/>
                <w:rPrChange w:id="1152" w:author="Guilherme Pessoa-Amorim [2]" w:date="2021-11-16T13:46:00Z">
                  <w:rPr>
                    <w:rFonts w:ascii="Mulish" w:hAnsi="Mulish"/>
                    <w:sz w:val="22"/>
                  </w:rPr>
                </w:rPrChange>
              </w:rPr>
            </w:r>
            <w:r w:rsidRPr="00D9517A">
              <w:rPr>
                <w:rFonts w:ascii="Mulish" w:hAnsi="Mulish"/>
                <w:sz w:val="22"/>
                <w:rPrChange w:id="1153" w:author="Guilherme Pessoa-Amorim [2]" w:date="2021-11-16T13:46:00Z">
                  <w:rPr>
                    <w:rFonts w:ascii="Mulish" w:hAnsi="Mulish"/>
                    <w:sz w:val="22"/>
                  </w:rPr>
                </w:rPrChange>
              </w:rPr>
              <w:fldChar w:fldCharType="separate"/>
            </w:r>
            <w:ins w:id="1154" w:author="Guilherme Pessoa-Amorim [2]" w:date="2021-11-16T14:25:00Z">
              <w:r w:rsidR="003E336D">
                <w:rPr>
                  <w:rFonts w:ascii="Mulish" w:hAnsi="Mulish"/>
                  <w:sz w:val="22"/>
                </w:rPr>
                <w:t>4.3.9</w:t>
              </w:r>
            </w:ins>
            <w:ins w:id="1155" w:author="Guilherme Pessoa-Amorim" w:date="2021-11-15T16:46:00Z">
              <w:del w:id="1156" w:author="Guilherme Pessoa-Amorim [2]" w:date="2021-11-16T14:25:00Z">
                <w:r w:rsidRPr="00D9517A" w:rsidDel="003E336D">
                  <w:rPr>
                    <w:rFonts w:ascii="Mulish" w:hAnsi="Mulish"/>
                    <w:sz w:val="22"/>
                  </w:rPr>
                  <w:delText>4.3.9</w:delText>
                </w:r>
              </w:del>
              <w:r w:rsidRPr="00D9517A">
                <w:rPr>
                  <w:rFonts w:ascii="Mulish" w:hAnsi="Mulish"/>
                  <w:sz w:val="22"/>
                  <w:rPrChange w:id="1157" w:author="Guilherme Pessoa-Amorim [2]" w:date="2021-11-16T13:46:00Z">
                    <w:rPr>
                      <w:rFonts w:ascii="Mulish" w:hAnsi="Mulish"/>
                      <w:sz w:val="22"/>
                    </w:rPr>
                  </w:rPrChange>
                </w:rPr>
                <w:fldChar w:fldCharType="end"/>
              </w:r>
              <w:r w:rsidRPr="00D9517A">
                <w:rPr>
                  <w:rFonts w:ascii="Mulish" w:hAnsi="Mulish"/>
                  <w:sz w:val="22"/>
                </w:rPr>
                <w:t>)</w:t>
              </w:r>
            </w:ins>
          </w:p>
          <w:p w14:paraId="1E8B7AD4" w14:textId="1DED726C" w:rsidR="00D87F19" w:rsidRPr="00D9517A" w:rsidRDefault="00D87F19">
            <w:pPr>
              <w:pStyle w:val="ListParagraph"/>
              <w:spacing w:line="360" w:lineRule="auto"/>
              <w:rPr>
                <w:ins w:id="1158" w:author="Guilherme Pessoa-Amorim" w:date="2021-11-15T09:49:00Z"/>
                <w:rFonts w:ascii="Mulish" w:hAnsi="Mulish"/>
                <w:sz w:val="22"/>
                <w:rPrChange w:id="1159" w:author="Guilherme Pessoa-Amorim [2]" w:date="2021-11-16T13:46:00Z">
                  <w:rPr>
                    <w:ins w:id="1160" w:author="Guilherme Pessoa-Amorim" w:date="2021-11-15T09:49:00Z"/>
                  </w:rPr>
                </w:rPrChange>
              </w:rPr>
              <w:pPrChange w:id="1161" w:author="Guilherme Pessoa-Amorim" w:date="2021-11-15T16:46:00Z">
                <w:pPr/>
              </w:pPrChange>
            </w:pPr>
          </w:p>
        </w:tc>
      </w:tr>
    </w:tbl>
    <w:p w14:paraId="0D922789" w14:textId="77777777" w:rsidR="002511BE" w:rsidRPr="003E336D" w:rsidRDefault="002511BE">
      <w:pPr>
        <w:rPr>
          <w:ins w:id="1162" w:author="Guilherme Pessoa-Amorim" w:date="2021-11-15T16:46:00Z"/>
          <w:rFonts w:ascii="Mulish" w:hAnsi="Mulish"/>
        </w:rPr>
        <w:pPrChange w:id="1163" w:author="Guilherme Pessoa-Amorim [2]" w:date="2021-11-15T15:21:00Z">
          <w:pPr>
            <w:pStyle w:val="Heading1"/>
            <w:numPr>
              <w:numId w:val="0"/>
            </w:numPr>
            <w:ind w:left="0" w:firstLine="0"/>
          </w:pPr>
        </w:pPrChange>
      </w:pPr>
    </w:p>
    <w:p w14:paraId="7269860D" w14:textId="7C48BD46" w:rsidR="00F52E1F" w:rsidRPr="00D9517A" w:rsidRDefault="00D87F19">
      <w:pPr>
        <w:rPr>
          <w:ins w:id="1164" w:author="Guilherme Pessoa-Amorim [2]" w:date="2021-11-15T15:21:00Z"/>
          <w:rFonts w:ascii="Mulish" w:hAnsi="Mulish"/>
          <w:lang w:val="pt-PT"/>
          <w:rPrChange w:id="1165" w:author="Guilherme Pessoa-Amorim [2]" w:date="2021-11-16T13:46:00Z">
            <w:rPr>
              <w:ins w:id="1166" w:author="Guilherme Pessoa-Amorim [2]" w:date="2021-11-15T15:21:00Z"/>
              <w:rFonts w:ascii="Mulish" w:hAnsi="Mulish"/>
              <w:sz w:val="28"/>
            </w:rPr>
          </w:rPrChange>
        </w:rPr>
        <w:pPrChange w:id="1167" w:author="Guilherme Pessoa-Amorim [2]" w:date="2021-11-15T15:21:00Z">
          <w:pPr>
            <w:pStyle w:val="Heading1"/>
            <w:numPr>
              <w:numId w:val="0"/>
            </w:numPr>
            <w:ind w:left="0" w:firstLine="0"/>
          </w:pPr>
        </w:pPrChange>
      </w:pPr>
      <w:ins w:id="1168" w:author="Guilherme Pessoa-Amorim [2]" w:date="2021-11-15T15:21:00Z">
        <w:r w:rsidRPr="00D9517A">
          <w:rPr>
            <w:rFonts w:ascii="Mulish" w:hAnsi="Mulish"/>
            <w:lang w:val="pt-PT"/>
            <w:rPrChange w:id="1169" w:author="Guilherme Pessoa-Amorim [2]" w:date="2021-11-16T13:46:00Z">
              <w:rPr>
                <w:rFonts w:ascii="Mulish" w:hAnsi="Mulish"/>
                <w:sz w:val="28"/>
              </w:rPr>
            </w:rPrChange>
          </w:rPr>
          <w:t>GPA – Guilherme Pesso</w:t>
        </w:r>
        <w:r w:rsidRPr="00D9517A">
          <w:rPr>
            <w:rFonts w:ascii="Mulish" w:hAnsi="Mulish"/>
            <w:lang w:val="pt-PT"/>
            <w:rPrChange w:id="1170" w:author="Guilherme Pessoa-Amorim [2]" w:date="2021-11-16T13:46:00Z">
              <w:rPr/>
            </w:rPrChange>
          </w:rPr>
          <w:t>a</w:t>
        </w:r>
        <w:r w:rsidRPr="00D9517A">
          <w:rPr>
            <w:rFonts w:ascii="Mulish" w:hAnsi="Mulish"/>
            <w:lang w:val="pt-PT"/>
            <w:rPrChange w:id="1171" w:author="Guilherme Pessoa-Amorim [2]" w:date="2021-11-16T13:46:00Z">
              <w:rPr>
                <w:rFonts w:ascii="Mulish" w:hAnsi="Mulish"/>
                <w:sz w:val="28"/>
              </w:rPr>
            </w:rPrChange>
          </w:rPr>
          <w:t>-Amorim</w:t>
        </w:r>
      </w:ins>
    </w:p>
    <w:p w14:paraId="29A63DC2" w14:textId="3C5AD018" w:rsidR="00D87F19" w:rsidRPr="00D9517A" w:rsidRDefault="00D87F19">
      <w:pPr>
        <w:rPr>
          <w:rFonts w:ascii="Mulish" w:hAnsi="Mulish"/>
          <w:lang w:val="pt-PT"/>
          <w:rPrChange w:id="1172" w:author="Guilherme Pessoa-Amorim [2]" w:date="2021-11-16T13:46:00Z">
            <w:rPr/>
          </w:rPrChange>
        </w:rPr>
        <w:pPrChange w:id="1173" w:author="Guilherme Pessoa-Amorim [2]" w:date="2021-11-15T15:21:00Z">
          <w:pPr>
            <w:pStyle w:val="Heading1"/>
            <w:numPr>
              <w:numId w:val="0"/>
            </w:numPr>
            <w:ind w:left="0" w:firstLine="0"/>
          </w:pPr>
        </w:pPrChange>
      </w:pPr>
      <w:ins w:id="1174" w:author="Guilherme Pessoa-Amorim [2]" w:date="2021-11-15T15:21:00Z">
        <w:r w:rsidRPr="00D9517A">
          <w:rPr>
            <w:rFonts w:ascii="Mulish" w:hAnsi="Mulish"/>
            <w:lang w:val="pt-PT"/>
            <w:rPrChange w:id="1175" w:author="Guilherme Pessoa-Amorim [2]" w:date="2021-11-16T13:46:00Z">
              <w:rPr/>
            </w:rPrChange>
          </w:rPr>
          <w:t>WS – Will Stevens</w:t>
        </w:r>
      </w:ins>
    </w:p>
    <w:p w14:paraId="1CE477D6" w14:textId="77777777" w:rsidR="004C3999" w:rsidRPr="00D9517A" w:rsidRDefault="004C3999" w:rsidP="003E336D">
      <w:pPr>
        <w:spacing w:line="360" w:lineRule="auto"/>
        <w:rPr>
          <w:ins w:id="1176" w:author="Guilherme Pessoa-Amorim" w:date="2021-11-15T09:49:00Z"/>
          <w:rFonts w:ascii="Mulish" w:eastAsiaTheme="majorEastAsia" w:hAnsi="Mulish" w:cstheme="majorBidi"/>
          <w:color w:val="2F5496" w:themeColor="accent1" w:themeShade="BF"/>
          <w:sz w:val="28"/>
          <w:szCs w:val="32"/>
          <w:lang w:val="pt-PT"/>
          <w:rPrChange w:id="1177" w:author="Guilherme Pessoa-Amorim [2]" w:date="2021-11-16T13:46:00Z">
            <w:rPr>
              <w:ins w:id="1178" w:author="Guilherme Pessoa-Amorim" w:date="2021-11-15T09:49:00Z"/>
              <w:rFonts w:asciiTheme="majorHAnsi" w:eastAsiaTheme="majorEastAsia" w:hAnsiTheme="majorHAnsi" w:cstheme="majorBidi"/>
              <w:color w:val="2F5496" w:themeColor="accent1" w:themeShade="BF"/>
              <w:sz w:val="32"/>
              <w:szCs w:val="32"/>
            </w:rPr>
          </w:rPrChange>
        </w:rPr>
      </w:pPr>
      <w:ins w:id="1179" w:author="Guilherme Pessoa-Amorim" w:date="2021-11-15T09:49:00Z">
        <w:r w:rsidRPr="00D9517A">
          <w:rPr>
            <w:rFonts w:ascii="Mulish" w:hAnsi="Mulish"/>
            <w:sz w:val="22"/>
            <w:lang w:val="pt-PT"/>
            <w:rPrChange w:id="1180" w:author="Guilherme Pessoa-Amorim [2]" w:date="2021-11-16T13:46:00Z">
              <w:rPr/>
            </w:rPrChange>
          </w:rPr>
          <w:br w:type="page"/>
        </w:r>
      </w:ins>
    </w:p>
    <w:p w14:paraId="55AB2FA9" w14:textId="61399859" w:rsidR="00ED1B27" w:rsidRPr="003E336D" w:rsidRDefault="00464A34" w:rsidP="003E336D">
      <w:pPr>
        <w:pStyle w:val="Heading1"/>
        <w:spacing w:line="360" w:lineRule="auto"/>
        <w:rPr>
          <w:rFonts w:ascii="Mulish" w:hAnsi="Mulish"/>
          <w:sz w:val="28"/>
        </w:rPr>
      </w:pPr>
      <w:bookmarkStart w:id="1181" w:name="_Toc87965165"/>
      <w:r w:rsidRPr="003E336D">
        <w:rPr>
          <w:rFonts w:ascii="Mulish" w:hAnsi="Mulish"/>
          <w:sz w:val="28"/>
        </w:rPr>
        <w:lastRenderedPageBreak/>
        <w:t>Abbreviations</w:t>
      </w:r>
      <w:bookmarkEnd w:id="1181"/>
    </w:p>
    <w:p w14:paraId="14288989" w14:textId="77777777" w:rsidR="008D3C2F" w:rsidRPr="00D9517A" w:rsidRDefault="008D3C2F" w:rsidP="003E336D">
      <w:pPr>
        <w:spacing w:line="360" w:lineRule="auto"/>
        <w:rPr>
          <w:rFonts w:ascii="Mulish" w:hAnsi="Mulish"/>
          <w:sz w:val="22"/>
          <w:rPrChange w:id="1182" w:author="Guilherme Pessoa-Amorim [2]" w:date="2021-11-16T13:46:00Z">
            <w:rPr/>
          </w:rPrChange>
        </w:rPr>
      </w:pPr>
    </w:p>
    <w:p w14:paraId="1E1CDAE2" w14:textId="0D647119" w:rsidR="0064743D" w:rsidRPr="00D9517A" w:rsidRDefault="0064743D" w:rsidP="00D87F19">
      <w:pPr>
        <w:spacing w:line="360" w:lineRule="auto"/>
        <w:rPr>
          <w:rFonts w:ascii="Mulish" w:hAnsi="Mulish"/>
          <w:sz w:val="22"/>
          <w:rPrChange w:id="1183" w:author="Guilherme Pessoa-Amorim [2]" w:date="2021-11-16T13:46:00Z">
            <w:rPr/>
          </w:rPrChange>
        </w:rPr>
      </w:pPr>
      <w:r w:rsidRPr="00D9517A">
        <w:rPr>
          <w:rFonts w:ascii="Mulish" w:hAnsi="Mulish"/>
          <w:sz w:val="22"/>
          <w:rPrChange w:id="1184" w:author="Guilherme Pessoa-Amorim [2]" w:date="2021-11-16T13:46:00Z">
            <w:rPr/>
          </w:rPrChange>
        </w:rPr>
        <w:t>ACEi: angiotensin-converting enzyme inhibitors</w:t>
      </w:r>
    </w:p>
    <w:p w14:paraId="615373B8" w14:textId="19D00D19" w:rsidR="0064743D" w:rsidRPr="00D9517A" w:rsidRDefault="0064743D">
      <w:pPr>
        <w:spacing w:line="360" w:lineRule="auto"/>
        <w:rPr>
          <w:rFonts w:ascii="Mulish" w:hAnsi="Mulish"/>
          <w:sz w:val="22"/>
          <w:rPrChange w:id="1185" w:author="Guilherme Pessoa-Amorim [2]" w:date="2021-11-16T13:46:00Z">
            <w:rPr/>
          </w:rPrChange>
        </w:rPr>
      </w:pPr>
      <w:r w:rsidRPr="00D9517A">
        <w:rPr>
          <w:rFonts w:ascii="Mulish" w:hAnsi="Mulish"/>
          <w:sz w:val="22"/>
          <w:rPrChange w:id="1186" w:author="Guilherme Pessoa-Amorim [2]" w:date="2021-11-16T13:46:00Z">
            <w:rPr/>
          </w:rPrChange>
        </w:rPr>
        <w:t>ARBs: angiotensin-receptor blockers</w:t>
      </w:r>
    </w:p>
    <w:p w14:paraId="5D9329D5" w14:textId="7ED47CAD" w:rsidR="0064743D" w:rsidRPr="00D9517A" w:rsidRDefault="0064743D">
      <w:pPr>
        <w:spacing w:line="360" w:lineRule="auto"/>
        <w:rPr>
          <w:rFonts w:ascii="Mulish" w:hAnsi="Mulish"/>
          <w:sz w:val="22"/>
          <w:rPrChange w:id="1187" w:author="Guilherme Pessoa-Amorim [2]" w:date="2021-11-16T13:46:00Z">
            <w:rPr/>
          </w:rPrChange>
        </w:rPr>
      </w:pPr>
      <w:r w:rsidRPr="00D9517A">
        <w:rPr>
          <w:rFonts w:ascii="Mulish" w:hAnsi="Mulish"/>
          <w:sz w:val="22"/>
          <w:rPrChange w:id="1188" w:author="Guilherme Pessoa-Amorim [2]" w:date="2021-11-16T13:46:00Z">
            <w:rPr/>
          </w:rPrChange>
        </w:rPr>
        <w:t>ARNIs: angiotensin-receptor/neprilysin inhibitors</w:t>
      </w:r>
    </w:p>
    <w:p w14:paraId="345BAED4" w14:textId="2F9BB01A" w:rsidR="00A92363" w:rsidRPr="00D9517A" w:rsidRDefault="00A92363">
      <w:pPr>
        <w:spacing w:line="360" w:lineRule="auto"/>
        <w:rPr>
          <w:rFonts w:ascii="Mulish" w:hAnsi="Mulish"/>
          <w:sz w:val="22"/>
          <w:rPrChange w:id="1189" w:author="Guilherme Pessoa-Amorim [2]" w:date="2021-11-16T13:46:00Z">
            <w:rPr/>
          </w:rPrChange>
        </w:rPr>
      </w:pPr>
      <w:r w:rsidRPr="00D9517A">
        <w:rPr>
          <w:rFonts w:ascii="Mulish" w:hAnsi="Mulish"/>
          <w:sz w:val="22"/>
          <w:rPrChange w:id="1190" w:author="Guilherme Pessoa-Amorim [2]" w:date="2021-11-16T13:46:00Z">
            <w:rPr/>
          </w:rPrChange>
        </w:rPr>
        <w:t>BNF: British National Formulary</w:t>
      </w:r>
    </w:p>
    <w:p w14:paraId="2FE7B25E" w14:textId="2606ECD1" w:rsidR="0064743D" w:rsidRPr="00D9517A" w:rsidRDefault="0064743D">
      <w:pPr>
        <w:spacing w:line="360" w:lineRule="auto"/>
        <w:rPr>
          <w:rFonts w:ascii="Mulish" w:hAnsi="Mulish"/>
          <w:sz w:val="22"/>
          <w:rPrChange w:id="1191" w:author="Guilherme Pessoa-Amorim [2]" w:date="2021-11-16T13:46:00Z">
            <w:rPr/>
          </w:rPrChange>
        </w:rPr>
      </w:pPr>
      <w:r w:rsidRPr="00D9517A">
        <w:rPr>
          <w:rFonts w:ascii="Mulish" w:hAnsi="Mulish"/>
          <w:sz w:val="22"/>
          <w:rPrChange w:id="1192" w:author="Guilherme Pessoa-Amorim [2]" w:date="2021-11-16T13:46:00Z">
            <w:rPr/>
          </w:rPrChange>
        </w:rPr>
        <w:t>CCBs: calcium-channel blockers</w:t>
      </w:r>
    </w:p>
    <w:p w14:paraId="72B7D99A" w14:textId="50B7B82C" w:rsidR="008A7880" w:rsidRPr="00D9517A" w:rsidRDefault="008A7880">
      <w:pPr>
        <w:spacing w:line="360" w:lineRule="auto"/>
        <w:rPr>
          <w:rFonts w:ascii="Mulish" w:hAnsi="Mulish"/>
          <w:sz w:val="22"/>
          <w:rPrChange w:id="1193" w:author="Guilherme Pessoa-Amorim [2]" w:date="2021-11-16T13:46:00Z">
            <w:rPr/>
          </w:rPrChange>
        </w:rPr>
      </w:pPr>
      <w:r w:rsidRPr="00D9517A">
        <w:rPr>
          <w:rFonts w:ascii="Mulish" w:hAnsi="Mulish" w:cs="Calibri Light"/>
          <w:sz w:val="22"/>
          <w:rPrChange w:id="1194" w:author="Guilherme Pessoa-Amorim [2]" w:date="2021-11-16T13:46:00Z">
            <w:rPr>
              <w:rFonts w:ascii="Calibri" w:hAnsi="Calibri" w:cs="Calibri Light"/>
            </w:rPr>
          </w:rPrChange>
        </w:rPr>
        <w:t>CM: Concomitant Medication domain</w:t>
      </w:r>
    </w:p>
    <w:p w14:paraId="2DEFB233" w14:textId="0C86F167" w:rsidR="008D3C2F" w:rsidRPr="00D9517A" w:rsidRDefault="008D3C2F">
      <w:pPr>
        <w:spacing w:line="360" w:lineRule="auto"/>
        <w:rPr>
          <w:rFonts w:ascii="Mulish" w:hAnsi="Mulish"/>
          <w:sz w:val="22"/>
          <w:rPrChange w:id="1195" w:author="Guilherme Pessoa-Amorim [2]" w:date="2021-11-16T13:46:00Z">
            <w:rPr/>
          </w:rPrChange>
        </w:rPr>
      </w:pPr>
      <w:r w:rsidRPr="00D9517A">
        <w:rPr>
          <w:rFonts w:ascii="Mulish" w:hAnsi="Mulish"/>
          <w:sz w:val="22"/>
          <w:rPrChange w:id="1196" w:author="Guilherme Pessoa-Amorim [2]" w:date="2021-11-16T13:46:00Z">
            <w:rPr/>
          </w:rPrChange>
        </w:rPr>
        <w:t>CTSU: Clinical Trial Service Unit</w:t>
      </w:r>
    </w:p>
    <w:p w14:paraId="25A0BDCA" w14:textId="3047FE25" w:rsidR="0064743D" w:rsidRPr="00D9517A" w:rsidRDefault="0064743D">
      <w:pPr>
        <w:spacing w:line="360" w:lineRule="auto"/>
        <w:rPr>
          <w:rFonts w:ascii="Mulish" w:hAnsi="Mulish"/>
          <w:sz w:val="22"/>
          <w:rPrChange w:id="1197" w:author="Guilherme Pessoa-Amorim [2]" w:date="2021-11-16T13:46:00Z">
            <w:rPr/>
          </w:rPrChange>
        </w:rPr>
      </w:pPr>
      <w:r w:rsidRPr="00D9517A">
        <w:rPr>
          <w:rFonts w:ascii="Mulish" w:hAnsi="Mulish"/>
          <w:sz w:val="22"/>
          <w:rPrChange w:id="1198" w:author="Guilherme Pessoa-Amorim [2]" w:date="2021-11-16T13:46:00Z">
            <w:rPr/>
          </w:rPrChange>
        </w:rPr>
        <w:t xml:space="preserve">eCRFs: electronic case report forms </w:t>
      </w:r>
    </w:p>
    <w:p w14:paraId="7D9B09C1" w14:textId="6D02CD52" w:rsidR="008D3C2F" w:rsidRPr="00D9517A" w:rsidRDefault="008D3C2F">
      <w:pPr>
        <w:spacing w:line="360" w:lineRule="auto"/>
        <w:rPr>
          <w:rFonts w:ascii="Mulish" w:hAnsi="Mulish"/>
          <w:sz w:val="22"/>
          <w:rPrChange w:id="1199" w:author="Guilherme Pessoa-Amorim [2]" w:date="2021-11-16T13:46:00Z">
            <w:rPr/>
          </w:rPrChange>
        </w:rPr>
      </w:pPr>
      <w:r w:rsidRPr="00D9517A">
        <w:rPr>
          <w:rFonts w:ascii="Mulish" w:hAnsi="Mulish"/>
          <w:sz w:val="22"/>
          <w:rPrChange w:id="1200" w:author="Guilherme Pessoa-Amorim [2]" w:date="2021-11-16T13:46:00Z">
            <w:rPr/>
          </w:rPrChange>
        </w:rPr>
        <w:t>GDPPR: General Practice Data for Pandemic Planning and Research</w:t>
      </w:r>
    </w:p>
    <w:p w14:paraId="1F8BB6A1" w14:textId="2ECF2BC5" w:rsidR="00A92363" w:rsidRPr="00D9517A" w:rsidRDefault="00A92363">
      <w:pPr>
        <w:spacing w:line="360" w:lineRule="auto"/>
        <w:jc w:val="both"/>
        <w:rPr>
          <w:rFonts w:ascii="Mulish" w:hAnsi="Mulish"/>
          <w:sz w:val="22"/>
          <w:rPrChange w:id="1201" w:author="Guilherme Pessoa-Amorim [2]" w:date="2021-11-16T13:46:00Z">
            <w:rPr/>
          </w:rPrChange>
        </w:rPr>
      </w:pPr>
      <w:r w:rsidRPr="00D9517A">
        <w:rPr>
          <w:rFonts w:ascii="Mulish" w:hAnsi="Mulish"/>
          <w:sz w:val="22"/>
          <w:rPrChange w:id="1202" w:author="Guilherme Pessoa-Amorim [2]" w:date="2021-11-16T13:46:00Z">
            <w:rPr/>
          </w:rPrChange>
        </w:rPr>
        <w:t xml:space="preserve">GLP1: Glucagon-Like Peptide 1 </w:t>
      </w:r>
    </w:p>
    <w:p w14:paraId="09601EC1" w14:textId="0022B38A" w:rsidR="008D3C2F" w:rsidRPr="00D9517A" w:rsidRDefault="008D3C2F">
      <w:pPr>
        <w:spacing w:line="360" w:lineRule="auto"/>
        <w:rPr>
          <w:rFonts w:ascii="Mulish" w:hAnsi="Mulish"/>
          <w:sz w:val="22"/>
          <w:rPrChange w:id="1203" w:author="Guilherme Pessoa-Amorim [2]" w:date="2021-11-16T13:46:00Z">
            <w:rPr/>
          </w:rPrChange>
        </w:rPr>
      </w:pPr>
      <w:r w:rsidRPr="00D9517A">
        <w:rPr>
          <w:rFonts w:ascii="Mulish" w:hAnsi="Mulish"/>
          <w:sz w:val="22"/>
          <w:rPrChange w:id="1204" w:author="Guilherme Pessoa-Amorim [2]" w:date="2021-11-16T13:46:00Z">
            <w:rPr/>
          </w:rPrChange>
        </w:rPr>
        <w:t>LDLc: low-density lipoprotein cholesterol</w:t>
      </w:r>
    </w:p>
    <w:p w14:paraId="4E4E5C9F" w14:textId="5812CACE" w:rsidR="0064743D" w:rsidRPr="00D9517A" w:rsidRDefault="0064743D">
      <w:pPr>
        <w:spacing w:line="360" w:lineRule="auto"/>
        <w:rPr>
          <w:rFonts w:ascii="Mulish" w:hAnsi="Mulish"/>
          <w:sz w:val="22"/>
          <w:rPrChange w:id="1205" w:author="Guilherme Pessoa-Amorim [2]" w:date="2021-11-16T13:46:00Z">
            <w:rPr/>
          </w:rPrChange>
        </w:rPr>
      </w:pPr>
      <w:r w:rsidRPr="00D9517A">
        <w:rPr>
          <w:rFonts w:ascii="Mulish" w:hAnsi="Mulish"/>
          <w:sz w:val="22"/>
          <w:rPrChange w:id="1206" w:author="Guilherme Pessoa-Amorim [2]" w:date="2021-11-16T13:46:00Z">
            <w:rPr/>
          </w:rPrChange>
        </w:rPr>
        <w:t>LMWHs: low-molecular weight heparins</w:t>
      </w:r>
    </w:p>
    <w:p w14:paraId="12213420" w14:textId="3F946E65" w:rsidR="0064743D" w:rsidRPr="00D9517A" w:rsidRDefault="0064743D">
      <w:pPr>
        <w:spacing w:line="360" w:lineRule="auto"/>
        <w:rPr>
          <w:rFonts w:ascii="Mulish" w:hAnsi="Mulish"/>
          <w:sz w:val="22"/>
          <w:rPrChange w:id="1207" w:author="Guilherme Pessoa-Amorim [2]" w:date="2021-11-16T13:46:00Z">
            <w:rPr/>
          </w:rPrChange>
        </w:rPr>
      </w:pPr>
      <w:r w:rsidRPr="00D9517A">
        <w:rPr>
          <w:rFonts w:ascii="Mulish" w:hAnsi="Mulish"/>
          <w:sz w:val="22"/>
          <w:rPrChange w:id="1208" w:author="Guilherme Pessoa-Amorim [2]" w:date="2021-11-16T13:46:00Z">
            <w:rPr/>
          </w:rPrChange>
        </w:rPr>
        <w:t>MRAs: mineralocorticoid receptor antagonists</w:t>
      </w:r>
    </w:p>
    <w:p w14:paraId="22BE9829" w14:textId="53FFA9C8" w:rsidR="008D3C2F" w:rsidRPr="00D9517A" w:rsidRDefault="008D3C2F">
      <w:pPr>
        <w:spacing w:line="360" w:lineRule="auto"/>
        <w:rPr>
          <w:rFonts w:ascii="Mulish" w:hAnsi="Mulish"/>
          <w:sz w:val="22"/>
          <w:rPrChange w:id="1209" w:author="Guilherme Pessoa-Amorim [2]" w:date="2021-11-16T13:46:00Z">
            <w:rPr/>
          </w:rPrChange>
        </w:rPr>
      </w:pPr>
      <w:r w:rsidRPr="00D9517A">
        <w:rPr>
          <w:rFonts w:ascii="Mulish" w:hAnsi="Mulish"/>
          <w:sz w:val="22"/>
          <w:rPrChange w:id="1210" w:author="Guilherme Pessoa-Amorim [2]" w:date="2021-11-16T13:46:00Z">
            <w:rPr/>
          </w:rPrChange>
        </w:rPr>
        <w:t>NHSBSA: National Health Service Business Services Authority</w:t>
      </w:r>
    </w:p>
    <w:p w14:paraId="1F846D9D" w14:textId="24EF01BF" w:rsidR="0064743D" w:rsidRPr="00D9517A" w:rsidRDefault="0064743D">
      <w:pPr>
        <w:spacing w:line="360" w:lineRule="auto"/>
        <w:jc w:val="both"/>
        <w:rPr>
          <w:rFonts w:ascii="Mulish" w:hAnsi="Mulish"/>
          <w:sz w:val="22"/>
          <w:rPrChange w:id="1211" w:author="Guilherme Pessoa-Amorim [2]" w:date="2021-11-16T13:46:00Z">
            <w:rPr/>
          </w:rPrChange>
        </w:rPr>
      </w:pPr>
      <w:r w:rsidRPr="00D9517A">
        <w:rPr>
          <w:rFonts w:ascii="Mulish" w:hAnsi="Mulish"/>
          <w:sz w:val="22"/>
          <w:rPrChange w:id="1212" w:author="Guilherme Pessoa-Amorim [2]" w:date="2021-11-16T13:46:00Z">
            <w:rPr/>
          </w:rPrChange>
        </w:rPr>
        <w:t>NOACs: novel oral anticoagulants</w:t>
      </w:r>
    </w:p>
    <w:p w14:paraId="72AE306B" w14:textId="21D1A717" w:rsidR="0064743D" w:rsidRPr="00D9517A" w:rsidRDefault="0064743D">
      <w:pPr>
        <w:spacing w:line="360" w:lineRule="auto"/>
        <w:rPr>
          <w:rFonts w:ascii="Mulish" w:hAnsi="Mulish"/>
          <w:sz w:val="22"/>
          <w:rPrChange w:id="1213" w:author="Guilherme Pessoa-Amorim [2]" w:date="2021-11-16T13:46:00Z">
            <w:rPr/>
          </w:rPrChange>
        </w:rPr>
      </w:pPr>
      <w:r w:rsidRPr="00D9517A">
        <w:rPr>
          <w:rFonts w:ascii="Mulish" w:hAnsi="Mulish"/>
          <w:sz w:val="22"/>
          <w:rPrChange w:id="1214" w:author="Guilherme Pessoa-Amorim [2]" w:date="2021-11-16T13:46:00Z">
            <w:rPr/>
          </w:rPrChange>
        </w:rPr>
        <w:t>P2Y12i: P2Y12 inhibitors</w:t>
      </w:r>
    </w:p>
    <w:p w14:paraId="0303E42B" w14:textId="50F3A67F" w:rsidR="0064743D" w:rsidRPr="00D9517A" w:rsidRDefault="0064743D">
      <w:pPr>
        <w:spacing w:line="360" w:lineRule="auto"/>
        <w:rPr>
          <w:rFonts w:ascii="Mulish" w:hAnsi="Mulish"/>
          <w:sz w:val="22"/>
          <w:rPrChange w:id="1215" w:author="Guilherme Pessoa-Amorim [2]" w:date="2021-11-16T13:46:00Z">
            <w:rPr/>
          </w:rPrChange>
        </w:rPr>
      </w:pPr>
      <w:r w:rsidRPr="00D9517A">
        <w:rPr>
          <w:rFonts w:ascii="Mulish" w:hAnsi="Mulish"/>
          <w:sz w:val="22"/>
          <w:rPrChange w:id="1216" w:author="Guilherme Pessoa-Amorim [2]" w:date="2021-11-16T13:46:00Z">
            <w:rPr/>
          </w:rPrChange>
        </w:rPr>
        <w:t>PCSK9i: proprotein convertase subtilisin/kexin type 9 inhibitors</w:t>
      </w:r>
    </w:p>
    <w:p w14:paraId="7965070D" w14:textId="60BEEA3A" w:rsidR="0064743D" w:rsidRPr="00D9517A" w:rsidRDefault="0064743D">
      <w:pPr>
        <w:spacing w:line="360" w:lineRule="auto"/>
        <w:rPr>
          <w:rFonts w:ascii="Mulish" w:hAnsi="Mulish"/>
          <w:sz w:val="22"/>
          <w:rPrChange w:id="1217" w:author="Guilherme Pessoa-Amorim [2]" w:date="2021-11-16T13:46:00Z">
            <w:rPr/>
          </w:rPrChange>
        </w:rPr>
      </w:pPr>
      <w:r w:rsidRPr="00D9517A">
        <w:rPr>
          <w:rFonts w:ascii="Mulish" w:hAnsi="Mulish"/>
          <w:sz w:val="22"/>
          <w:rPrChange w:id="1218" w:author="Guilherme Pessoa-Amorim [2]" w:date="2021-11-16T13:46:00Z">
            <w:rPr/>
          </w:rPrChange>
        </w:rPr>
        <w:t>RAASi: renin-angiotensin-aldosterone systemic inhibitor</w:t>
      </w:r>
    </w:p>
    <w:p w14:paraId="60921823" w14:textId="01E61487" w:rsidR="008D3C2F" w:rsidRPr="00D9517A" w:rsidRDefault="008D3C2F">
      <w:pPr>
        <w:spacing w:line="360" w:lineRule="auto"/>
        <w:rPr>
          <w:rFonts w:ascii="Mulish" w:hAnsi="Mulish"/>
          <w:sz w:val="22"/>
          <w:rPrChange w:id="1219" w:author="Guilherme Pessoa-Amorim [2]" w:date="2021-11-16T13:46:00Z">
            <w:rPr/>
          </w:rPrChange>
        </w:rPr>
      </w:pPr>
      <w:r w:rsidRPr="00D9517A">
        <w:rPr>
          <w:rFonts w:ascii="Mulish" w:hAnsi="Mulish"/>
          <w:sz w:val="22"/>
          <w:rPrChange w:id="1220" w:author="Guilherme Pessoa-Amorim [2]" w:date="2021-11-16T13:46:00Z">
            <w:rPr/>
          </w:rPrChange>
        </w:rPr>
        <w:t>RCD: routinely collected data</w:t>
      </w:r>
    </w:p>
    <w:p w14:paraId="625FDD03" w14:textId="25DB4715" w:rsidR="0064743D" w:rsidRPr="00D9517A" w:rsidRDefault="008D3C2F">
      <w:pPr>
        <w:spacing w:line="360" w:lineRule="auto"/>
        <w:rPr>
          <w:rFonts w:ascii="Mulish" w:hAnsi="Mulish"/>
          <w:sz w:val="22"/>
          <w:rPrChange w:id="1221" w:author="Guilherme Pessoa-Amorim [2]" w:date="2021-11-16T13:46:00Z">
            <w:rPr/>
          </w:rPrChange>
        </w:rPr>
      </w:pPr>
      <w:r w:rsidRPr="00D9517A">
        <w:rPr>
          <w:rFonts w:ascii="Mulish" w:hAnsi="Mulish"/>
          <w:sz w:val="22"/>
          <w:rPrChange w:id="1222" w:author="Guilherme Pessoa-Amorim [2]" w:date="2021-11-16T13:46:00Z">
            <w:rPr/>
          </w:rPrChange>
        </w:rPr>
        <w:t>RCTs: randomised controlled trials</w:t>
      </w:r>
    </w:p>
    <w:p w14:paraId="6842B111" w14:textId="23175229" w:rsidR="008A7880" w:rsidRPr="00D9517A" w:rsidRDefault="008A7880">
      <w:pPr>
        <w:spacing w:line="360" w:lineRule="auto"/>
        <w:rPr>
          <w:rFonts w:ascii="Mulish" w:hAnsi="Mulish"/>
          <w:sz w:val="22"/>
          <w:rPrChange w:id="1223" w:author="Guilherme Pessoa-Amorim [2]" w:date="2021-11-16T13:46:00Z">
            <w:rPr/>
          </w:rPrChange>
        </w:rPr>
      </w:pPr>
      <w:r w:rsidRPr="00D9517A">
        <w:rPr>
          <w:rFonts w:ascii="Mulish" w:hAnsi="Mulish" w:cs="Calibri Light"/>
          <w:sz w:val="22"/>
          <w:rPrChange w:id="1224" w:author="Guilherme Pessoa-Amorim [2]" w:date="2021-11-16T13:46:00Z">
            <w:rPr>
              <w:rFonts w:ascii="Calibri" w:hAnsi="Calibri" w:cs="Calibri Light"/>
            </w:rPr>
          </w:rPrChange>
        </w:rPr>
        <w:t xml:space="preserve">SDTM: Study Data Tabulation Model </w:t>
      </w:r>
    </w:p>
    <w:p w14:paraId="08B9B934" w14:textId="69E3D577" w:rsidR="0064743D" w:rsidRPr="00D9517A" w:rsidRDefault="0064743D">
      <w:pPr>
        <w:spacing w:line="360" w:lineRule="auto"/>
        <w:rPr>
          <w:rFonts w:ascii="Mulish" w:hAnsi="Mulish"/>
          <w:sz w:val="22"/>
          <w:rPrChange w:id="1225" w:author="Guilherme Pessoa-Amorim [2]" w:date="2021-11-16T13:46:00Z">
            <w:rPr/>
          </w:rPrChange>
        </w:rPr>
      </w:pPr>
      <w:r w:rsidRPr="00D9517A">
        <w:rPr>
          <w:rFonts w:ascii="Mulish" w:hAnsi="Mulish"/>
          <w:sz w:val="22"/>
          <w:rPrChange w:id="1226" w:author="Guilherme Pessoa-Amorim [2]" w:date="2021-11-16T13:46:00Z">
            <w:rPr/>
          </w:rPrChange>
        </w:rPr>
        <w:t>SGLT2i: sodium-glucose transporter 2 inhibitors</w:t>
      </w:r>
    </w:p>
    <w:p w14:paraId="50194D5B" w14:textId="77777777" w:rsidR="0064743D" w:rsidRPr="00D9517A" w:rsidRDefault="0064743D">
      <w:pPr>
        <w:spacing w:line="360" w:lineRule="auto"/>
        <w:rPr>
          <w:rFonts w:ascii="Mulish" w:hAnsi="Mulish"/>
          <w:sz w:val="22"/>
          <w:rPrChange w:id="1227" w:author="Guilherme Pessoa-Amorim [2]" w:date="2021-11-16T13:46:00Z">
            <w:rPr/>
          </w:rPrChange>
        </w:rPr>
        <w:pPrChange w:id="1228" w:author="Guilherme Pessoa-Amorim [2]" w:date="2021-11-15T13:07:00Z">
          <w:pPr/>
        </w:pPrChange>
      </w:pPr>
    </w:p>
    <w:p w14:paraId="1519D387" w14:textId="12AE9F13" w:rsidR="0090421B" w:rsidRPr="00D9517A" w:rsidRDefault="0090421B">
      <w:pPr>
        <w:spacing w:line="360" w:lineRule="auto"/>
        <w:rPr>
          <w:rFonts w:ascii="Mulish" w:hAnsi="Mulish"/>
          <w:b/>
          <w:bCs/>
          <w:sz w:val="22"/>
          <w:rPrChange w:id="1229" w:author="Guilherme Pessoa-Amorim [2]" w:date="2021-11-16T13:46:00Z">
            <w:rPr>
              <w:b/>
              <w:bCs/>
            </w:rPr>
          </w:rPrChange>
        </w:rPr>
        <w:pPrChange w:id="1230" w:author="Guilherme Pessoa-Amorim [2]" w:date="2021-11-15T13:07:00Z">
          <w:pPr/>
        </w:pPrChange>
      </w:pPr>
      <w:r w:rsidRPr="00D9517A">
        <w:rPr>
          <w:rFonts w:ascii="Mulish" w:hAnsi="Mulish"/>
          <w:b/>
          <w:bCs/>
          <w:sz w:val="22"/>
          <w:rPrChange w:id="1231" w:author="Guilherme Pessoa-Amorim [2]" w:date="2021-11-16T13:46:00Z">
            <w:rPr>
              <w:b/>
              <w:bCs/>
            </w:rPr>
          </w:rPrChange>
        </w:rPr>
        <w:br w:type="page"/>
      </w:r>
    </w:p>
    <w:p w14:paraId="02218951" w14:textId="1CA8695C" w:rsidR="0008314D" w:rsidRPr="00D9517A" w:rsidRDefault="0008314D">
      <w:pPr>
        <w:pStyle w:val="Heading1"/>
        <w:spacing w:line="360" w:lineRule="auto"/>
        <w:rPr>
          <w:rFonts w:ascii="Mulish" w:hAnsi="Mulish"/>
          <w:sz w:val="28"/>
          <w:rPrChange w:id="1232" w:author="Guilherme Pessoa-Amorim [2]" w:date="2021-11-16T13:46:00Z">
            <w:rPr/>
          </w:rPrChange>
        </w:rPr>
        <w:pPrChange w:id="1233" w:author="Guilherme Pessoa-Amorim [2]" w:date="2021-11-15T13:07:00Z">
          <w:pPr>
            <w:pStyle w:val="Heading1"/>
          </w:pPr>
        </w:pPrChange>
      </w:pPr>
      <w:bookmarkStart w:id="1234" w:name="_Toc87965166"/>
      <w:r w:rsidRPr="00D9517A">
        <w:rPr>
          <w:rFonts w:ascii="Mulish" w:hAnsi="Mulish"/>
          <w:sz w:val="28"/>
          <w:rPrChange w:id="1235" w:author="Guilherme Pessoa-Amorim [2]" w:date="2021-11-16T13:46:00Z">
            <w:rPr/>
          </w:rPrChange>
        </w:rPr>
        <w:lastRenderedPageBreak/>
        <w:t>Introduction</w:t>
      </w:r>
      <w:bookmarkEnd w:id="1234"/>
    </w:p>
    <w:p w14:paraId="06A77B48" w14:textId="77777777" w:rsidR="0023604F" w:rsidRPr="00D9517A" w:rsidRDefault="0023604F">
      <w:pPr>
        <w:spacing w:line="360" w:lineRule="auto"/>
        <w:jc w:val="both"/>
        <w:rPr>
          <w:rFonts w:ascii="Mulish" w:hAnsi="Mulish"/>
          <w:sz w:val="22"/>
          <w:rPrChange w:id="1236" w:author="Guilherme Pessoa-Amorim [2]" w:date="2021-11-16T13:46:00Z">
            <w:rPr/>
          </w:rPrChange>
        </w:rPr>
        <w:pPrChange w:id="1237" w:author="Guilherme Pessoa-Amorim [2]" w:date="2021-11-15T13:07:00Z">
          <w:pPr>
            <w:jc w:val="both"/>
          </w:pPr>
        </w:pPrChange>
      </w:pPr>
    </w:p>
    <w:p w14:paraId="6348E84D" w14:textId="396C7D3B" w:rsidR="00AD5BB6" w:rsidRPr="00D9517A" w:rsidRDefault="00AD5BB6">
      <w:pPr>
        <w:spacing w:line="360" w:lineRule="auto"/>
        <w:jc w:val="both"/>
        <w:rPr>
          <w:rFonts w:ascii="Mulish" w:hAnsi="Mulish"/>
          <w:sz w:val="22"/>
          <w:rPrChange w:id="1238" w:author="Guilherme Pessoa-Amorim [2]" w:date="2021-11-16T13:46:00Z">
            <w:rPr/>
          </w:rPrChange>
        </w:rPr>
        <w:pPrChange w:id="1239" w:author="Guilherme Pessoa-Amorim [2]" w:date="2021-11-15T13:07:00Z">
          <w:pPr>
            <w:jc w:val="both"/>
          </w:pPr>
        </w:pPrChange>
      </w:pPr>
      <w:r w:rsidRPr="00D9517A">
        <w:rPr>
          <w:rFonts w:ascii="Mulish" w:hAnsi="Mulish"/>
          <w:sz w:val="22"/>
          <w:rPrChange w:id="1240" w:author="Guilherme Pessoa-Amorim [2]" w:date="2021-11-16T13:46:00Z">
            <w:rPr/>
          </w:rPrChange>
        </w:rPr>
        <w:t xml:space="preserve">The purpose of this data analysis plan is to outline the objectives </w:t>
      </w:r>
      <w:r w:rsidR="008D3C2F" w:rsidRPr="00D9517A">
        <w:rPr>
          <w:rFonts w:ascii="Mulish" w:hAnsi="Mulish"/>
          <w:sz w:val="22"/>
          <w:rPrChange w:id="1241" w:author="Guilherme Pessoa-Amorim [2]" w:date="2021-11-16T13:46:00Z">
            <w:rPr/>
          </w:rPrChange>
        </w:rPr>
        <w:t xml:space="preserve">of </w:t>
      </w:r>
      <w:r w:rsidRPr="00D9517A">
        <w:rPr>
          <w:rFonts w:ascii="Mulish" w:hAnsi="Mulish"/>
          <w:sz w:val="22"/>
          <w:rPrChange w:id="1242" w:author="Guilherme Pessoa-Amorim [2]" w:date="2021-11-16T13:46:00Z">
            <w:rPr/>
          </w:rPrChange>
        </w:rPr>
        <w:t xml:space="preserve">the </w:t>
      </w:r>
      <w:r w:rsidR="00E73CB3" w:rsidRPr="00D9517A">
        <w:rPr>
          <w:rFonts w:ascii="Mulish" w:hAnsi="Mulish"/>
          <w:sz w:val="22"/>
          <w:rPrChange w:id="1243" w:author="Guilherme Pessoa-Amorim [2]" w:date="2021-11-16T13:46:00Z">
            <w:rPr/>
          </w:rPrChange>
        </w:rPr>
        <w:t>above-mentioned</w:t>
      </w:r>
      <w:r w:rsidRPr="00D9517A">
        <w:rPr>
          <w:rFonts w:ascii="Mulish" w:hAnsi="Mulish"/>
          <w:sz w:val="22"/>
          <w:rPrChange w:id="1244" w:author="Guilherme Pessoa-Amorim [2]" w:date="2021-11-16T13:46:00Z">
            <w:rPr/>
          </w:rPrChange>
        </w:rPr>
        <w:t xml:space="preserve"> DPhil thesis,</w:t>
      </w:r>
      <w:r w:rsidRPr="00D9517A">
        <w:rPr>
          <w:rFonts w:ascii="Mulish" w:hAnsi="Mulish"/>
          <w:i/>
          <w:iCs/>
          <w:sz w:val="22"/>
          <w:rPrChange w:id="1245" w:author="Guilherme Pessoa-Amorim [2]" w:date="2021-11-16T13:46:00Z">
            <w:rPr>
              <w:i/>
              <w:iCs/>
            </w:rPr>
          </w:rPrChange>
        </w:rPr>
        <w:t xml:space="preserve"> </w:t>
      </w:r>
      <w:r w:rsidRPr="00D9517A">
        <w:rPr>
          <w:rFonts w:ascii="Mulish" w:hAnsi="Mulish"/>
          <w:sz w:val="22"/>
          <w:rPrChange w:id="1246" w:author="Guilherme Pessoa-Amorim [2]" w:date="2021-11-16T13:46:00Z">
            <w:rPr/>
          </w:rPrChange>
        </w:rPr>
        <w:t xml:space="preserve">the outcomes used, and the statistical analyses planned. </w:t>
      </w:r>
      <w:r w:rsidR="00BA301B" w:rsidRPr="00D9517A">
        <w:rPr>
          <w:rFonts w:ascii="Mulish" w:hAnsi="Mulish"/>
          <w:sz w:val="22"/>
          <w:rPrChange w:id="1247" w:author="Guilherme Pessoa-Amorim [2]" w:date="2021-11-16T13:46:00Z">
            <w:rPr/>
          </w:rPrChange>
        </w:rPr>
        <w:t xml:space="preserve">This DPhil degree </w:t>
      </w:r>
      <w:del w:id="1248" w:author="Will Stevens" w:date="2021-11-12T10:31:00Z">
        <w:r w:rsidR="00BA301B" w:rsidRPr="00D9517A" w:rsidDel="00C767B5">
          <w:rPr>
            <w:rFonts w:ascii="Mulish" w:hAnsi="Mulish"/>
            <w:sz w:val="22"/>
            <w:rPrChange w:id="1249" w:author="Guilherme Pessoa-Amorim [2]" w:date="2021-11-16T13:46:00Z">
              <w:rPr/>
            </w:rPrChange>
          </w:rPr>
          <w:delText>has</w:delText>
        </w:r>
      </w:del>
      <w:r w:rsidR="00BA301B" w:rsidRPr="00D9517A">
        <w:rPr>
          <w:rFonts w:ascii="Mulish" w:hAnsi="Mulish"/>
          <w:sz w:val="22"/>
          <w:rPrChange w:id="1250" w:author="Guilherme Pessoa-Amorim [2]" w:date="2021-11-16T13:46:00Z">
            <w:rPr/>
          </w:rPrChange>
        </w:rPr>
        <w:t xml:space="preserve"> started on October 2020 and will finish </w:t>
      </w:r>
      <w:r w:rsidR="003B0ECE" w:rsidRPr="00D9517A">
        <w:rPr>
          <w:rFonts w:ascii="Mulish" w:hAnsi="Mulish"/>
          <w:sz w:val="22"/>
          <w:rPrChange w:id="1251" w:author="Guilherme Pessoa-Amorim [2]" w:date="2021-11-16T13:46:00Z">
            <w:rPr/>
          </w:rPrChange>
        </w:rPr>
        <w:t>in</w:t>
      </w:r>
      <w:r w:rsidR="00BA301B" w:rsidRPr="00D9517A">
        <w:rPr>
          <w:rFonts w:ascii="Mulish" w:hAnsi="Mulish"/>
          <w:sz w:val="22"/>
          <w:rPrChange w:id="1252" w:author="Guilherme Pessoa-Amorim [2]" w:date="2021-11-16T13:46:00Z">
            <w:rPr/>
          </w:rPrChange>
        </w:rPr>
        <w:t xml:space="preserve"> September 2023. </w:t>
      </w:r>
    </w:p>
    <w:p w14:paraId="3B4EE036" w14:textId="4AA7B426" w:rsidR="00AD5BB6" w:rsidRPr="00D9517A" w:rsidRDefault="0008314D">
      <w:pPr>
        <w:pStyle w:val="Heading1"/>
        <w:spacing w:line="360" w:lineRule="auto"/>
        <w:rPr>
          <w:rFonts w:ascii="Mulish" w:hAnsi="Mulish"/>
          <w:sz w:val="28"/>
          <w:rPrChange w:id="1253" w:author="Guilherme Pessoa-Amorim [2]" w:date="2021-11-16T13:46:00Z">
            <w:rPr/>
          </w:rPrChange>
        </w:rPr>
        <w:pPrChange w:id="1254" w:author="Guilherme Pessoa-Amorim [2]" w:date="2021-11-15T13:07:00Z">
          <w:pPr>
            <w:pStyle w:val="Heading1"/>
          </w:pPr>
        </w:pPrChange>
      </w:pPr>
      <w:bookmarkStart w:id="1255" w:name="_Toc87965167"/>
      <w:r w:rsidRPr="00D9517A">
        <w:rPr>
          <w:rFonts w:ascii="Mulish" w:hAnsi="Mulish"/>
          <w:sz w:val="28"/>
          <w:rPrChange w:id="1256" w:author="Guilherme Pessoa-Amorim [2]" w:date="2021-11-16T13:46:00Z">
            <w:rPr/>
          </w:rPrChange>
        </w:rPr>
        <w:t>Backgroun</w:t>
      </w:r>
      <w:r w:rsidR="00AD5BB6" w:rsidRPr="00D9517A">
        <w:rPr>
          <w:rFonts w:ascii="Mulish" w:hAnsi="Mulish"/>
          <w:sz w:val="28"/>
          <w:rPrChange w:id="1257" w:author="Guilherme Pessoa-Amorim [2]" w:date="2021-11-16T13:46:00Z">
            <w:rPr/>
          </w:rPrChange>
        </w:rPr>
        <w:t>d</w:t>
      </w:r>
      <w:bookmarkEnd w:id="1255"/>
    </w:p>
    <w:p w14:paraId="009EE6F3" w14:textId="77777777" w:rsidR="005B76F3" w:rsidRPr="00D9517A" w:rsidRDefault="005B76F3">
      <w:pPr>
        <w:pStyle w:val="ListParagraph"/>
        <w:spacing w:line="360" w:lineRule="auto"/>
        <w:rPr>
          <w:rFonts w:ascii="Mulish" w:hAnsi="Mulish"/>
          <w:b/>
          <w:bCs/>
          <w:sz w:val="22"/>
          <w:rPrChange w:id="1258" w:author="Guilherme Pessoa-Amorim [2]" w:date="2021-11-16T13:46:00Z">
            <w:rPr>
              <w:b/>
              <w:bCs/>
            </w:rPr>
          </w:rPrChange>
        </w:rPr>
        <w:pPrChange w:id="1259" w:author="Guilherme Pessoa-Amorim [2]" w:date="2021-11-15T13:07:00Z">
          <w:pPr>
            <w:pStyle w:val="ListParagraph"/>
          </w:pPr>
        </w:pPrChange>
      </w:pPr>
    </w:p>
    <w:p w14:paraId="0B3DAEB4" w14:textId="34FD3941" w:rsidR="0008314D" w:rsidRPr="00D9517A" w:rsidRDefault="0008314D">
      <w:pPr>
        <w:pStyle w:val="Heading2"/>
        <w:spacing w:line="360" w:lineRule="auto"/>
        <w:rPr>
          <w:rFonts w:ascii="Mulish" w:hAnsi="Mulish"/>
          <w:sz w:val="24"/>
          <w:rPrChange w:id="1260" w:author="Guilherme Pessoa-Amorim [2]" w:date="2021-11-16T13:46:00Z">
            <w:rPr/>
          </w:rPrChange>
        </w:rPr>
        <w:pPrChange w:id="1261" w:author="Guilherme Pessoa-Amorim [2]" w:date="2021-11-15T13:07:00Z">
          <w:pPr>
            <w:pStyle w:val="Heading2"/>
          </w:pPr>
        </w:pPrChange>
      </w:pPr>
      <w:bookmarkStart w:id="1262" w:name="_Toc87965168"/>
      <w:r w:rsidRPr="00D9517A">
        <w:rPr>
          <w:rFonts w:ascii="Mulish" w:hAnsi="Mulish"/>
          <w:sz w:val="24"/>
          <w:rPrChange w:id="1263" w:author="Guilherme Pessoa-Amorim [2]" w:date="2021-11-16T13:46:00Z">
            <w:rPr/>
          </w:rPrChange>
        </w:rPr>
        <w:t>Rationale</w:t>
      </w:r>
      <w:bookmarkEnd w:id="1262"/>
    </w:p>
    <w:p w14:paraId="5A8C4BF7" w14:textId="77777777" w:rsidR="0023604F" w:rsidRPr="00D9517A" w:rsidRDefault="0023604F">
      <w:pPr>
        <w:spacing w:line="360" w:lineRule="auto"/>
        <w:jc w:val="both"/>
        <w:rPr>
          <w:rFonts w:ascii="Mulish" w:hAnsi="Mulish"/>
          <w:sz w:val="22"/>
          <w:rPrChange w:id="1264" w:author="Guilherme Pessoa-Amorim [2]" w:date="2021-11-16T13:46:00Z">
            <w:rPr/>
          </w:rPrChange>
        </w:rPr>
        <w:pPrChange w:id="1265" w:author="Guilherme Pessoa-Amorim [2]" w:date="2021-11-15T13:07:00Z">
          <w:pPr>
            <w:jc w:val="both"/>
          </w:pPr>
        </w:pPrChange>
      </w:pPr>
    </w:p>
    <w:p w14:paraId="28AD7CA4" w14:textId="6BAAA5F6" w:rsidR="006844A9" w:rsidRPr="00D9517A" w:rsidRDefault="00AD5BB6">
      <w:pPr>
        <w:spacing w:line="360" w:lineRule="auto"/>
        <w:jc w:val="both"/>
        <w:rPr>
          <w:rFonts w:ascii="Mulish" w:hAnsi="Mulish"/>
          <w:sz w:val="22"/>
          <w:rPrChange w:id="1266" w:author="Guilherme Pessoa-Amorim [2]" w:date="2021-11-16T13:46:00Z">
            <w:rPr/>
          </w:rPrChange>
        </w:rPr>
        <w:pPrChange w:id="1267" w:author="Guilherme Pessoa-Amorim [2]" w:date="2021-11-15T13:07:00Z">
          <w:pPr>
            <w:jc w:val="both"/>
          </w:pPr>
        </w:pPrChange>
      </w:pPr>
      <w:r w:rsidRPr="00D9517A">
        <w:rPr>
          <w:rFonts w:ascii="Mulish" w:hAnsi="Mulish"/>
          <w:sz w:val="22"/>
          <w:rPrChange w:id="1268" w:author="Guilherme Pessoa-Amorim [2]" w:date="2021-11-16T13:46:00Z">
            <w:rPr/>
          </w:rPrChange>
        </w:rPr>
        <w:t>Routinely</w:t>
      </w:r>
      <w:r w:rsidR="008D3C2F" w:rsidRPr="00D9517A">
        <w:rPr>
          <w:rFonts w:ascii="Mulish" w:hAnsi="Mulish"/>
          <w:sz w:val="22"/>
          <w:rPrChange w:id="1269" w:author="Guilherme Pessoa-Amorim [2]" w:date="2021-11-16T13:46:00Z">
            <w:rPr/>
          </w:rPrChange>
        </w:rPr>
        <w:t xml:space="preserve"> </w:t>
      </w:r>
      <w:r w:rsidRPr="00D9517A">
        <w:rPr>
          <w:rFonts w:ascii="Mulish" w:hAnsi="Mulish"/>
          <w:sz w:val="22"/>
          <w:rPrChange w:id="1270" w:author="Guilherme Pessoa-Amorim [2]" w:date="2021-11-16T13:46:00Z">
            <w:rPr/>
          </w:rPrChange>
        </w:rPr>
        <w:t xml:space="preserve">collected data (RCD) offers many interesting opportunities for </w:t>
      </w:r>
      <w:ins w:id="1271" w:author="Will Stevens" w:date="2021-11-12T10:33:00Z">
        <w:r w:rsidR="00C767B5" w:rsidRPr="00D9517A">
          <w:rPr>
            <w:rFonts w:ascii="Mulish" w:hAnsi="Mulish"/>
            <w:sz w:val="22"/>
            <w:rPrChange w:id="1272" w:author="Guilherme Pessoa-Amorim [2]" w:date="2021-11-16T13:46:00Z">
              <w:rPr/>
            </w:rPrChange>
          </w:rPr>
          <w:t xml:space="preserve">use in </w:t>
        </w:r>
      </w:ins>
      <w:del w:id="1273" w:author="Will Stevens" w:date="2021-11-12T10:33:00Z">
        <w:r w:rsidRPr="00D9517A" w:rsidDel="00C767B5">
          <w:rPr>
            <w:rFonts w:ascii="Mulish" w:hAnsi="Mulish"/>
            <w:sz w:val="22"/>
            <w:rPrChange w:id="1274" w:author="Guilherme Pessoa-Amorim [2]" w:date="2021-11-16T13:46:00Z">
              <w:rPr/>
            </w:rPrChange>
          </w:rPr>
          <w:delText>conducting clinical research, namely</w:delText>
        </w:r>
        <w:r w:rsidR="00E27990" w:rsidRPr="00D9517A" w:rsidDel="00C767B5">
          <w:rPr>
            <w:rFonts w:ascii="Mulish" w:hAnsi="Mulish"/>
            <w:sz w:val="22"/>
            <w:rPrChange w:id="1275" w:author="Guilherme Pessoa-Amorim [2]" w:date="2021-11-16T13:46:00Z">
              <w:rPr/>
            </w:rPrChange>
          </w:rPr>
          <w:delText xml:space="preserve"> </w:delText>
        </w:r>
      </w:del>
      <w:r w:rsidR="00E27990" w:rsidRPr="00D9517A">
        <w:rPr>
          <w:rFonts w:ascii="Mulish" w:hAnsi="Mulish"/>
          <w:sz w:val="22"/>
          <w:rPrChange w:id="1276" w:author="Guilherme Pessoa-Amorim [2]" w:date="2021-11-16T13:46:00Z">
            <w:rPr/>
          </w:rPrChange>
        </w:rPr>
        <w:t>randomised</w:t>
      </w:r>
      <w:r w:rsidRPr="00D9517A">
        <w:rPr>
          <w:rFonts w:ascii="Mulish" w:hAnsi="Mulish"/>
          <w:sz w:val="22"/>
          <w:rPrChange w:id="1277" w:author="Guilherme Pessoa-Amorim [2]" w:date="2021-11-16T13:46:00Z">
            <w:rPr/>
          </w:rPrChange>
        </w:rPr>
        <w:t xml:space="preserve"> </w:t>
      </w:r>
      <w:r w:rsidR="00E27990" w:rsidRPr="00D9517A">
        <w:rPr>
          <w:rFonts w:ascii="Mulish" w:hAnsi="Mulish"/>
          <w:sz w:val="22"/>
          <w:rPrChange w:id="1278" w:author="Guilherme Pessoa-Amorim [2]" w:date="2021-11-16T13:46:00Z">
            <w:rPr/>
          </w:rPrChange>
        </w:rPr>
        <w:t>controlled</w:t>
      </w:r>
      <w:r w:rsidRPr="00D9517A">
        <w:rPr>
          <w:rFonts w:ascii="Mulish" w:hAnsi="Mulish"/>
          <w:sz w:val="22"/>
          <w:rPrChange w:id="1279" w:author="Guilherme Pessoa-Amorim [2]" w:date="2021-11-16T13:46:00Z">
            <w:rPr/>
          </w:rPrChange>
        </w:rPr>
        <w:t xml:space="preserve"> trials</w:t>
      </w:r>
      <w:r w:rsidR="00E27990" w:rsidRPr="00D9517A">
        <w:rPr>
          <w:rFonts w:ascii="Mulish" w:hAnsi="Mulish"/>
          <w:sz w:val="22"/>
          <w:rPrChange w:id="1280" w:author="Guilherme Pessoa-Amorim [2]" w:date="2021-11-16T13:46:00Z">
            <w:rPr/>
          </w:rPrChange>
        </w:rPr>
        <w:t xml:space="preserve"> (RCTs)</w:t>
      </w:r>
      <w:ins w:id="1281" w:author="Will Stevens" w:date="2021-11-12T10:33:00Z">
        <w:r w:rsidR="00C767B5" w:rsidRPr="00D9517A">
          <w:rPr>
            <w:rFonts w:ascii="Mulish" w:hAnsi="Mulish"/>
            <w:sz w:val="22"/>
            <w:rPrChange w:id="1282" w:author="Guilherme Pessoa-Amorim [2]" w:date="2021-11-16T13:46:00Z">
              <w:rPr/>
            </w:rPrChange>
          </w:rPr>
          <w:t xml:space="preserve"> and other types of clinical research studies</w:t>
        </w:r>
      </w:ins>
      <w:r w:rsidRPr="00D9517A">
        <w:rPr>
          <w:rFonts w:ascii="Mulish" w:hAnsi="Mulish"/>
          <w:sz w:val="22"/>
          <w:rPrChange w:id="1283" w:author="Guilherme Pessoa-Amorim [2]" w:date="2021-11-16T13:46:00Z">
            <w:rPr/>
          </w:rPrChange>
        </w:rPr>
        <w:t xml:space="preserve">. </w:t>
      </w:r>
      <w:r w:rsidR="00E27990" w:rsidRPr="00D9517A">
        <w:rPr>
          <w:rFonts w:ascii="Mulish" w:hAnsi="Mulish"/>
          <w:sz w:val="22"/>
          <w:rPrChange w:id="1284" w:author="Guilherme Pessoa-Amorim [2]" w:date="2021-11-16T13:46:00Z">
            <w:rPr/>
          </w:rPrChange>
        </w:rPr>
        <w:t>Although RCD is increasingly being used for research</w:t>
      </w:r>
      <w:r w:rsidRPr="00D9517A">
        <w:rPr>
          <w:rFonts w:ascii="Mulish" w:hAnsi="Mulish"/>
          <w:sz w:val="22"/>
          <w:rPrChange w:id="1285" w:author="Guilherme Pessoa-Amorim [2]" w:date="2021-11-16T13:46:00Z">
            <w:rPr/>
          </w:rPrChange>
        </w:rPr>
        <w:t>, there are several challenges associated with its use</w:t>
      </w:r>
      <w:del w:id="1286" w:author="Guilherme Pessoa-Amorim [2]" w:date="2021-11-15T10:59:00Z">
        <w:r w:rsidR="00E27990" w:rsidRPr="00D9517A" w:rsidDel="00BC3133">
          <w:rPr>
            <w:rFonts w:ascii="Mulish" w:hAnsi="Mulish"/>
            <w:sz w:val="22"/>
            <w:rPrChange w:id="1287" w:author="Guilherme Pessoa-Amorim [2]" w:date="2021-11-16T13:46:00Z">
              <w:rPr/>
            </w:rPrChange>
          </w:rPr>
          <w:delText xml:space="preserve"> </w:delText>
        </w:r>
      </w:del>
      <w:ins w:id="1288" w:author="Will Stevens" w:date="2021-11-12T10:34:00Z">
        <w:r w:rsidR="00C767B5" w:rsidRPr="00D9517A">
          <w:rPr>
            <w:rFonts w:ascii="Mulish" w:hAnsi="Mulish"/>
            <w:sz w:val="22"/>
            <w:rPrChange w:id="1289" w:author="Guilherme Pessoa-Amorim [2]" w:date="2021-11-16T13:46:00Z">
              <w:rPr/>
            </w:rPrChange>
          </w:rPr>
          <w:t>.</w:t>
        </w:r>
      </w:ins>
      <w:del w:id="1290" w:author="Will Stevens" w:date="2021-11-12T10:35:00Z">
        <w:r w:rsidR="00E27990" w:rsidRPr="00D9517A" w:rsidDel="00C767B5">
          <w:rPr>
            <w:rFonts w:ascii="Mulish" w:hAnsi="Mulish"/>
            <w:sz w:val="22"/>
            <w:rPrChange w:id="1291" w:author="Guilherme Pessoa-Amorim [2]" w:date="2021-11-16T13:46:00Z">
              <w:rPr/>
            </w:rPrChange>
          </w:rPr>
          <w:delText>(especially when new datasets become available)</w:delText>
        </w:r>
        <w:r w:rsidRPr="00D9517A" w:rsidDel="00C767B5">
          <w:rPr>
            <w:rFonts w:ascii="Mulish" w:hAnsi="Mulish"/>
            <w:sz w:val="22"/>
            <w:rPrChange w:id="1292" w:author="Guilherme Pessoa-Amorim [2]" w:date="2021-11-16T13:46:00Z">
              <w:rPr/>
            </w:rPrChange>
          </w:rPr>
          <w:delText xml:space="preserve"> </w:delText>
        </w:r>
        <w:r w:rsidR="00E27990" w:rsidRPr="00D9517A" w:rsidDel="00C767B5">
          <w:rPr>
            <w:rFonts w:ascii="Mulish" w:hAnsi="Mulish"/>
            <w:sz w:val="22"/>
            <w:rPrChange w:id="1293" w:author="Guilherme Pessoa-Amorim [2]" w:date="2021-11-16T13:46:00Z">
              <w:rPr/>
            </w:rPrChange>
          </w:rPr>
          <w:delText>–</w:delText>
        </w:r>
      </w:del>
      <w:r w:rsidR="00E27990" w:rsidRPr="00D9517A">
        <w:rPr>
          <w:rFonts w:ascii="Mulish" w:hAnsi="Mulish"/>
          <w:sz w:val="22"/>
          <w:rPrChange w:id="1294" w:author="Guilherme Pessoa-Amorim [2]" w:date="2021-11-16T13:46:00Z">
            <w:rPr/>
          </w:rPrChange>
        </w:rPr>
        <w:t xml:space="preserve"> </w:t>
      </w:r>
      <w:ins w:id="1295" w:author="Will Stevens" w:date="2021-11-12T10:35:00Z">
        <w:r w:rsidR="00C767B5" w:rsidRPr="00D9517A">
          <w:rPr>
            <w:rFonts w:ascii="Mulish" w:hAnsi="Mulish"/>
            <w:sz w:val="22"/>
            <w:rPrChange w:id="1296" w:author="Guilherme Pessoa-Amorim [2]" w:date="2021-11-16T13:46:00Z">
              <w:rPr/>
            </w:rPrChange>
          </w:rPr>
          <w:t>T</w:t>
        </w:r>
      </w:ins>
      <w:del w:id="1297" w:author="Will Stevens" w:date="2021-11-12T10:35:00Z">
        <w:r w:rsidR="00E27990" w:rsidRPr="00D9517A" w:rsidDel="00C767B5">
          <w:rPr>
            <w:rFonts w:ascii="Mulish" w:hAnsi="Mulish"/>
            <w:sz w:val="22"/>
            <w:rPrChange w:id="1298" w:author="Guilherme Pessoa-Amorim [2]" w:date="2021-11-16T13:46:00Z">
              <w:rPr/>
            </w:rPrChange>
          </w:rPr>
          <w:delText>t</w:delText>
        </w:r>
      </w:del>
      <w:r w:rsidR="00E27990" w:rsidRPr="00D9517A">
        <w:rPr>
          <w:rFonts w:ascii="Mulish" w:hAnsi="Mulish"/>
          <w:sz w:val="22"/>
          <w:rPrChange w:id="1299" w:author="Guilherme Pessoa-Amorim [2]" w:date="2021-11-16T13:46:00Z">
            <w:rPr/>
          </w:rPrChange>
        </w:rPr>
        <w:t xml:space="preserve">hese include understanding the data features and structure, whether it is </w:t>
      </w:r>
      <w:ins w:id="1300" w:author="Guilherme Pessoa-Amorim [2]" w:date="2021-11-15T10:59:00Z">
        <w:r w:rsidR="00BC3133" w:rsidRPr="00D9517A">
          <w:rPr>
            <w:rFonts w:ascii="Mulish" w:hAnsi="Mulish"/>
            <w:sz w:val="22"/>
            <w:rPrChange w:id="1301" w:author="Guilherme Pessoa-Amorim [2]" w:date="2021-11-16T13:46:00Z">
              <w:rPr/>
            </w:rPrChange>
          </w:rPr>
          <w:t>reliable and relevant</w:t>
        </w:r>
      </w:ins>
      <w:r w:rsidR="00BC3133" w:rsidRPr="00D9517A">
        <w:rPr>
          <w:rFonts w:ascii="Mulish" w:hAnsi="Mulish"/>
          <w:sz w:val="22"/>
          <w:rPrChange w:id="1302" w:author="Guilherme Pessoa-Amorim [2]" w:date="2021-11-16T13:46:00Z">
            <w:rPr/>
          </w:rPrChange>
        </w:rPr>
        <w:fldChar w:fldCharType="begin"/>
      </w:r>
      <w:r w:rsidR="00BC3133" w:rsidRPr="00D9517A">
        <w:rPr>
          <w:rFonts w:ascii="Mulish" w:hAnsi="Mulish"/>
          <w:sz w:val="22"/>
          <w:rPrChange w:id="1303" w:author="Guilherme Pessoa-Amorim [2]" w:date="2021-11-16T13:46:00Z">
            <w:rPr/>
          </w:rPrChange>
        </w:rPr>
        <w:instrText xml:space="preserve"> ADDIN ZOTERO_ITEM CSL_CITATION {"citationID":"XhoF2TQn","properties":{"formattedCitation":"\\super 1\\nosupersub{}","plainCitation":"1","noteIndex":0},"citationItems":[{"id":15437,"uris":["http://zotero.org/users/5813034/items/FLRC97BZ"],"uri":["http://zotero.org/users/5813034/items/FLRC97BZ"],"itemData":{"id":15437,"type":"article","title":"FDA draft guidance for Industry: Real-World Data - Assessing  Electronic Health Records and  Medical Claims Data To  Support Regulatory Decision-Making for Drug and Biological  Products","author":[{"family":"Food and Drug Agency","given":""}],"issued":{"date-parts":[["2021",9]]}}}],"schema":"https://github.com/citation-style-language/schema/raw/master/csl-citation.json"} </w:instrText>
      </w:r>
      <w:r w:rsidR="00BC3133" w:rsidRPr="00D9517A">
        <w:rPr>
          <w:rFonts w:ascii="Mulish" w:hAnsi="Mulish"/>
          <w:sz w:val="22"/>
          <w:rPrChange w:id="1304" w:author="Guilherme Pessoa-Amorim [2]" w:date="2021-11-16T13:46:00Z">
            <w:rPr/>
          </w:rPrChange>
        </w:rPr>
        <w:fldChar w:fldCharType="separate"/>
      </w:r>
      <w:r w:rsidR="00BC3133" w:rsidRPr="00D9517A">
        <w:rPr>
          <w:rFonts w:ascii="Mulish" w:hAnsi="Mulish" w:cs="Calibri"/>
          <w:sz w:val="22"/>
          <w:vertAlign w:val="superscript"/>
          <w:rPrChange w:id="1305" w:author="Guilherme Pessoa-Amorim [2]" w:date="2021-11-16T13:46:00Z">
            <w:rPr>
              <w:rFonts w:ascii="Calibri" w:hAnsi="Calibri" w:cs="Calibri"/>
              <w:vertAlign w:val="superscript"/>
            </w:rPr>
          </w:rPrChange>
        </w:rPr>
        <w:t>1</w:t>
      </w:r>
      <w:r w:rsidR="00BC3133" w:rsidRPr="00D9517A">
        <w:rPr>
          <w:rFonts w:ascii="Mulish" w:hAnsi="Mulish"/>
          <w:sz w:val="22"/>
          <w:rPrChange w:id="1306" w:author="Guilherme Pessoa-Amorim [2]" w:date="2021-11-16T13:46:00Z">
            <w:rPr/>
          </w:rPrChange>
        </w:rPr>
        <w:fldChar w:fldCharType="end"/>
      </w:r>
      <w:del w:id="1307" w:author="Guilherme Pessoa-Amorim [2]" w:date="2021-11-15T10:59:00Z">
        <w:r w:rsidR="00E27990" w:rsidRPr="00D9517A" w:rsidDel="00BC3133">
          <w:rPr>
            <w:rFonts w:ascii="Mulish" w:hAnsi="Mulish"/>
            <w:sz w:val="22"/>
            <w:rPrChange w:id="1308" w:author="Guilherme Pessoa-Amorim [2]" w:date="2021-11-16T13:46:00Z">
              <w:rPr/>
            </w:rPrChange>
          </w:rPr>
          <w:delText>of sufficient quality</w:delText>
        </w:r>
      </w:del>
      <w:r w:rsidR="00E27990" w:rsidRPr="00D9517A">
        <w:rPr>
          <w:rFonts w:ascii="Mulish" w:hAnsi="Mulish"/>
          <w:sz w:val="22"/>
          <w:rPrChange w:id="1309" w:author="Guilherme Pessoa-Amorim [2]" w:date="2021-11-16T13:46:00Z">
            <w:rPr/>
          </w:rPrChange>
        </w:rPr>
        <w:t xml:space="preserve"> to be used alongside </w:t>
      </w:r>
      <w:ins w:id="1310" w:author="Guilherme Pessoa-Amorim [2]" w:date="2021-11-15T10:59:00Z">
        <w:r w:rsidR="00BC3133" w:rsidRPr="00D9517A">
          <w:rPr>
            <w:rFonts w:ascii="Mulish" w:hAnsi="Mulish"/>
            <w:sz w:val="22"/>
            <w:rPrChange w:id="1311" w:author="Guilherme Pessoa-Amorim [2]" w:date="2021-11-16T13:46:00Z">
              <w:rPr/>
            </w:rPrChange>
          </w:rPr>
          <w:t xml:space="preserve">- </w:t>
        </w:r>
      </w:ins>
      <w:r w:rsidR="00E27990" w:rsidRPr="00D9517A">
        <w:rPr>
          <w:rFonts w:ascii="Mulish" w:hAnsi="Mulish"/>
          <w:sz w:val="22"/>
          <w:rPrChange w:id="1312" w:author="Guilherme Pessoa-Amorim [2]" w:date="2021-11-16T13:46:00Z">
            <w:rPr/>
          </w:rPrChange>
        </w:rPr>
        <w:t xml:space="preserve">or in place of </w:t>
      </w:r>
      <w:ins w:id="1313" w:author="Guilherme Pessoa-Amorim [2]" w:date="2021-11-15T11:00:00Z">
        <w:r w:rsidR="00BC3133" w:rsidRPr="00D9517A">
          <w:rPr>
            <w:rFonts w:ascii="Mulish" w:hAnsi="Mulish"/>
            <w:sz w:val="22"/>
            <w:rPrChange w:id="1314" w:author="Guilherme Pessoa-Amorim [2]" w:date="2021-11-16T13:46:00Z">
              <w:rPr/>
            </w:rPrChange>
          </w:rPr>
          <w:t xml:space="preserve">- </w:t>
        </w:r>
      </w:ins>
      <w:r w:rsidR="00E27990" w:rsidRPr="00D9517A">
        <w:rPr>
          <w:rFonts w:ascii="Mulish" w:hAnsi="Mulish"/>
          <w:sz w:val="22"/>
          <w:rPrChange w:id="1315" w:author="Guilherme Pessoa-Amorim [2]" w:date="2021-11-16T13:46:00Z">
            <w:rPr/>
          </w:rPrChange>
        </w:rPr>
        <w:t xml:space="preserve">traditional data sources in RCTs, and if its use is feasible. </w:t>
      </w:r>
    </w:p>
    <w:p w14:paraId="0AB7BCD0" w14:textId="77777777" w:rsidR="006844A9" w:rsidRPr="00D9517A" w:rsidRDefault="006844A9">
      <w:pPr>
        <w:spacing w:line="360" w:lineRule="auto"/>
        <w:jc w:val="both"/>
        <w:rPr>
          <w:rFonts w:ascii="Mulish" w:hAnsi="Mulish"/>
          <w:sz w:val="22"/>
          <w:rPrChange w:id="1316" w:author="Guilherme Pessoa-Amorim [2]" w:date="2021-11-16T13:46:00Z">
            <w:rPr/>
          </w:rPrChange>
        </w:rPr>
        <w:pPrChange w:id="1317" w:author="Guilherme Pessoa-Amorim [2]" w:date="2021-11-15T13:07:00Z">
          <w:pPr>
            <w:jc w:val="both"/>
          </w:pPr>
        </w:pPrChange>
      </w:pPr>
    </w:p>
    <w:p w14:paraId="4EC58BB9" w14:textId="3FCDE270" w:rsidR="006844A9" w:rsidRPr="00D9517A" w:rsidRDefault="006844A9">
      <w:pPr>
        <w:spacing w:line="360" w:lineRule="auto"/>
        <w:jc w:val="both"/>
        <w:rPr>
          <w:rFonts w:ascii="Mulish" w:hAnsi="Mulish"/>
          <w:sz w:val="22"/>
          <w:rPrChange w:id="1318" w:author="Guilherme Pessoa-Amorim [2]" w:date="2021-11-16T13:46:00Z">
            <w:rPr/>
          </w:rPrChange>
        </w:rPr>
        <w:pPrChange w:id="1319" w:author="Guilherme Pessoa-Amorim [2]" w:date="2021-11-15T13:07:00Z">
          <w:pPr>
            <w:jc w:val="both"/>
          </w:pPr>
        </w:pPrChange>
      </w:pPr>
      <w:r w:rsidRPr="00D9517A">
        <w:rPr>
          <w:rFonts w:ascii="Mulish" w:hAnsi="Mulish"/>
          <w:sz w:val="22"/>
          <w:rPrChange w:id="1320" w:author="Guilherme Pessoa-Amorim [2]" w:date="2021-11-16T13:46:00Z">
            <w:rPr/>
          </w:rPrChange>
        </w:rPr>
        <w:t xml:space="preserve">During 2020, two new sources of RCD on medications in England have been made available to researchers: the General Practice Extract Service Data for Pandemic Planning and Research (GDPPR) dataset – which will be referred to as the </w:t>
      </w:r>
      <w:del w:id="1321" w:author="Guilherme Pessoa-Amorim [2]" w:date="2021-11-15T13:02:00Z">
        <w:r w:rsidRPr="00D9517A" w:rsidDel="00EB56F0">
          <w:rPr>
            <w:rFonts w:ascii="Mulish" w:hAnsi="Mulish"/>
            <w:sz w:val="22"/>
            <w:rPrChange w:id="1322" w:author="Guilherme Pessoa-Amorim [2]" w:date="2021-11-16T13:46:00Z">
              <w:rPr/>
            </w:rPrChange>
          </w:rPr>
          <w:delText xml:space="preserve">Prescribing </w:delText>
        </w:r>
      </w:del>
      <w:ins w:id="1323" w:author="Guilherme Pessoa-Amorim [2]" w:date="2021-11-15T13:02:00Z">
        <w:r w:rsidR="00EB56F0" w:rsidRPr="00D9517A">
          <w:rPr>
            <w:rFonts w:ascii="Mulish" w:hAnsi="Mulish"/>
            <w:sz w:val="22"/>
            <w:rPrChange w:id="1324" w:author="Guilherme Pessoa-Amorim [2]" w:date="2021-11-16T13:46:00Z">
              <w:rPr/>
            </w:rPrChange>
          </w:rPr>
          <w:t xml:space="preserve">GP </w:t>
        </w:r>
      </w:ins>
      <w:r w:rsidRPr="00D9517A">
        <w:rPr>
          <w:rFonts w:ascii="Mulish" w:hAnsi="Mulish"/>
          <w:sz w:val="22"/>
          <w:rPrChange w:id="1325" w:author="Guilherme Pessoa-Amorim [2]" w:date="2021-11-16T13:46:00Z">
            <w:rPr/>
          </w:rPrChange>
        </w:rPr>
        <w:t xml:space="preserve">dataset - and the Medicines Dispensed in the Community/NHS Business Services Authority (NHSBSA) dataset – henceforth referred to as the Dispensing dataset. Although the </w:t>
      </w:r>
      <w:del w:id="1326" w:author="Guilherme Pessoa-Amorim [2]" w:date="2021-11-15T13:02:00Z">
        <w:r w:rsidRPr="00D9517A" w:rsidDel="00EB56F0">
          <w:rPr>
            <w:rFonts w:ascii="Mulish" w:hAnsi="Mulish"/>
            <w:sz w:val="22"/>
            <w:rPrChange w:id="1327" w:author="Guilherme Pessoa-Amorim [2]" w:date="2021-11-16T13:46:00Z">
              <w:rPr/>
            </w:rPrChange>
          </w:rPr>
          <w:delText xml:space="preserve">Prescribing </w:delText>
        </w:r>
      </w:del>
      <w:ins w:id="1328" w:author="Guilherme Pessoa-Amorim [2]" w:date="2021-11-15T13:02:00Z">
        <w:r w:rsidR="00EB56F0" w:rsidRPr="00D9517A">
          <w:rPr>
            <w:rFonts w:ascii="Mulish" w:hAnsi="Mulish"/>
            <w:sz w:val="22"/>
            <w:rPrChange w:id="1329" w:author="Guilherme Pessoa-Amorim [2]" w:date="2021-11-16T13:46:00Z">
              <w:rPr/>
            </w:rPrChange>
          </w:rPr>
          <w:t xml:space="preserve">GP </w:t>
        </w:r>
      </w:ins>
      <w:r w:rsidRPr="00D9517A">
        <w:rPr>
          <w:rFonts w:ascii="Mulish" w:hAnsi="Mulish"/>
          <w:sz w:val="22"/>
          <w:rPrChange w:id="1330" w:author="Guilherme Pessoa-Amorim [2]" w:date="2021-11-16T13:46:00Z">
            <w:rPr/>
          </w:rPrChange>
        </w:rPr>
        <w:t xml:space="preserve">dataset is only available for COVID-19 research, it has been announced that a similar dataset </w:t>
      </w:r>
      <w:r w:rsidR="008D3C2F" w:rsidRPr="00D9517A">
        <w:rPr>
          <w:rFonts w:ascii="Mulish" w:hAnsi="Mulish"/>
          <w:sz w:val="22"/>
          <w:rPrChange w:id="1331" w:author="Guilherme Pessoa-Amorim [2]" w:date="2021-11-16T13:46:00Z">
            <w:rPr/>
          </w:rPrChange>
        </w:rPr>
        <w:t>is planned for release</w:t>
      </w:r>
      <w:r w:rsidRPr="00D9517A">
        <w:rPr>
          <w:rFonts w:ascii="Mulish" w:hAnsi="Mulish"/>
          <w:sz w:val="22"/>
          <w:rPrChange w:id="1332" w:author="Guilherme Pessoa-Amorim [2]" w:date="2021-11-16T13:46:00Z">
            <w:rPr/>
          </w:rPrChange>
        </w:rPr>
        <w:t xml:space="preserve"> </w:t>
      </w:r>
      <w:r w:rsidR="008D3C2F" w:rsidRPr="00D9517A">
        <w:rPr>
          <w:rFonts w:ascii="Mulish" w:hAnsi="Mulish"/>
          <w:sz w:val="22"/>
          <w:rPrChange w:id="1333" w:author="Guilherme Pessoa-Amorim [2]" w:date="2021-11-16T13:46:00Z">
            <w:rPr/>
          </w:rPrChange>
        </w:rPr>
        <w:t xml:space="preserve">after </w:t>
      </w:r>
      <w:r w:rsidRPr="00D9517A">
        <w:rPr>
          <w:rFonts w:ascii="Mulish" w:hAnsi="Mulish"/>
          <w:sz w:val="22"/>
          <w:rPrChange w:id="1334" w:author="Guilherme Pessoa-Amorim [2]" w:date="2021-11-16T13:46:00Z">
            <w:rPr/>
          </w:rPrChange>
        </w:rPr>
        <w:t xml:space="preserve">September 2021 for other </w:t>
      </w:r>
      <w:r w:rsidR="00DF5514" w:rsidRPr="00D9517A">
        <w:rPr>
          <w:rFonts w:ascii="Mulish" w:hAnsi="Mulish"/>
          <w:sz w:val="22"/>
          <w:rPrChange w:id="1335" w:author="Guilherme Pessoa-Amorim [2]" w:date="2021-11-16T13:46:00Z">
            <w:rPr/>
          </w:rPrChange>
        </w:rPr>
        <w:t>research purposes</w:t>
      </w:r>
      <w:r w:rsidRPr="00D9517A">
        <w:rPr>
          <w:rFonts w:ascii="Mulish" w:hAnsi="Mulish"/>
          <w:sz w:val="22"/>
          <w:rPrChange w:id="1336" w:author="Guilherme Pessoa-Amorim [2]" w:date="2021-11-16T13:46:00Z">
            <w:rPr/>
          </w:rPrChange>
        </w:rPr>
        <w:t>.</w:t>
      </w:r>
    </w:p>
    <w:p w14:paraId="62F877CF" w14:textId="77777777" w:rsidR="006844A9" w:rsidRPr="00D9517A" w:rsidRDefault="006844A9">
      <w:pPr>
        <w:spacing w:line="360" w:lineRule="auto"/>
        <w:jc w:val="both"/>
        <w:rPr>
          <w:rFonts w:ascii="Mulish" w:hAnsi="Mulish"/>
          <w:sz w:val="22"/>
          <w:rPrChange w:id="1337" w:author="Guilherme Pessoa-Amorim [2]" w:date="2021-11-16T13:46:00Z">
            <w:rPr/>
          </w:rPrChange>
        </w:rPr>
        <w:pPrChange w:id="1338" w:author="Guilherme Pessoa-Amorim [2]" w:date="2021-11-15T13:07:00Z">
          <w:pPr>
            <w:jc w:val="both"/>
          </w:pPr>
        </w:pPrChange>
      </w:pPr>
    </w:p>
    <w:p w14:paraId="76B06FFF" w14:textId="1556E18D" w:rsidR="00AD5BB6" w:rsidRPr="00D9517A" w:rsidRDefault="00E27990">
      <w:pPr>
        <w:spacing w:line="360" w:lineRule="auto"/>
        <w:jc w:val="both"/>
        <w:rPr>
          <w:rFonts w:ascii="Mulish" w:hAnsi="Mulish"/>
          <w:sz w:val="22"/>
          <w:rPrChange w:id="1339" w:author="Guilherme Pessoa-Amorim [2]" w:date="2021-11-16T13:46:00Z">
            <w:rPr/>
          </w:rPrChange>
        </w:rPr>
        <w:pPrChange w:id="1340" w:author="Guilherme Pessoa-Amorim [2]" w:date="2021-11-15T13:07:00Z">
          <w:pPr>
            <w:jc w:val="both"/>
          </w:pPr>
        </w:pPrChange>
      </w:pPr>
      <w:r w:rsidRPr="00D9517A">
        <w:rPr>
          <w:rFonts w:ascii="Mulish" w:hAnsi="Mulish"/>
          <w:sz w:val="22"/>
          <w:rPrChange w:id="1341" w:author="Guilherme Pessoa-Amorim [2]" w:date="2021-11-16T13:46:00Z">
            <w:rPr/>
          </w:rPrChange>
        </w:rPr>
        <w:t xml:space="preserve">This thesis aims to assess whether </w:t>
      </w:r>
      <w:r w:rsidR="006844A9" w:rsidRPr="00D9517A">
        <w:rPr>
          <w:rFonts w:ascii="Mulish" w:hAnsi="Mulish"/>
          <w:sz w:val="22"/>
          <w:rPrChange w:id="1342" w:author="Guilherme Pessoa-Amorim [2]" w:date="2021-11-16T13:46:00Z">
            <w:rPr/>
          </w:rPrChange>
        </w:rPr>
        <w:t xml:space="preserve">these two </w:t>
      </w:r>
      <w:r w:rsidRPr="00D9517A">
        <w:rPr>
          <w:rFonts w:ascii="Mulish" w:hAnsi="Mulish"/>
          <w:sz w:val="22"/>
          <w:rPrChange w:id="1343" w:author="Guilherme Pessoa-Amorim [2]" w:date="2021-11-16T13:46:00Z">
            <w:rPr/>
          </w:rPrChange>
        </w:rPr>
        <w:t xml:space="preserve">new datasets concerning RCD on medications are a </w:t>
      </w:r>
      <w:r w:rsidR="006844A9" w:rsidRPr="00D9517A">
        <w:rPr>
          <w:rFonts w:ascii="Mulish" w:hAnsi="Mulish"/>
          <w:sz w:val="22"/>
          <w:rPrChange w:id="1344" w:author="Guilherme Pessoa-Amorim [2]" w:date="2021-11-16T13:46:00Z">
            <w:rPr/>
          </w:rPrChange>
        </w:rPr>
        <w:t>valid and feasible</w:t>
      </w:r>
      <w:r w:rsidRPr="00D9517A">
        <w:rPr>
          <w:rFonts w:ascii="Mulish" w:hAnsi="Mulish"/>
          <w:sz w:val="22"/>
          <w:rPrChange w:id="1345" w:author="Guilherme Pessoa-Amorim [2]" w:date="2021-11-16T13:46:00Z">
            <w:rPr/>
          </w:rPrChange>
        </w:rPr>
        <w:t xml:space="preserve"> source of concomitant medication collection for RCTs.</w:t>
      </w:r>
      <w:r w:rsidR="003B0ECE" w:rsidRPr="00D9517A">
        <w:rPr>
          <w:rFonts w:ascii="Mulish" w:hAnsi="Mulish"/>
          <w:sz w:val="22"/>
          <w:rPrChange w:id="1346" w:author="Guilherme Pessoa-Amorim [2]" w:date="2021-11-16T13:46:00Z">
            <w:rPr/>
          </w:rPrChange>
        </w:rPr>
        <w:t xml:space="preserve"> It will make use of data generated from three RCTs: RECOVERY, AMALFI, and ORION-4</w:t>
      </w:r>
      <w:r w:rsidR="00F721CD" w:rsidRPr="00D9517A">
        <w:rPr>
          <w:rFonts w:ascii="Mulish" w:hAnsi="Mulish"/>
          <w:sz w:val="22"/>
          <w:rPrChange w:id="1347" w:author="Guilherme Pessoa-Amorim [2]" w:date="2021-11-16T13:46:00Z">
            <w:rPr/>
          </w:rPrChange>
        </w:rPr>
        <w:t xml:space="preserve">. </w:t>
      </w:r>
    </w:p>
    <w:p w14:paraId="59C7548B" w14:textId="77777777" w:rsidR="00AD5BB6" w:rsidRPr="00D9517A" w:rsidRDefault="00AD5BB6">
      <w:pPr>
        <w:spacing w:line="360" w:lineRule="auto"/>
        <w:ind w:left="360"/>
        <w:rPr>
          <w:rFonts w:ascii="Mulish" w:hAnsi="Mulish"/>
          <w:sz w:val="22"/>
          <w:rPrChange w:id="1348" w:author="Guilherme Pessoa-Amorim [2]" w:date="2021-11-16T13:46:00Z">
            <w:rPr/>
          </w:rPrChange>
        </w:rPr>
        <w:pPrChange w:id="1349" w:author="Guilherme Pessoa-Amorim [2]" w:date="2021-11-15T13:07:00Z">
          <w:pPr>
            <w:ind w:left="360"/>
          </w:pPr>
        </w:pPrChange>
      </w:pPr>
    </w:p>
    <w:p w14:paraId="66C0AA68" w14:textId="59A5E281" w:rsidR="0008314D" w:rsidRPr="00D9517A" w:rsidRDefault="0008314D">
      <w:pPr>
        <w:pStyle w:val="Heading2"/>
        <w:spacing w:line="360" w:lineRule="auto"/>
        <w:rPr>
          <w:rFonts w:ascii="Mulish" w:hAnsi="Mulish"/>
          <w:sz w:val="24"/>
          <w:rPrChange w:id="1350" w:author="Guilherme Pessoa-Amorim [2]" w:date="2021-11-16T13:46:00Z">
            <w:rPr/>
          </w:rPrChange>
        </w:rPr>
        <w:pPrChange w:id="1351" w:author="Guilherme Pessoa-Amorim [2]" w:date="2021-11-15T13:07:00Z">
          <w:pPr>
            <w:pStyle w:val="Heading2"/>
          </w:pPr>
        </w:pPrChange>
      </w:pPr>
      <w:bookmarkStart w:id="1352" w:name="_Toc87965169"/>
      <w:r w:rsidRPr="00D9517A">
        <w:rPr>
          <w:rFonts w:ascii="Mulish" w:hAnsi="Mulish"/>
          <w:sz w:val="24"/>
          <w:rPrChange w:id="1353" w:author="Guilherme Pessoa-Amorim [2]" w:date="2021-11-16T13:46:00Z">
            <w:rPr/>
          </w:rPrChange>
        </w:rPr>
        <w:t>Ob</w:t>
      </w:r>
      <w:r w:rsidR="00E27990" w:rsidRPr="00D9517A">
        <w:rPr>
          <w:rFonts w:ascii="Mulish" w:hAnsi="Mulish"/>
          <w:sz w:val="24"/>
          <w:rPrChange w:id="1354" w:author="Guilherme Pessoa-Amorim [2]" w:date="2021-11-16T13:46:00Z">
            <w:rPr/>
          </w:rPrChange>
        </w:rPr>
        <w:t>jec</w:t>
      </w:r>
      <w:r w:rsidRPr="00D9517A">
        <w:rPr>
          <w:rFonts w:ascii="Mulish" w:hAnsi="Mulish"/>
          <w:sz w:val="24"/>
          <w:rPrChange w:id="1355" w:author="Guilherme Pessoa-Amorim [2]" w:date="2021-11-16T13:46:00Z">
            <w:rPr/>
          </w:rPrChange>
        </w:rPr>
        <w:t>tives</w:t>
      </w:r>
      <w:bookmarkEnd w:id="1352"/>
    </w:p>
    <w:p w14:paraId="6A5BCB42" w14:textId="77777777" w:rsidR="0090421B" w:rsidRPr="00D9517A" w:rsidRDefault="0090421B">
      <w:pPr>
        <w:pStyle w:val="ListParagraph"/>
        <w:spacing w:line="360" w:lineRule="auto"/>
        <w:rPr>
          <w:rFonts w:ascii="Mulish" w:hAnsi="Mulish"/>
          <w:b/>
          <w:bCs/>
          <w:sz w:val="22"/>
          <w:rPrChange w:id="1356" w:author="Guilherme Pessoa-Amorim [2]" w:date="2021-11-16T13:46:00Z">
            <w:rPr>
              <w:b/>
              <w:bCs/>
            </w:rPr>
          </w:rPrChange>
        </w:rPr>
        <w:pPrChange w:id="1357" w:author="Guilherme Pessoa-Amorim [2]" w:date="2021-11-15T13:07:00Z">
          <w:pPr>
            <w:pStyle w:val="ListParagraph"/>
          </w:pPr>
        </w:pPrChange>
      </w:pPr>
    </w:p>
    <w:p w14:paraId="412301A0" w14:textId="24DBA262" w:rsidR="00D863CD" w:rsidRPr="00D9517A" w:rsidRDefault="00D863CD">
      <w:pPr>
        <w:pStyle w:val="Heading3"/>
        <w:spacing w:line="360" w:lineRule="auto"/>
        <w:rPr>
          <w:rFonts w:ascii="Mulish" w:hAnsi="Mulish"/>
          <w:sz w:val="22"/>
          <w:rPrChange w:id="1358" w:author="Guilherme Pessoa-Amorim [2]" w:date="2021-11-16T13:46:00Z">
            <w:rPr/>
          </w:rPrChange>
        </w:rPr>
        <w:pPrChange w:id="1359" w:author="Guilherme Pessoa-Amorim [2]" w:date="2021-11-15T13:07:00Z">
          <w:pPr>
            <w:pStyle w:val="Heading3"/>
          </w:pPr>
        </w:pPrChange>
      </w:pPr>
      <w:bookmarkStart w:id="1360" w:name="_Toc87965170"/>
      <w:r w:rsidRPr="00D9517A">
        <w:rPr>
          <w:rFonts w:ascii="Mulish" w:hAnsi="Mulish"/>
          <w:sz w:val="22"/>
          <w:rPrChange w:id="1361" w:author="Guilherme Pessoa-Amorim [2]" w:date="2021-11-16T13:46:00Z">
            <w:rPr/>
          </w:rPrChange>
        </w:rPr>
        <w:lastRenderedPageBreak/>
        <w:t>Primary</w:t>
      </w:r>
      <w:bookmarkEnd w:id="1360"/>
    </w:p>
    <w:p w14:paraId="2DF31D6B" w14:textId="62BC6AE2" w:rsidR="00F22D32" w:rsidRPr="00D9517A" w:rsidRDefault="00F22D32">
      <w:pPr>
        <w:spacing w:line="360" w:lineRule="auto"/>
        <w:rPr>
          <w:rFonts w:ascii="Mulish" w:hAnsi="Mulish"/>
          <w:sz w:val="22"/>
          <w:rPrChange w:id="1362" w:author="Guilherme Pessoa-Amorim [2]" w:date="2021-11-16T13:46:00Z">
            <w:rPr/>
          </w:rPrChange>
        </w:rPr>
        <w:pPrChange w:id="1363" w:author="Guilherme Pessoa-Amorim [2]" w:date="2021-11-15T13:07:00Z">
          <w:pPr/>
        </w:pPrChange>
      </w:pPr>
    </w:p>
    <w:p w14:paraId="715D5835" w14:textId="6CA9FDAA" w:rsidR="00F22D32" w:rsidRPr="00D9517A" w:rsidRDefault="00F22D32">
      <w:pPr>
        <w:spacing w:line="360" w:lineRule="auto"/>
        <w:jc w:val="both"/>
        <w:rPr>
          <w:rFonts w:ascii="Mulish" w:hAnsi="Mulish"/>
          <w:sz w:val="22"/>
          <w:rPrChange w:id="1364" w:author="Guilherme Pessoa-Amorim [2]" w:date="2021-11-16T13:46:00Z">
            <w:rPr/>
          </w:rPrChange>
        </w:rPr>
        <w:pPrChange w:id="1365" w:author="Guilherme Pessoa-Amorim [2]" w:date="2021-11-15T13:07:00Z">
          <w:pPr/>
        </w:pPrChange>
      </w:pPr>
      <w:r w:rsidRPr="00D9517A">
        <w:rPr>
          <w:rFonts w:ascii="Mulish" w:hAnsi="Mulish"/>
          <w:sz w:val="22"/>
          <w:rPrChange w:id="1366" w:author="Guilherme Pessoa-Amorim [2]" w:date="2021-11-16T13:46:00Z">
            <w:rPr/>
          </w:rPrChange>
        </w:rPr>
        <w:t xml:space="preserve">The primary objectives </w:t>
      </w:r>
      <w:r w:rsidR="00C81D52" w:rsidRPr="00D9517A">
        <w:rPr>
          <w:rFonts w:ascii="Mulish" w:hAnsi="Mulish"/>
          <w:sz w:val="22"/>
          <w:rPrChange w:id="1367" w:author="Guilherme Pessoa-Amorim [2]" w:date="2021-11-16T13:46:00Z">
            <w:rPr/>
          </w:rPrChange>
        </w:rPr>
        <w:t xml:space="preserve">will </w:t>
      </w:r>
      <w:r w:rsidRPr="00D9517A">
        <w:rPr>
          <w:rFonts w:ascii="Mulish" w:hAnsi="Mulish"/>
          <w:sz w:val="22"/>
          <w:rPrChange w:id="1368" w:author="Guilherme Pessoa-Amorim [2]" w:date="2021-11-16T13:46:00Z">
            <w:rPr/>
          </w:rPrChange>
        </w:rPr>
        <w:t xml:space="preserve">focus on </w:t>
      </w:r>
      <w:ins w:id="1369" w:author="Will Stevens" w:date="2021-11-12T10:36:00Z">
        <w:r w:rsidR="00C767B5" w:rsidRPr="00D9517A">
          <w:rPr>
            <w:rFonts w:ascii="Mulish" w:hAnsi="Mulish"/>
            <w:sz w:val="22"/>
            <w:rPrChange w:id="1370" w:author="Guilherme Pessoa-Amorim [2]" w:date="2021-11-16T13:46:00Z">
              <w:rPr/>
            </w:rPrChange>
          </w:rPr>
          <w:t>comparing</w:t>
        </w:r>
      </w:ins>
      <w:del w:id="1371" w:author="Will Stevens" w:date="2021-11-12T10:36:00Z">
        <w:r w:rsidRPr="00D9517A" w:rsidDel="00C767B5">
          <w:rPr>
            <w:rFonts w:ascii="Mulish" w:hAnsi="Mulish"/>
            <w:sz w:val="22"/>
            <w:rPrChange w:id="1372" w:author="Guilherme Pessoa-Amorim [2]" w:date="2021-11-16T13:46:00Z">
              <w:rPr/>
            </w:rPrChange>
          </w:rPr>
          <w:delText>using</w:delText>
        </w:r>
      </w:del>
      <w:r w:rsidRPr="00D9517A">
        <w:rPr>
          <w:rFonts w:ascii="Mulish" w:hAnsi="Mulish"/>
          <w:sz w:val="22"/>
          <w:rPrChange w:id="1373" w:author="Guilherme Pessoa-Amorim [2]" w:date="2021-11-16T13:46:00Z">
            <w:rPr/>
          </w:rPrChange>
        </w:rPr>
        <w:t xml:space="preserve"> RCD </w:t>
      </w:r>
      <w:ins w:id="1374" w:author="Will Stevens" w:date="2021-11-12T10:36:00Z">
        <w:r w:rsidR="00C767B5" w:rsidRPr="00D9517A">
          <w:rPr>
            <w:rFonts w:ascii="Mulish" w:hAnsi="Mulish"/>
            <w:sz w:val="22"/>
            <w:rPrChange w:id="1375" w:author="Guilherme Pessoa-Amorim [2]" w:date="2021-11-16T13:46:00Z">
              <w:rPr/>
            </w:rPrChange>
          </w:rPr>
          <w:t>with</w:t>
        </w:r>
      </w:ins>
      <w:del w:id="1376" w:author="Will Stevens" w:date="2021-11-12T10:36:00Z">
        <w:r w:rsidR="00C81D52" w:rsidRPr="00D9517A" w:rsidDel="00C767B5">
          <w:rPr>
            <w:rFonts w:ascii="Mulish" w:hAnsi="Mulish"/>
            <w:sz w:val="22"/>
            <w:rPrChange w:id="1377" w:author="Guilherme Pessoa-Amorim [2]" w:date="2021-11-16T13:46:00Z">
              <w:rPr/>
            </w:rPrChange>
          </w:rPr>
          <w:delText>(compared to</w:delText>
        </w:r>
      </w:del>
      <w:r w:rsidR="00C81D52" w:rsidRPr="00D9517A">
        <w:rPr>
          <w:rFonts w:ascii="Mulish" w:hAnsi="Mulish"/>
          <w:sz w:val="22"/>
          <w:rPrChange w:id="1378" w:author="Guilherme Pessoa-Amorim [2]" w:date="2021-11-16T13:46:00Z">
            <w:rPr/>
          </w:rPrChange>
        </w:rPr>
        <w:t xml:space="preserve"> standard methods of data collection</w:t>
      </w:r>
      <w:ins w:id="1379" w:author="Will Stevens" w:date="2021-11-12T10:36:00Z">
        <w:r w:rsidR="00C767B5" w:rsidRPr="00D9517A">
          <w:rPr>
            <w:rFonts w:ascii="Mulish" w:hAnsi="Mulish"/>
            <w:sz w:val="22"/>
            <w:rPrChange w:id="1380" w:author="Guilherme Pessoa-Amorim [2]" w:date="2021-11-16T13:46:00Z">
              <w:rPr/>
            </w:rPrChange>
          </w:rPr>
          <w:t xml:space="preserve"> for</w:t>
        </w:r>
      </w:ins>
      <w:del w:id="1381" w:author="Will Stevens" w:date="2021-11-12T10:36:00Z">
        <w:r w:rsidR="00C81D52" w:rsidRPr="00D9517A" w:rsidDel="00C767B5">
          <w:rPr>
            <w:rFonts w:ascii="Mulish" w:hAnsi="Mulish"/>
            <w:sz w:val="22"/>
            <w:rPrChange w:id="1382" w:author="Guilherme Pessoa-Amorim [2]" w:date="2021-11-16T13:46:00Z">
              <w:rPr/>
            </w:rPrChange>
          </w:rPr>
          <w:delText xml:space="preserve">) </w:delText>
        </w:r>
        <w:r w:rsidRPr="00D9517A" w:rsidDel="00C767B5">
          <w:rPr>
            <w:rFonts w:ascii="Mulish" w:hAnsi="Mulish"/>
            <w:sz w:val="22"/>
            <w:rPrChange w:id="1383" w:author="Guilherme Pessoa-Amorim [2]" w:date="2021-11-16T13:46:00Z">
              <w:rPr/>
            </w:rPrChange>
          </w:rPr>
          <w:delText>to</w:delText>
        </w:r>
      </w:del>
      <w:r w:rsidRPr="00D9517A">
        <w:rPr>
          <w:rFonts w:ascii="Mulish" w:hAnsi="Mulish"/>
          <w:sz w:val="22"/>
          <w:rPrChange w:id="1384" w:author="Guilherme Pessoa-Amorim [2]" w:date="2021-11-16T13:46:00Z">
            <w:rPr/>
          </w:rPrChange>
        </w:rPr>
        <w:t xml:space="preserve"> answer</w:t>
      </w:r>
      <w:ins w:id="1385" w:author="Will Stevens" w:date="2021-11-12T10:36:00Z">
        <w:r w:rsidR="00C767B5" w:rsidRPr="00D9517A">
          <w:rPr>
            <w:rFonts w:ascii="Mulish" w:hAnsi="Mulish"/>
            <w:sz w:val="22"/>
            <w:rPrChange w:id="1386" w:author="Guilherme Pessoa-Amorim [2]" w:date="2021-11-16T13:46:00Z">
              <w:rPr/>
            </w:rPrChange>
          </w:rPr>
          <w:t>ing</w:t>
        </w:r>
      </w:ins>
      <w:r w:rsidRPr="00D9517A">
        <w:rPr>
          <w:rFonts w:ascii="Mulish" w:hAnsi="Mulish"/>
          <w:sz w:val="22"/>
          <w:rPrChange w:id="1387" w:author="Guilherme Pessoa-Amorim [2]" w:date="2021-11-16T13:46:00Z">
            <w:rPr/>
          </w:rPrChange>
        </w:rPr>
        <w:t xml:space="preserve"> prominent trial-specific questions of interest regarding concomitant medications</w:t>
      </w:r>
      <w:ins w:id="1388" w:author="Will Stevens" w:date="2021-11-12T10:37:00Z">
        <w:r w:rsidR="00C767B5" w:rsidRPr="00D9517A">
          <w:rPr>
            <w:rFonts w:ascii="Mulish" w:hAnsi="Mulish"/>
            <w:sz w:val="22"/>
            <w:rPrChange w:id="1389" w:author="Guilherme Pessoa-Amorim [2]" w:date="2021-11-16T13:46:00Z">
              <w:rPr/>
            </w:rPrChange>
          </w:rPr>
          <w:t xml:space="preserve"> in</w:t>
        </w:r>
      </w:ins>
      <w:del w:id="1390" w:author="Will Stevens" w:date="2021-11-12T10:37:00Z">
        <w:r w:rsidR="008D3C2F" w:rsidRPr="00D9517A" w:rsidDel="00C767B5">
          <w:rPr>
            <w:rFonts w:ascii="Mulish" w:hAnsi="Mulish"/>
            <w:sz w:val="22"/>
            <w:rPrChange w:id="1391" w:author="Guilherme Pessoa-Amorim [2]" w:date="2021-11-16T13:46:00Z">
              <w:rPr/>
            </w:rPrChange>
          </w:rPr>
          <w:delText>,</w:delText>
        </w:r>
        <w:r w:rsidRPr="00D9517A" w:rsidDel="00C767B5">
          <w:rPr>
            <w:rFonts w:ascii="Mulish" w:hAnsi="Mulish"/>
            <w:sz w:val="22"/>
            <w:rPrChange w:id="1392" w:author="Guilherme Pessoa-Amorim [2]" w:date="2021-11-16T13:46:00Z">
              <w:rPr/>
            </w:rPrChange>
          </w:rPr>
          <w:delText xml:space="preserve"> </w:delText>
        </w:r>
        <w:r w:rsidR="001C4DDF" w:rsidRPr="00D9517A" w:rsidDel="00C767B5">
          <w:rPr>
            <w:rFonts w:ascii="Mulish" w:hAnsi="Mulish"/>
            <w:sz w:val="22"/>
            <w:rPrChange w:id="1393" w:author="Guilherme Pessoa-Amorim [2]" w:date="2021-11-16T13:46:00Z">
              <w:rPr/>
            </w:rPrChange>
          </w:rPr>
          <w:delText>as a use-case scenario in</w:delText>
        </w:r>
      </w:del>
      <w:r w:rsidRPr="00D9517A">
        <w:rPr>
          <w:rFonts w:ascii="Mulish" w:hAnsi="Mulish"/>
          <w:sz w:val="22"/>
          <w:rPrChange w:id="1394" w:author="Guilherme Pessoa-Amorim [2]" w:date="2021-11-16T13:46:00Z">
            <w:rPr/>
          </w:rPrChange>
        </w:rPr>
        <w:t xml:space="preserve"> </w:t>
      </w:r>
      <w:r w:rsidR="00B203EF" w:rsidRPr="00D9517A">
        <w:rPr>
          <w:rFonts w:ascii="Mulish" w:hAnsi="Mulish"/>
          <w:sz w:val="22"/>
          <w:rPrChange w:id="1395" w:author="Guilherme Pessoa-Amorim [2]" w:date="2021-11-16T13:46:00Z">
            <w:rPr/>
          </w:rPrChange>
        </w:rPr>
        <w:t>three</w:t>
      </w:r>
      <w:r w:rsidRPr="00D9517A">
        <w:rPr>
          <w:rFonts w:ascii="Mulish" w:hAnsi="Mulish"/>
          <w:sz w:val="22"/>
          <w:rPrChange w:id="1396" w:author="Guilherme Pessoa-Amorim [2]" w:date="2021-11-16T13:46:00Z">
            <w:rPr/>
          </w:rPrChange>
        </w:rPr>
        <w:t xml:space="preserve"> large-scale </w:t>
      </w:r>
      <w:r w:rsidR="001C4DDF" w:rsidRPr="00D9517A">
        <w:rPr>
          <w:rFonts w:ascii="Mulish" w:hAnsi="Mulish"/>
          <w:sz w:val="22"/>
          <w:rPrChange w:id="1397" w:author="Guilherme Pessoa-Amorim [2]" w:date="2021-11-16T13:46:00Z">
            <w:rPr/>
          </w:rPrChange>
        </w:rPr>
        <w:t>RCTs</w:t>
      </w:r>
      <w:r w:rsidRPr="00D9517A">
        <w:rPr>
          <w:rFonts w:ascii="Mulish" w:hAnsi="Mulish"/>
          <w:sz w:val="22"/>
          <w:rPrChange w:id="1398" w:author="Guilherme Pessoa-Amorim [2]" w:date="2021-11-16T13:46:00Z">
            <w:rPr/>
          </w:rPrChange>
        </w:rPr>
        <w:t xml:space="preserve">, </w:t>
      </w:r>
      <w:ins w:id="1399" w:author="Guilherme Pessoa-Amorim [2]" w:date="2021-11-15T11:55:00Z">
        <w:r w:rsidR="001049C9" w:rsidRPr="00D9517A">
          <w:rPr>
            <w:rFonts w:ascii="Mulish" w:hAnsi="Mulish"/>
            <w:sz w:val="22"/>
            <w:rPrChange w:id="1400" w:author="Guilherme Pessoa-Amorim [2]" w:date="2021-11-16T13:46:00Z">
              <w:rPr/>
            </w:rPrChange>
          </w:rPr>
          <w:t>in order to determine which source is the best one</w:t>
        </w:r>
      </w:ins>
      <w:ins w:id="1401" w:author="Guilherme Pessoa-Amorim [2]" w:date="2021-11-15T11:56:00Z">
        <w:r w:rsidR="001049C9" w:rsidRPr="00D9517A">
          <w:rPr>
            <w:rFonts w:ascii="Mulish" w:hAnsi="Mulish"/>
            <w:sz w:val="22"/>
            <w:rPrChange w:id="1402" w:author="Guilherme Pessoa-Amorim [2]" w:date="2021-11-16T13:46:00Z">
              <w:rPr/>
            </w:rPrChange>
          </w:rPr>
          <w:t xml:space="preserve"> in different scenarios</w:t>
        </w:r>
      </w:ins>
      <w:ins w:id="1403" w:author="Guilherme Pessoa-Amorim [2]" w:date="2021-11-15T11:55:00Z">
        <w:r w:rsidR="001049C9" w:rsidRPr="00D9517A">
          <w:rPr>
            <w:rFonts w:ascii="Mulish" w:hAnsi="Mulish"/>
            <w:sz w:val="22"/>
            <w:rPrChange w:id="1404" w:author="Guilherme Pessoa-Amorim [2]" w:date="2021-11-16T13:46:00Z">
              <w:rPr/>
            </w:rPrChange>
          </w:rPr>
          <w:t>; for this purpose, the following outcomes will be used</w:t>
        </w:r>
      </w:ins>
      <w:del w:id="1405" w:author="Guilherme Pessoa-Amorim [2]" w:date="2021-11-15T11:56:00Z">
        <w:r w:rsidRPr="00D9517A" w:rsidDel="001049C9">
          <w:rPr>
            <w:rFonts w:ascii="Mulish" w:hAnsi="Mulish"/>
            <w:sz w:val="22"/>
            <w:rPrChange w:id="1406" w:author="Guilherme Pessoa-Amorim [2]" w:date="2021-11-16T13:46:00Z">
              <w:rPr/>
            </w:rPrChange>
          </w:rPr>
          <w:delText>namely</w:delText>
        </w:r>
      </w:del>
      <w:r w:rsidRPr="00D9517A">
        <w:rPr>
          <w:rFonts w:ascii="Mulish" w:hAnsi="Mulish"/>
          <w:sz w:val="22"/>
          <w:rPrChange w:id="1407" w:author="Guilherme Pessoa-Amorim [2]" w:date="2021-11-16T13:46:00Z">
            <w:rPr/>
          </w:rPrChange>
        </w:rPr>
        <w:t xml:space="preserve">: </w:t>
      </w:r>
    </w:p>
    <w:p w14:paraId="1F366272" w14:textId="77777777" w:rsidR="003B0ECE" w:rsidRPr="00D9517A" w:rsidRDefault="003B0ECE">
      <w:pPr>
        <w:spacing w:line="360" w:lineRule="auto"/>
        <w:rPr>
          <w:rFonts w:ascii="Mulish" w:hAnsi="Mulish"/>
          <w:szCs w:val="28"/>
          <w:rPrChange w:id="1408" w:author="Guilherme Pessoa-Amorim [2]" w:date="2021-11-16T13:46:00Z">
            <w:rPr>
              <w:sz w:val="28"/>
              <w:szCs w:val="28"/>
            </w:rPr>
          </w:rPrChange>
        </w:rPr>
        <w:pPrChange w:id="1409" w:author="Guilherme Pessoa-Amorim [2]" w:date="2021-11-15T13:07:00Z">
          <w:pPr/>
        </w:pPrChange>
      </w:pPr>
    </w:p>
    <w:p w14:paraId="42F95582" w14:textId="18BB1320" w:rsidR="00B203EF" w:rsidRPr="00D9517A" w:rsidRDefault="00B203EF">
      <w:pPr>
        <w:pStyle w:val="ListParagraph"/>
        <w:numPr>
          <w:ilvl w:val="0"/>
          <w:numId w:val="16"/>
        </w:numPr>
        <w:spacing w:line="360" w:lineRule="auto"/>
        <w:ind w:left="426"/>
        <w:rPr>
          <w:rFonts w:ascii="Mulish" w:hAnsi="Mulish" w:cs="Calibri Light"/>
          <w:sz w:val="22"/>
          <w:rPrChange w:id="1410" w:author="Guilherme Pessoa-Amorim [2]" w:date="2021-11-16T13:46:00Z">
            <w:rPr>
              <w:rFonts w:ascii="Calibri" w:hAnsi="Calibri" w:cs="Calibri Light"/>
            </w:rPr>
          </w:rPrChange>
        </w:rPr>
        <w:pPrChange w:id="1411" w:author="Guilherme Pessoa-Amorim [2]" w:date="2021-11-15T13:07:00Z">
          <w:pPr>
            <w:pStyle w:val="ListParagraph"/>
            <w:numPr>
              <w:numId w:val="16"/>
            </w:numPr>
            <w:ind w:left="426" w:hanging="360"/>
          </w:pPr>
        </w:pPrChange>
      </w:pPr>
      <w:r w:rsidRPr="00D9517A">
        <w:rPr>
          <w:rFonts w:ascii="Mulish" w:hAnsi="Mulish" w:cs="Calibri Light"/>
          <w:sz w:val="22"/>
          <w:rPrChange w:id="1412" w:author="Guilherme Pessoa-Amorim [2]" w:date="2021-11-16T13:46:00Z">
            <w:rPr>
              <w:rFonts w:ascii="Calibri" w:hAnsi="Calibri" w:cs="Calibri Light"/>
            </w:rPr>
          </w:rPrChange>
        </w:rPr>
        <w:t>Immunosuppressive treatments at randomisation in the RECOVERY trial</w:t>
      </w:r>
    </w:p>
    <w:p w14:paraId="59412135" w14:textId="77777777" w:rsidR="00B203EF" w:rsidRPr="00D9517A" w:rsidRDefault="00B203EF">
      <w:pPr>
        <w:pStyle w:val="ListParagraph"/>
        <w:spacing w:line="360" w:lineRule="auto"/>
        <w:ind w:left="426"/>
        <w:rPr>
          <w:rFonts w:ascii="Mulish" w:hAnsi="Mulish" w:cs="Calibri Light"/>
          <w:sz w:val="22"/>
          <w:rPrChange w:id="1413" w:author="Guilherme Pessoa-Amorim [2]" w:date="2021-11-16T13:46:00Z">
            <w:rPr>
              <w:rFonts w:ascii="Calibri" w:hAnsi="Calibri" w:cs="Calibri Light"/>
            </w:rPr>
          </w:rPrChange>
        </w:rPr>
        <w:pPrChange w:id="1414" w:author="Guilherme Pessoa-Amorim [2]" w:date="2021-11-15T13:07:00Z">
          <w:pPr>
            <w:pStyle w:val="ListParagraph"/>
            <w:ind w:left="426"/>
          </w:pPr>
        </w:pPrChange>
      </w:pPr>
    </w:p>
    <w:p w14:paraId="4467BDF3" w14:textId="72524580" w:rsidR="003B0ECE" w:rsidRPr="00D9517A" w:rsidRDefault="003B0ECE">
      <w:pPr>
        <w:pStyle w:val="ListParagraph"/>
        <w:numPr>
          <w:ilvl w:val="0"/>
          <w:numId w:val="16"/>
        </w:numPr>
        <w:spacing w:line="360" w:lineRule="auto"/>
        <w:ind w:left="426"/>
        <w:rPr>
          <w:rFonts w:ascii="Mulish" w:hAnsi="Mulish" w:cs="Calibri Light"/>
          <w:sz w:val="22"/>
          <w:rPrChange w:id="1415" w:author="Guilherme Pessoa-Amorim [2]" w:date="2021-11-16T13:46:00Z">
            <w:rPr>
              <w:rFonts w:ascii="Calibri" w:hAnsi="Calibri" w:cs="Calibri Light"/>
            </w:rPr>
          </w:rPrChange>
        </w:rPr>
        <w:pPrChange w:id="1416" w:author="Guilherme Pessoa-Amorim [2]" w:date="2021-11-15T13:07:00Z">
          <w:pPr>
            <w:pStyle w:val="ListParagraph"/>
            <w:numPr>
              <w:numId w:val="16"/>
            </w:numPr>
            <w:ind w:left="426" w:hanging="360"/>
          </w:pPr>
        </w:pPrChange>
      </w:pPr>
      <w:r w:rsidRPr="00D9517A">
        <w:rPr>
          <w:rFonts w:ascii="Mulish" w:hAnsi="Mulish" w:cs="Calibri Light"/>
          <w:sz w:val="22"/>
          <w:rPrChange w:id="1417" w:author="Guilherme Pessoa-Amorim [2]" w:date="2021-11-16T13:46:00Z">
            <w:rPr>
              <w:rFonts w:ascii="Calibri" w:hAnsi="Calibri" w:cs="Calibri Light"/>
            </w:rPr>
          </w:rPrChange>
        </w:rPr>
        <w:t>Initiation of anticoagulation after randomisation in the AMALFI trial</w:t>
      </w:r>
    </w:p>
    <w:p w14:paraId="3C58F6A1" w14:textId="77777777" w:rsidR="002A1D90" w:rsidRPr="00D9517A" w:rsidRDefault="002A1D90">
      <w:pPr>
        <w:pStyle w:val="ListParagraph"/>
        <w:spacing w:line="360" w:lineRule="auto"/>
        <w:ind w:left="426"/>
        <w:rPr>
          <w:rFonts w:ascii="Mulish" w:hAnsi="Mulish" w:cs="Calibri Light"/>
          <w:sz w:val="22"/>
          <w:rPrChange w:id="1418" w:author="Guilherme Pessoa-Amorim [2]" w:date="2021-11-16T13:46:00Z">
            <w:rPr>
              <w:rFonts w:ascii="Calibri" w:hAnsi="Calibri" w:cs="Calibri Light"/>
            </w:rPr>
          </w:rPrChange>
        </w:rPr>
        <w:pPrChange w:id="1419" w:author="Guilherme Pessoa-Amorim [2]" w:date="2021-11-15T13:07:00Z">
          <w:pPr>
            <w:pStyle w:val="ListParagraph"/>
            <w:ind w:left="426"/>
          </w:pPr>
        </w:pPrChange>
      </w:pPr>
    </w:p>
    <w:p w14:paraId="298B2AEC" w14:textId="637D0F55" w:rsidR="003B0ECE" w:rsidRPr="00D9517A" w:rsidRDefault="003B0ECE">
      <w:pPr>
        <w:pStyle w:val="ListParagraph"/>
        <w:numPr>
          <w:ilvl w:val="0"/>
          <w:numId w:val="16"/>
        </w:numPr>
        <w:spacing w:line="360" w:lineRule="auto"/>
        <w:ind w:left="426"/>
        <w:rPr>
          <w:ins w:id="1420" w:author="Guilherme Pessoa-Amorim [2]" w:date="2021-11-15T11:54:00Z"/>
          <w:rFonts w:ascii="Mulish" w:hAnsi="Mulish" w:cs="Calibri Light"/>
          <w:sz w:val="22"/>
          <w:rPrChange w:id="1421" w:author="Guilherme Pessoa-Amorim [2]" w:date="2021-11-16T13:46:00Z">
            <w:rPr>
              <w:ins w:id="1422" w:author="Guilherme Pessoa-Amorim [2]" w:date="2021-11-15T11:54:00Z"/>
              <w:rFonts w:ascii="Calibri" w:hAnsi="Calibri" w:cs="Calibri Light"/>
            </w:rPr>
          </w:rPrChange>
        </w:rPr>
        <w:pPrChange w:id="1423" w:author="Guilherme Pessoa-Amorim [2]" w:date="2021-11-15T13:07:00Z">
          <w:pPr>
            <w:pStyle w:val="ListParagraph"/>
            <w:numPr>
              <w:numId w:val="16"/>
            </w:numPr>
            <w:ind w:left="426" w:hanging="360"/>
          </w:pPr>
        </w:pPrChange>
      </w:pPr>
      <w:r w:rsidRPr="00D9517A">
        <w:rPr>
          <w:rFonts w:ascii="Mulish" w:hAnsi="Mulish" w:cs="Calibri Light"/>
          <w:sz w:val="22"/>
          <w:rPrChange w:id="1424" w:author="Guilherme Pessoa-Amorim [2]" w:date="2021-11-16T13:46:00Z">
            <w:rPr>
              <w:rFonts w:ascii="Calibri" w:hAnsi="Calibri" w:cs="Calibri Light"/>
            </w:rPr>
          </w:rPrChange>
        </w:rPr>
        <w:t>Statin treatment intensity at randomisation in the ORION-4 trial</w:t>
      </w:r>
    </w:p>
    <w:p w14:paraId="62176EBD" w14:textId="77777777" w:rsidR="001049C9" w:rsidRPr="00D9517A" w:rsidRDefault="001049C9">
      <w:pPr>
        <w:pStyle w:val="ListParagraph"/>
        <w:spacing w:line="360" w:lineRule="auto"/>
        <w:rPr>
          <w:ins w:id="1425" w:author="Guilherme Pessoa-Amorim [2]" w:date="2021-11-15T11:54:00Z"/>
          <w:rFonts w:ascii="Mulish" w:hAnsi="Mulish" w:cs="Calibri Light"/>
          <w:sz w:val="22"/>
          <w:rPrChange w:id="1426" w:author="Guilherme Pessoa-Amorim [2]" w:date="2021-11-16T13:46:00Z">
            <w:rPr>
              <w:ins w:id="1427" w:author="Guilherme Pessoa-Amorim [2]" w:date="2021-11-15T11:54:00Z"/>
            </w:rPr>
          </w:rPrChange>
        </w:rPr>
        <w:pPrChange w:id="1428" w:author="Guilherme Pessoa-Amorim [2]" w:date="2021-11-15T13:07:00Z">
          <w:pPr>
            <w:pStyle w:val="ListParagraph"/>
            <w:numPr>
              <w:numId w:val="16"/>
            </w:numPr>
            <w:ind w:left="426" w:hanging="360"/>
          </w:pPr>
        </w:pPrChange>
      </w:pPr>
    </w:p>
    <w:p w14:paraId="4FC22E22" w14:textId="3F6F4901" w:rsidR="001049C9" w:rsidRPr="00D9517A" w:rsidDel="00C93548" w:rsidRDefault="001049C9">
      <w:pPr>
        <w:spacing w:line="360" w:lineRule="auto"/>
        <w:rPr>
          <w:del w:id="1429" w:author="Guilherme Pessoa-Amorim" w:date="2021-11-15T17:53:00Z"/>
          <w:rFonts w:ascii="Mulish" w:hAnsi="Mulish" w:cs="Calibri Light"/>
          <w:sz w:val="22"/>
          <w:rPrChange w:id="1430" w:author="Guilherme Pessoa-Amorim [2]" w:date="2021-11-16T13:46:00Z">
            <w:rPr>
              <w:del w:id="1431" w:author="Guilherme Pessoa-Amorim" w:date="2021-11-15T17:53:00Z"/>
            </w:rPr>
          </w:rPrChange>
        </w:rPr>
        <w:pPrChange w:id="1432" w:author="Guilherme Pessoa-Amorim [2]" w:date="2021-11-15T13:07:00Z">
          <w:pPr>
            <w:pStyle w:val="ListParagraph"/>
            <w:numPr>
              <w:numId w:val="16"/>
            </w:numPr>
            <w:ind w:left="426" w:hanging="360"/>
          </w:pPr>
        </w:pPrChange>
      </w:pPr>
    </w:p>
    <w:p w14:paraId="74237B25" w14:textId="77777777" w:rsidR="00E27990" w:rsidRPr="00D9517A" w:rsidRDefault="00E27990">
      <w:pPr>
        <w:pStyle w:val="ListParagraph"/>
        <w:spacing w:line="360" w:lineRule="auto"/>
        <w:ind w:left="426"/>
        <w:rPr>
          <w:rFonts w:ascii="Mulish" w:hAnsi="Mulish" w:cs="Calibri Light"/>
          <w:sz w:val="20"/>
          <w:szCs w:val="22"/>
          <w:rPrChange w:id="1433" w:author="Guilherme Pessoa-Amorim [2]" w:date="2021-11-16T13:46:00Z">
            <w:rPr>
              <w:rFonts w:ascii="Calibri" w:hAnsi="Calibri" w:cs="Calibri Light"/>
              <w:sz w:val="22"/>
              <w:szCs w:val="22"/>
            </w:rPr>
          </w:rPrChange>
        </w:rPr>
        <w:pPrChange w:id="1434" w:author="Guilherme Pessoa-Amorim [2]" w:date="2021-11-15T13:07:00Z">
          <w:pPr>
            <w:pStyle w:val="ListParagraph"/>
            <w:ind w:left="426"/>
          </w:pPr>
        </w:pPrChange>
      </w:pPr>
    </w:p>
    <w:p w14:paraId="0E04613A" w14:textId="75207B33" w:rsidR="002A1D90" w:rsidRPr="00D9517A" w:rsidRDefault="00D863CD">
      <w:pPr>
        <w:pStyle w:val="Heading3"/>
        <w:spacing w:line="360" w:lineRule="auto"/>
        <w:rPr>
          <w:rFonts w:ascii="Mulish" w:hAnsi="Mulish"/>
          <w:sz w:val="22"/>
          <w:rPrChange w:id="1435" w:author="Guilherme Pessoa-Amorim [2]" w:date="2021-11-16T13:46:00Z">
            <w:rPr/>
          </w:rPrChange>
        </w:rPr>
        <w:pPrChange w:id="1436" w:author="Guilherme Pessoa-Amorim [2]" w:date="2021-11-15T13:07:00Z">
          <w:pPr>
            <w:pStyle w:val="Heading3"/>
          </w:pPr>
        </w:pPrChange>
      </w:pPr>
      <w:bookmarkStart w:id="1437" w:name="_Ref87882270"/>
      <w:bookmarkStart w:id="1438" w:name="_Toc87965171"/>
      <w:commentRangeStart w:id="1439"/>
      <w:r w:rsidRPr="00D9517A">
        <w:rPr>
          <w:rFonts w:ascii="Mulish" w:hAnsi="Mulish"/>
          <w:sz w:val="22"/>
          <w:rPrChange w:id="1440" w:author="Guilherme Pessoa-Amorim [2]" w:date="2021-11-16T13:46:00Z">
            <w:rPr/>
          </w:rPrChange>
        </w:rPr>
        <w:t>Secondary</w:t>
      </w:r>
      <w:bookmarkEnd w:id="1437"/>
      <w:commentRangeEnd w:id="1439"/>
      <w:r w:rsidR="00C93548" w:rsidRPr="00D9517A">
        <w:rPr>
          <w:rStyle w:val="CommentReference"/>
          <w:rFonts w:ascii="Mulish" w:eastAsiaTheme="minorHAnsi" w:hAnsi="Mulish" w:cstheme="minorBidi"/>
          <w:color w:val="auto"/>
          <w:rPrChange w:id="1441" w:author="Guilherme Pessoa-Amorim [2]" w:date="2021-11-16T13:46:00Z">
            <w:rPr>
              <w:rStyle w:val="CommentReference"/>
              <w:rFonts w:asciiTheme="minorHAnsi" w:eastAsiaTheme="minorHAnsi" w:hAnsiTheme="minorHAnsi" w:cstheme="minorBidi"/>
              <w:color w:val="auto"/>
            </w:rPr>
          </w:rPrChange>
        </w:rPr>
        <w:commentReference w:id="1439"/>
      </w:r>
      <w:bookmarkEnd w:id="1438"/>
    </w:p>
    <w:p w14:paraId="638E28A8" w14:textId="77777777" w:rsidR="00C93548" w:rsidRPr="003E336D" w:rsidRDefault="00C93548">
      <w:pPr>
        <w:spacing w:line="360" w:lineRule="auto"/>
        <w:rPr>
          <w:ins w:id="1442" w:author="Guilherme Pessoa-Amorim" w:date="2021-11-15T17:54:00Z"/>
          <w:rFonts w:ascii="Mulish" w:hAnsi="Mulish"/>
          <w:sz w:val="22"/>
        </w:rPr>
        <w:pPrChange w:id="1443" w:author="Guilherme Pessoa-Amorim [2]" w:date="2021-11-15T13:07:00Z">
          <w:pPr/>
        </w:pPrChange>
      </w:pPr>
    </w:p>
    <w:p w14:paraId="1D47C866" w14:textId="6F7FE8E2" w:rsidR="00291A85" w:rsidRPr="00D9517A" w:rsidRDefault="00C93548">
      <w:pPr>
        <w:spacing w:line="360" w:lineRule="auto"/>
        <w:jc w:val="both"/>
        <w:rPr>
          <w:ins w:id="1444" w:author="Guilherme Pessoa-Amorim" w:date="2021-11-15T17:54:00Z"/>
          <w:rFonts w:ascii="Mulish" w:hAnsi="Mulish"/>
          <w:sz w:val="22"/>
        </w:rPr>
        <w:pPrChange w:id="1445" w:author="Guilherme Pessoa-Amorim" w:date="2021-11-15T17:54:00Z">
          <w:pPr/>
        </w:pPrChange>
      </w:pPr>
      <w:ins w:id="1446" w:author="Guilherme Pessoa-Amorim" w:date="2021-11-15T17:54:00Z">
        <w:r w:rsidRPr="00D9517A">
          <w:rPr>
            <w:rFonts w:ascii="Mulish" w:hAnsi="Mulish"/>
            <w:sz w:val="22"/>
          </w:rPr>
          <w:t>The secondary objectives will expand the comparative assessment of RCD versus standard methods (or between different RCD sources in RECOVERY) regarding broader patterns of concomitant medications of interest, namely:</w:t>
        </w:r>
      </w:ins>
    </w:p>
    <w:p w14:paraId="4EC1C4F1" w14:textId="77777777" w:rsidR="00C93548" w:rsidRPr="00D9517A" w:rsidRDefault="00C93548">
      <w:pPr>
        <w:spacing w:line="360" w:lineRule="auto"/>
        <w:rPr>
          <w:ins w:id="1447" w:author="Guilherme Pessoa-Amorim [2]" w:date="2021-11-15T17:45:00Z"/>
          <w:rFonts w:ascii="Mulish" w:hAnsi="Mulish"/>
          <w:sz w:val="22"/>
        </w:rPr>
        <w:pPrChange w:id="1448" w:author="Guilherme Pessoa-Amorim [2]" w:date="2021-11-15T13:07:00Z">
          <w:pPr/>
        </w:pPrChange>
      </w:pPr>
    </w:p>
    <w:p w14:paraId="63F3B737" w14:textId="44416FD0" w:rsidR="00291A85" w:rsidRPr="00D9517A" w:rsidDel="00C93548" w:rsidRDefault="00291A85">
      <w:pPr>
        <w:pStyle w:val="ListParagraph"/>
        <w:numPr>
          <w:ilvl w:val="0"/>
          <w:numId w:val="16"/>
        </w:numPr>
        <w:spacing w:line="360" w:lineRule="auto"/>
        <w:ind w:left="426"/>
        <w:jc w:val="both"/>
        <w:rPr>
          <w:del w:id="1449" w:author="Guilherme Pessoa-Amorim" w:date="2021-11-15T17:49:00Z"/>
          <w:rFonts w:ascii="Mulish" w:hAnsi="Mulish" w:cs="Calibri Light"/>
          <w:sz w:val="22"/>
        </w:rPr>
        <w:pPrChange w:id="1450" w:author="Guilherme Pessoa-Amorim" w:date="2021-11-15T17:49:00Z">
          <w:pPr>
            <w:pStyle w:val="ListParagraph"/>
            <w:numPr>
              <w:numId w:val="16"/>
            </w:numPr>
            <w:spacing w:line="360" w:lineRule="auto"/>
            <w:ind w:left="426" w:hanging="360"/>
          </w:pPr>
        </w:pPrChange>
      </w:pPr>
      <w:ins w:id="1451" w:author="Guilherme Pessoa-Amorim [2]" w:date="2021-11-15T17:45:00Z">
        <w:r w:rsidRPr="00D9517A">
          <w:rPr>
            <w:rFonts w:ascii="Mulish" w:hAnsi="Mulish" w:cs="Calibri Light"/>
            <w:sz w:val="22"/>
          </w:rPr>
          <w:t xml:space="preserve">Representation of several </w:t>
        </w:r>
        <w:commentRangeStart w:id="1452"/>
        <w:commentRangeStart w:id="1453"/>
        <w:r w:rsidRPr="00D9517A">
          <w:rPr>
            <w:rFonts w:ascii="Mulish" w:hAnsi="Mulish" w:cs="Calibri Light"/>
            <w:sz w:val="22"/>
          </w:rPr>
          <w:t>drug groups of interest</w:t>
        </w:r>
        <w:commentRangeEnd w:id="1452"/>
        <w:r w:rsidRPr="003E336D">
          <w:rPr>
            <w:rStyle w:val="CommentReference"/>
            <w:rFonts w:ascii="Mulish" w:hAnsi="Mulish"/>
            <w:sz w:val="14"/>
          </w:rPr>
          <w:commentReference w:id="1452"/>
        </w:r>
      </w:ins>
      <w:commentRangeEnd w:id="1453"/>
      <w:ins w:id="1454" w:author="Guilherme Pessoa-Amorim [2]" w:date="2021-11-15T17:46:00Z">
        <w:r w:rsidRPr="003E336D">
          <w:rPr>
            <w:rFonts w:ascii="Mulish" w:hAnsi="Mulish" w:cs="Calibri Light"/>
            <w:sz w:val="22"/>
          </w:rPr>
          <w:t xml:space="preserve"> at randomisation</w:t>
        </w:r>
      </w:ins>
      <w:ins w:id="1455" w:author="Guilherme Pessoa-Amorim [2]" w:date="2021-11-15T17:45:00Z">
        <w:r w:rsidRPr="003E336D">
          <w:rPr>
            <w:rStyle w:val="CommentReference"/>
            <w:rFonts w:ascii="Mulish" w:hAnsi="Mulish"/>
            <w:sz w:val="14"/>
          </w:rPr>
          <w:commentReference w:id="1453"/>
        </w:r>
        <w:r w:rsidRPr="003E336D">
          <w:rPr>
            <w:rFonts w:ascii="Mulish" w:hAnsi="Mulish" w:cs="Calibri Light"/>
            <w:sz w:val="22"/>
          </w:rPr>
          <w:t xml:space="preserve"> using standard and RCD sources for participants in three RCTs (see section </w:t>
        </w:r>
        <w:r w:rsidRPr="00D9517A">
          <w:rPr>
            <w:rFonts w:ascii="Mulish" w:hAnsi="Mulish" w:cs="Calibri Light"/>
            <w:sz w:val="22"/>
          </w:rPr>
          <w:fldChar w:fldCharType="begin"/>
        </w:r>
        <w:r w:rsidRPr="00D9517A">
          <w:rPr>
            <w:rFonts w:ascii="Mulish" w:hAnsi="Mulish" w:cs="Calibri Light"/>
            <w:sz w:val="22"/>
          </w:rPr>
          <w:instrText xml:space="preserve"> REF _Ref87863855 \r \h  \* MERGEFORMAT </w:instrText>
        </w:r>
      </w:ins>
      <w:r w:rsidRPr="00D9517A">
        <w:rPr>
          <w:rFonts w:ascii="Mulish" w:hAnsi="Mulish" w:cs="Calibri Light"/>
          <w:sz w:val="22"/>
        </w:rPr>
      </w:r>
      <w:ins w:id="1456" w:author="Guilherme Pessoa-Amorim [2]" w:date="2021-11-15T17:45:00Z">
        <w:r w:rsidRPr="00D9517A">
          <w:rPr>
            <w:rFonts w:ascii="Mulish" w:hAnsi="Mulish" w:cs="Calibri Light"/>
            <w:sz w:val="22"/>
            <w:rPrChange w:id="1457" w:author="Guilherme Pessoa-Amorim [2]" w:date="2021-11-16T13:46:00Z">
              <w:rPr>
                <w:rFonts w:ascii="Mulish" w:hAnsi="Mulish" w:cs="Calibri Light"/>
                <w:sz w:val="22"/>
              </w:rPr>
            </w:rPrChange>
          </w:rPr>
          <w:fldChar w:fldCharType="separate"/>
        </w:r>
      </w:ins>
      <w:ins w:id="1458" w:author="Guilherme Pessoa-Amorim [2]" w:date="2021-11-16T14:25:00Z">
        <w:r w:rsidR="003E336D">
          <w:rPr>
            <w:rFonts w:ascii="Mulish" w:hAnsi="Mulish" w:cs="Calibri Light"/>
            <w:sz w:val="22"/>
          </w:rPr>
          <w:t>4.3.6</w:t>
        </w:r>
      </w:ins>
      <w:ins w:id="1459" w:author="Guilherme Pessoa-Amorim [2]" w:date="2021-11-15T17:45:00Z">
        <w:r w:rsidRPr="00D9517A">
          <w:rPr>
            <w:rFonts w:ascii="Mulish" w:hAnsi="Mulish" w:cs="Calibri Light"/>
            <w:sz w:val="22"/>
            <w:rPrChange w:id="1460" w:author="Guilherme Pessoa-Amorim [2]" w:date="2021-11-16T13:46:00Z">
              <w:rPr>
                <w:rFonts w:ascii="Mulish" w:hAnsi="Mulish" w:cs="Calibri Light"/>
                <w:sz w:val="22"/>
              </w:rPr>
            </w:rPrChange>
          </w:rPr>
          <w:fldChar w:fldCharType="end"/>
        </w:r>
        <w:r w:rsidRPr="003E336D">
          <w:rPr>
            <w:rFonts w:ascii="Mulish" w:hAnsi="Mulish" w:cs="Calibri Light"/>
            <w:sz w:val="22"/>
          </w:rPr>
          <w:t xml:space="preserve"> for a complete list of drugs groups of interest)</w:t>
        </w:r>
      </w:ins>
    </w:p>
    <w:p w14:paraId="113E105E" w14:textId="3F0DDC23" w:rsidR="00291A85" w:rsidRPr="00D9517A" w:rsidRDefault="00291A85">
      <w:pPr>
        <w:pStyle w:val="ListParagraph"/>
        <w:numPr>
          <w:ilvl w:val="0"/>
          <w:numId w:val="16"/>
        </w:numPr>
        <w:spacing w:line="360" w:lineRule="auto"/>
        <w:ind w:left="426"/>
        <w:jc w:val="both"/>
        <w:rPr>
          <w:ins w:id="1461" w:author="Guilherme Pessoa-Amorim [2]" w:date="2021-11-15T17:46:00Z"/>
          <w:rFonts w:ascii="Mulish" w:hAnsi="Mulish" w:cs="Calibri Light"/>
          <w:sz w:val="22"/>
          <w:rPrChange w:id="1462" w:author="Guilherme Pessoa-Amorim [2]" w:date="2021-11-16T13:46:00Z">
            <w:rPr>
              <w:ins w:id="1463" w:author="Guilherme Pessoa-Amorim [2]" w:date="2021-11-15T17:46:00Z"/>
            </w:rPr>
          </w:rPrChange>
        </w:rPr>
        <w:pPrChange w:id="1464" w:author="Guilherme Pessoa-Amorim" w:date="2021-11-15T17:49:00Z">
          <w:pPr>
            <w:pStyle w:val="ListParagraph"/>
            <w:numPr>
              <w:numId w:val="16"/>
            </w:numPr>
            <w:spacing w:line="360" w:lineRule="auto"/>
            <w:ind w:left="426" w:hanging="360"/>
          </w:pPr>
        </w:pPrChange>
      </w:pPr>
    </w:p>
    <w:p w14:paraId="17A87F26" w14:textId="75637B64" w:rsidR="00291A85" w:rsidRPr="00D9517A" w:rsidDel="001C7CAD" w:rsidRDefault="00291A85">
      <w:pPr>
        <w:pStyle w:val="ListParagraph"/>
        <w:numPr>
          <w:ilvl w:val="0"/>
          <w:numId w:val="40"/>
        </w:numPr>
        <w:jc w:val="both"/>
        <w:rPr>
          <w:del w:id="1465" w:author="Guilherme Pessoa-Amorim" w:date="2021-11-15T17:48:00Z"/>
          <w:rFonts w:ascii="Mulish" w:hAnsi="Mulish" w:cs="Calibri Light"/>
          <w:sz w:val="22"/>
        </w:rPr>
        <w:pPrChange w:id="1466" w:author="Guilherme Pessoa-Amorim" w:date="2021-11-15T17:49:00Z">
          <w:pPr/>
        </w:pPrChange>
      </w:pPr>
      <w:ins w:id="1467" w:author="Guilherme Pessoa-Amorim [2]" w:date="2021-11-15T17:46:00Z">
        <w:r w:rsidRPr="003E336D">
          <w:rPr>
            <w:rFonts w:ascii="Mulish" w:hAnsi="Mulish" w:cs="Calibri Light"/>
            <w:sz w:val="22"/>
          </w:rPr>
          <w:t>For RECOVERY, only RCD sources w</w:t>
        </w:r>
        <w:r w:rsidRPr="00D9517A">
          <w:rPr>
            <w:rFonts w:ascii="Mulish" w:hAnsi="Mulish" w:cs="Calibri Light"/>
            <w:sz w:val="22"/>
          </w:rPr>
          <w:t>ill be used as they are the only data collection method</w:t>
        </w:r>
      </w:ins>
      <w:ins w:id="1468" w:author="Guilherme Pessoa-Amorim" w:date="2021-11-15T17:48:00Z">
        <w:r w:rsidR="001C7CAD" w:rsidRPr="00D9517A">
          <w:rPr>
            <w:rFonts w:ascii="Mulish" w:hAnsi="Mulish" w:cs="Calibri Light"/>
            <w:sz w:val="22"/>
          </w:rPr>
          <w:t xml:space="preserve"> </w:t>
        </w:r>
      </w:ins>
    </w:p>
    <w:p w14:paraId="7EBB373C" w14:textId="77777777" w:rsidR="001C7CAD" w:rsidRPr="00D9517A" w:rsidRDefault="001C7CAD">
      <w:pPr>
        <w:pStyle w:val="ListParagraph"/>
        <w:numPr>
          <w:ilvl w:val="0"/>
          <w:numId w:val="40"/>
        </w:numPr>
        <w:jc w:val="both"/>
        <w:rPr>
          <w:ins w:id="1469" w:author="Guilherme Pessoa-Amorim" w:date="2021-11-15T17:49:00Z"/>
          <w:rFonts w:ascii="Mulish" w:hAnsi="Mulish" w:cs="Calibri Light"/>
          <w:sz w:val="22"/>
        </w:rPr>
        <w:pPrChange w:id="1470" w:author="Guilherme Pessoa-Amorim" w:date="2021-11-15T17:49:00Z">
          <w:pPr/>
        </w:pPrChange>
      </w:pPr>
    </w:p>
    <w:p w14:paraId="1F6CCFB8" w14:textId="77777777" w:rsidR="001C7CAD" w:rsidRPr="00D9517A" w:rsidRDefault="001C7CAD">
      <w:pPr>
        <w:pStyle w:val="ListParagraph"/>
        <w:jc w:val="both"/>
        <w:rPr>
          <w:ins w:id="1471" w:author="Guilherme Pessoa-Amorim" w:date="2021-11-15T17:48:00Z"/>
          <w:rFonts w:ascii="Mulish" w:hAnsi="Mulish" w:cs="Calibri Light"/>
          <w:sz w:val="22"/>
        </w:rPr>
        <w:pPrChange w:id="1472" w:author="Guilherme Pessoa-Amorim" w:date="2021-11-15T17:49:00Z">
          <w:pPr/>
        </w:pPrChange>
      </w:pPr>
    </w:p>
    <w:p w14:paraId="65F2A267" w14:textId="3FFC6A97" w:rsidR="00291A85" w:rsidRPr="00D9517A" w:rsidDel="001C7CAD" w:rsidRDefault="00291A85">
      <w:pPr>
        <w:pStyle w:val="ListParagraph"/>
        <w:ind w:left="2160"/>
        <w:jc w:val="both"/>
        <w:rPr>
          <w:del w:id="1473" w:author="Guilherme Pessoa-Amorim" w:date="2021-11-15T17:48:00Z"/>
          <w:rFonts w:ascii="Mulish" w:hAnsi="Mulish" w:cs="Calibri Light"/>
          <w:sz w:val="22"/>
        </w:rPr>
        <w:pPrChange w:id="1474" w:author="Guilherme Pessoa-Amorim" w:date="2021-11-15T17:49:00Z">
          <w:pPr/>
        </w:pPrChange>
      </w:pPr>
    </w:p>
    <w:p w14:paraId="6844AE16" w14:textId="250B5958" w:rsidR="001C7CAD" w:rsidRPr="00D9517A" w:rsidRDefault="001C7CAD">
      <w:pPr>
        <w:pStyle w:val="ListParagraph"/>
        <w:numPr>
          <w:ilvl w:val="0"/>
          <w:numId w:val="16"/>
        </w:numPr>
        <w:spacing w:line="360" w:lineRule="auto"/>
        <w:ind w:left="426"/>
        <w:jc w:val="both"/>
        <w:rPr>
          <w:ins w:id="1475" w:author="Guilherme Pessoa-Amorim" w:date="2021-11-15T17:48:00Z"/>
          <w:rFonts w:ascii="Mulish" w:hAnsi="Mulish" w:cs="Calibri Light"/>
          <w:sz w:val="22"/>
        </w:rPr>
        <w:pPrChange w:id="1476" w:author="Guilherme Pessoa-Amorim" w:date="2021-11-15T17:49:00Z">
          <w:pPr>
            <w:pStyle w:val="ListParagraph"/>
            <w:numPr>
              <w:numId w:val="16"/>
            </w:numPr>
            <w:spacing w:line="360" w:lineRule="auto"/>
            <w:ind w:left="426" w:hanging="360"/>
          </w:pPr>
        </w:pPrChange>
      </w:pPr>
      <w:ins w:id="1477" w:author="Guilherme Pessoa-Amorim" w:date="2021-11-15T17:49:00Z">
        <w:r w:rsidRPr="00D9517A">
          <w:rPr>
            <w:rFonts w:ascii="Mulish" w:hAnsi="Mulish" w:cs="Calibri Light"/>
            <w:sz w:val="22"/>
          </w:rPr>
          <w:t xml:space="preserve">Initiation of antibacterial, antifungal, and antidiabetic drugs after randomisation for RECOVERY participants according to </w:t>
        </w:r>
        <w:commentRangeStart w:id="1478"/>
        <w:commentRangeStart w:id="1479"/>
        <w:r w:rsidRPr="00D9517A">
          <w:rPr>
            <w:rFonts w:ascii="Mulish" w:hAnsi="Mulish" w:cs="Calibri Light"/>
            <w:sz w:val="22"/>
          </w:rPr>
          <w:t>two RCD sources</w:t>
        </w:r>
        <w:commentRangeEnd w:id="1478"/>
        <w:r w:rsidRPr="00D9517A">
          <w:rPr>
            <w:rFonts w:ascii="Mulish" w:hAnsi="Mulish"/>
            <w:rPrChange w:id="1480" w:author="Guilherme Pessoa-Amorim [2]" w:date="2021-11-16T13:46:00Z">
              <w:rPr/>
            </w:rPrChange>
          </w:rPr>
          <w:commentReference w:id="1478"/>
        </w:r>
        <w:commentRangeEnd w:id="1479"/>
        <w:r w:rsidRPr="00D9517A">
          <w:rPr>
            <w:rFonts w:ascii="Mulish" w:hAnsi="Mulish"/>
            <w:rPrChange w:id="1481" w:author="Guilherme Pessoa-Amorim [2]" w:date="2021-11-16T13:46:00Z">
              <w:rPr/>
            </w:rPrChange>
          </w:rPr>
          <w:commentReference w:id="1479"/>
        </w:r>
        <w:r w:rsidRPr="003E336D">
          <w:rPr>
            <w:rFonts w:ascii="Mulish" w:hAnsi="Mulish" w:cs="Calibri Light"/>
            <w:sz w:val="22"/>
          </w:rPr>
          <w:t xml:space="preserve"> </w:t>
        </w:r>
      </w:ins>
    </w:p>
    <w:p w14:paraId="0C0AEBAA" w14:textId="0D4952DB" w:rsidR="00291A85" w:rsidRPr="00D9517A" w:rsidDel="001C7CAD" w:rsidRDefault="00291A85">
      <w:pPr>
        <w:jc w:val="both"/>
        <w:rPr>
          <w:del w:id="1482" w:author="Guilherme Pessoa-Amorim" w:date="2021-11-15T17:48:00Z"/>
          <w:rFonts w:ascii="Mulish" w:hAnsi="Mulish" w:cs="Calibri Light"/>
          <w:sz w:val="22"/>
          <w:rPrChange w:id="1483" w:author="Guilherme Pessoa-Amorim [2]" w:date="2021-11-16T13:46:00Z">
            <w:rPr>
              <w:del w:id="1484" w:author="Guilherme Pessoa-Amorim" w:date="2021-11-15T17:48:00Z"/>
            </w:rPr>
          </w:rPrChange>
        </w:rPr>
        <w:pPrChange w:id="1485" w:author="Guilherme Pessoa-Amorim" w:date="2021-11-15T17:49:00Z">
          <w:pPr>
            <w:pStyle w:val="ListParagraph"/>
            <w:ind w:left="426"/>
          </w:pPr>
        </w:pPrChange>
      </w:pPr>
      <w:ins w:id="1486" w:author="Guilherme Pessoa-Amorim [2]" w:date="2021-11-15T17:47:00Z">
        <w:del w:id="1487" w:author="Guilherme Pessoa-Amorim" w:date="2021-11-15T17:48:00Z">
          <w:r w:rsidRPr="00D9517A" w:rsidDel="001C7CAD">
            <w:rPr>
              <w:rFonts w:ascii="Mulish" w:hAnsi="Mulish" w:cs="Calibri Light"/>
              <w:sz w:val="22"/>
              <w:rPrChange w:id="1488" w:author="Guilherme Pessoa-Amorim [2]" w:date="2021-11-16T13:46:00Z">
                <w:rPr>
                  <w:rFonts w:cs="Calibri Light"/>
                </w:rPr>
              </w:rPrChange>
            </w:rPr>
            <w:delText xml:space="preserve">initiation of antibacterial, antifungal, and antidiabetic drugs after randomisation for RECOVERY participants according to </w:delText>
          </w:r>
          <w:commentRangeStart w:id="1489"/>
          <w:commentRangeStart w:id="1490"/>
          <w:commentRangeStart w:id="1491"/>
          <w:commentRangeStart w:id="1492"/>
          <w:r w:rsidRPr="00D9517A" w:rsidDel="001C7CAD">
            <w:rPr>
              <w:rFonts w:ascii="Mulish" w:hAnsi="Mulish" w:cs="Calibri Light"/>
              <w:sz w:val="22"/>
              <w:rPrChange w:id="1493" w:author="Guilherme Pessoa-Amorim [2]" w:date="2021-11-16T13:46:00Z">
                <w:rPr>
                  <w:rFonts w:cs="Calibri Light"/>
                </w:rPr>
              </w:rPrChange>
            </w:rPr>
            <w:delText>two RCD sources</w:delText>
          </w:r>
          <w:commentRangeEnd w:id="1489"/>
          <w:commentRangeEnd w:id="1491"/>
          <w:commentRangeEnd w:id="1492"/>
          <w:r w:rsidRPr="00D9517A" w:rsidDel="001C7CAD">
            <w:rPr>
              <w:rPrChange w:id="1494" w:author="Guilherme Pessoa-Amorim [2]" w:date="2021-11-16T13:46:00Z">
                <w:rPr>
                  <w:rStyle w:val="CommentReference"/>
                  <w:rFonts w:ascii="Mulish" w:hAnsi="Mulish"/>
                  <w:sz w:val="14"/>
                </w:rPr>
              </w:rPrChange>
            </w:rPr>
            <w:commentReference w:id="1489"/>
          </w:r>
          <w:commentRangeEnd w:id="1490"/>
          <w:r w:rsidRPr="00D9517A" w:rsidDel="001C7CAD">
            <w:rPr>
              <w:rPrChange w:id="1495" w:author="Guilherme Pessoa-Amorim [2]" w:date="2021-11-16T13:46:00Z">
                <w:rPr>
                  <w:rStyle w:val="CommentReference"/>
                  <w:rFonts w:ascii="Mulish" w:hAnsi="Mulish"/>
                  <w:sz w:val="14"/>
                </w:rPr>
              </w:rPrChange>
            </w:rPr>
            <w:commentReference w:id="1490"/>
          </w:r>
          <w:r w:rsidRPr="00D9517A" w:rsidDel="001C7CAD">
            <w:rPr>
              <w:rFonts w:ascii="Mulish" w:hAnsi="Mulish" w:cs="Calibri Light"/>
              <w:sz w:val="22"/>
              <w:rPrChange w:id="1496" w:author="Guilherme Pessoa-Amorim [2]" w:date="2021-11-16T13:46:00Z">
                <w:rPr>
                  <w:rFonts w:cs="Calibri Light"/>
                </w:rPr>
              </w:rPrChange>
            </w:rPr>
            <w:delText xml:space="preserve"> (see section </w:delText>
          </w:r>
          <w:r w:rsidRPr="00D9517A" w:rsidDel="001C7CAD">
            <w:rPr>
              <w:rPrChange w:id="1497" w:author="Guilherme Pessoa-Amorim [2]" w:date="2021-11-16T13:46:00Z">
                <w:rPr>
                  <w:rStyle w:val="CommentReference"/>
                  <w:rFonts w:ascii="Mulish" w:hAnsi="Mulish"/>
                  <w:sz w:val="14"/>
                </w:rPr>
              </w:rPrChange>
            </w:rPr>
            <w:commentReference w:id="1491"/>
          </w:r>
          <w:r w:rsidRPr="00D9517A" w:rsidDel="001C7CAD">
            <w:rPr>
              <w:rPrChange w:id="1498" w:author="Guilherme Pessoa-Amorim [2]" w:date="2021-11-16T13:46:00Z">
                <w:rPr>
                  <w:rStyle w:val="CommentReference"/>
                  <w:rFonts w:ascii="Mulish" w:hAnsi="Mulish"/>
                  <w:sz w:val="14"/>
                </w:rPr>
              </w:rPrChange>
            </w:rPr>
            <w:commentReference w:id="1492"/>
          </w:r>
          <w:r w:rsidRPr="00D9517A" w:rsidDel="001C7CAD">
            <w:rPr>
              <w:rFonts w:ascii="Mulish" w:hAnsi="Mulish" w:cs="Calibri Light"/>
              <w:sz w:val="22"/>
              <w:rPrChange w:id="1499" w:author="Guilherme Pessoa-Amorim [2]" w:date="2021-11-16T13:46:00Z">
                <w:rPr>
                  <w:rFonts w:cs="Calibri Light"/>
                </w:rPr>
              </w:rPrChange>
            </w:rPr>
            <w:fldChar w:fldCharType="begin"/>
          </w:r>
          <w:r w:rsidRPr="00D9517A" w:rsidDel="001C7CAD">
            <w:rPr>
              <w:rFonts w:ascii="Mulish" w:hAnsi="Mulish" w:cs="Calibri Light"/>
              <w:sz w:val="22"/>
              <w:rPrChange w:id="1500" w:author="Guilherme Pessoa-Amorim [2]" w:date="2021-11-16T13:46:00Z">
                <w:rPr>
                  <w:rFonts w:cs="Calibri Light"/>
                </w:rPr>
              </w:rPrChange>
            </w:rPr>
            <w:delInstrText xml:space="preserve"> REF _Ref87862878 \r \h  \* MERGEFORMAT </w:delInstrText>
          </w:r>
        </w:del>
      </w:ins>
      <w:del w:id="1501" w:author="Guilherme Pessoa-Amorim" w:date="2021-11-15T17:48:00Z">
        <w:r w:rsidRPr="00D9517A" w:rsidDel="001C7CAD">
          <w:rPr>
            <w:rFonts w:ascii="Mulish" w:hAnsi="Mulish" w:cs="Calibri Light"/>
            <w:sz w:val="22"/>
            <w:rPrChange w:id="1502" w:author="Guilherme Pessoa-Amorim [2]" w:date="2021-11-16T13:46:00Z">
              <w:rPr>
                <w:rFonts w:ascii="Mulish" w:hAnsi="Mulish" w:cs="Calibri Light"/>
                <w:sz w:val="22"/>
              </w:rPr>
            </w:rPrChange>
          </w:rPr>
        </w:r>
      </w:del>
      <w:ins w:id="1503" w:author="Guilherme Pessoa-Amorim [2]" w:date="2021-11-15T17:47:00Z">
        <w:del w:id="1504" w:author="Guilherme Pessoa-Amorim" w:date="2021-11-15T17:48:00Z">
          <w:r w:rsidRPr="00D9517A" w:rsidDel="001C7CAD">
            <w:rPr>
              <w:rFonts w:ascii="Mulish" w:hAnsi="Mulish" w:cs="Calibri Light"/>
              <w:sz w:val="22"/>
              <w:rPrChange w:id="1505" w:author="Guilherme Pessoa-Amorim [2]" w:date="2021-11-16T13:46:00Z">
                <w:rPr>
                  <w:rFonts w:cs="Calibri Light"/>
                </w:rPr>
              </w:rPrChange>
            </w:rPr>
            <w:fldChar w:fldCharType="separate"/>
          </w:r>
          <w:r w:rsidRPr="00D9517A" w:rsidDel="001C7CAD">
            <w:rPr>
              <w:rFonts w:ascii="Mulish" w:hAnsi="Mulish" w:cs="Calibri Light"/>
              <w:sz w:val="22"/>
              <w:rPrChange w:id="1506" w:author="Guilherme Pessoa-Amorim [2]" w:date="2021-11-16T13:46:00Z">
                <w:rPr>
                  <w:rFonts w:cs="Calibri Light"/>
                </w:rPr>
              </w:rPrChange>
            </w:rPr>
            <w:delText>6.2</w:delText>
          </w:r>
          <w:r w:rsidRPr="00D9517A" w:rsidDel="001C7CAD">
            <w:rPr>
              <w:rFonts w:ascii="Mulish" w:hAnsi="Mulish" w:cs="Calibri Light"/>
              <w:sz w:val="22"/>
              <w:rPrChange w:id="1507" w:author="Guilherme Pessoa-Amorim [2]" w:date="2021-11-16T13:46:00Z">
                <w:rPr>
                  <w:rFonts w:cs="Calibri Light"/>
                </w:rPr>
              </w:rPrChange>
            </w:rPr>
            <w:fldChar w:fldCharType="end"/>
          </w:r>
          <w:r w:rsidRPr="00D9517A" w:rsidDel="001C7CAD">
            <w:rPr>
              <w:rFonts w:ascii="Mulish" w:hAnsi="Mulish" w:cs="Calibri Light"/>
              <w:sz w:val="22"/>
              <w:rPrChange w:id="1508" w:author="Guilherme Pessoa-Amorim [2]" w:date="2021-11-16T13:46:00Z">
                <w:rPr>
                  <w:rFonts w:cs="Calibri Light"/>
                </w:rPr>
              </w:rPrChange>
            </w:rPr>
            <w:delText xml:space="preserve"> for details on comparative assessments)</w:delText>
          </w:r>
        </w:del>
      </w:ins>
    </w:p>
    <w:p w14:paraId="0F6A3C04" w14:textId="7EC29861" w:rsidR="00291A85" w:rsidRPr="00D9517A" w:rsidDel="001C7CAD" w:rsidRDefault="00291A85">
      <w:pPr>
        <w:jc w:val="both"/>
        <w:rPr>
          <w:ins w:id="1509" w:author="Guilherme Pessoa-Amorim [2]" w:date="2021-11-15T17:47:00Z"/>
          <w:del w:id="1510" w:author="Guilherme Pessoa-Amorim" w:date="2021-11-15T17:49:00Z"/>
          <w:rFonts w:ascii="Mulish" w:hAnsi="Mulish"/>
          <w:rPrChange w:id="1511" w:author="Guilherme Pessoa-Amorim [2]" w:date="2021-11-16T13:46:00Z">
            <w:rPr>
              <w:ins w:id="1512" w:author="Guilherme Pessoa-Amorim [2]" w:date="2021-11-15T17:47:00Z"/>
              <w:del w:id="1513" w:author="Guilherme Pessoa-Amorim" w:date="2021-11-15T17:49:00Z"/>
            </w:rPr>
          </w:rPrChange>
        </w:rPr>
        <w:pPrChange w:id="1514" w:author="Guilherme Pessoa-Amorim" w:date="2021-11-15T17:49:00Z">
          <w:pPr/>
        </w:pPrChange>
      </w:pPr>
    </w:p>
    <w:p w14:paraId="01EE6FA5" w14:textId="0A5CCBA3" w:rsidR="00291A85" w:rsidRPr="00D9517A" w:rsidDel="001C7CAD" w:rsidRDefault="00291A85">
      <w:pPr>
        <w:spacing w:line="360" w:lineRule="auto"/>
        <w:jc w:val="both"/>
        <w:rPr>
          <w:ins w:id="1515" w:author="Guilherme Pessoa-Amorim [2]" w:date="2021-11-15T17:47:00Z"/>
          <w:del w:id="1516" w:author="Guilherme Pessoa-Amorim" w:date="2021-11-15T17:49:00Z"/>
          <w:rFonts w:ascii="Mulish" w:hAnsi="Mulish"/>
          <w:sz w:val="22"/>
          <w:rPrChange w:id="1517" w:author="Guilherme Pessoa-Amorim [2]" w:date="2021-11-16T13:46:00Z">
            <w:rPr>
              <w:ins w:id="1518" w:author="Guilherme Pessoa-Amorim [2]" w:date="2021-11-15T17:47:00Z"/>
              <w:del w:id="1519" w:author="Guilherme Pessoa-Amorim" w:date="2021-11-15T17:49:00Z"/>
            </w:rPr>
          </w:rPrChange>
        </w:rPr>
        <w:pPrChange w:id="1520" w:author="Guilherme Pessoa-Amorim" w:date="2021-11-15T17:49:00Z">
          <w:pPr/>
        </w:pPrChange>
      </w:pPr>
    </w:p>
    <w:p w14:paraId="722AE5E7" w14:textId="37B704E8" w:rsidR="00C81D52" w:rsidRPr="00D9517A" w:rsidDel="007A47AD" w:rsidRDefault="007A47AD">
      <w:pPr>
        <w:spacing w:line="360" w:lineRule="auto"/>
        <w:jc w:val="both"/>
        <w:rPr>
          <w:del w:id="1521" w:author="Guilherme Pessoa-Amorim" w:date="2021-11-15T10:06:00Z"/>
          <w:rFonts w:ascii="Mulish" w:hAnsi="Mulish"/>
          <w:sz w:val="22"/>
          <w:rPrChange w:id="1522" w:author="Guilherme Pessoa-Amorim [2]" w:date="2021-11-16T13:46:00Z">
            <w:rPr>
              <w:del w:id="1523" w:author="Guilherme Pessoa-Amorim" w:date="2021-11-15T10:06:00Z"/>
            </w:rPr>
          </w:rPrChange>
        </w:rPr>
        <w:pPrChange w:id="1524" w:author="Guilherme Pessoa-Amorim" w:date="2021-11-15T17:49:00Z">
          <w:pPr/>
        </w:pPrChange>
      </w:pPr>
      <w:ins w:id="1525" w:author="Guilherme Pessoa-Amorim" w:date="2021-11-15T10:06:00Z">
        <w:del w:id="1526" w:author="Guilherme Pessoa-Amorim [2]" w:date="2021-11-15T17:45:00Z">
          <w:r w:rsidRPr="00D9517A" w:rsidDel="00291A85">
            <w:rPr>
              <w:rFonts w:ascii="Mulish" w:hAnsi="Mulish"/>
              <w:sz w:val="22"/>
              <w:rPrChange w:id="1527" w:author="Guilherme Pessoa-Amorim [2]" w:date="2021-11-16T13:46:00Z">
                <w:rPr/>
              </w:rPrChange>
            </w:rPr>
            <w:delText>Three</w:delText>
          </w:r>
        </w:del>
        <w:del w:id="1528" w:author="Guilherme Pessoa-Amorim [2]" w:date="2021-11-15T17:46:00Z">
          <w:r w:rsidRPr="00D9517A" w:rsidDel="00291A85">
            <w:rPr>
              <w:rFonts w:ascii="Mulish" w:hAnsi="Mulish"/>
              <w:sz w:val="22"/>
              <w:rPrChange w:id="1529" w:author="Guilherme Pessoa-Amorim [2]" w:date="2021-11-16T13:46:00Z">
                <w:rPr/>
              </w:rPrChange>
            </w:rPr>
            <w:delText xml:space="preserve"> secondary objectives will expand the comparative assessment of RCD versus standard methods regarding broader patterns of concomitant medications of interest, namely:</w:delText>
          </w:r>
        </w:del>
      </w:ins>
      <w:del w:id="1530" w:author="Guilherme Pessoa-Amorim" w:date="2021-11-15T10:06:00Z">
        <w:r w:rsidR="00F22D32" w:rsidRPr="00D9517A" w:rsidDel="007A47AD">
          <w:rPr>
            <w:rFonts w:ascii="Mulish" w:hAnsi="Mulish"/>
            <w:sz w:val="22"/>
            <w:rPrChange w:id="1531" w:author="Guilherme Pessoa-Amorim [2]" w:date="2021-11-16T13:46:00Z">
              <w:rPr/>
            </w:rPrChange>
          </w:rPr>
          <w:delText xml:space="preserve">The secondary objectives </w:delText>
        </w:r>
        <w:r w:rsidR="006D4575" w:rsidRPr="00D9517A" w:rsidDel="007A47AD">
          <w:rPr>
            <w:rFonts w:ascii="Mulish" w:hAnsi="Mulish"/>
            <w:sz w:val="22"/>
            <w:rPrChange w:id="1532" w:author="Guilherme Pessoa-Amorim [2]" w:date="2021-11-16T13:46:00Z">
              <w:rPr/>
            </w:rPrChange>
          </w:rPr>
          <w:delText xml:space="preserve">will </w:delText>
        </w:r>
        <w:r w:rsidR="00D543EC" w:rsidRPr="00D9517A" w:rsidDel="007A47AD">
          <w:rPr>
            <w:rFonts w:ascii="Mulish" w:hAnsi="Mulish"/>
            <w:sz w:val="22"/>
            <w:rPrChange w:id="1533" w:author="Guilherme Pessoa-Amorim [2]" w:date="2021-11-16T13:46:00Z">
              <w:rPr/>
            </w:rPrChange>
          </w:rPr>
          <w:delText xml:space="preserve">expand the </w:delText>
        </w:r>
        <w:r w:rsidR="008D3C2F" w:rsidRPr="00D9517A" w:rsidDel="007A47AD">
          <w:rPr>
            <w:rFonts w:ascii="Mulish" w:hAnsi="Mulish"/>
            <w:sz w:val="22"/>
            <w:rPrChange w:id="1534" w:author="Guilherme Pessoa-Amorim [2]" w:date="2021-11-16T13:46:00Z">
              <w:rPr/>
            </w:rPrChange>
          </w:rPr>
          <w:delText xml:space="preserve">comparative </w:delText>
        </w:r>
        <w:r w:rsidR="00D543EC" w:rsidRPr="00D9517A" w:rsidDel="007A47AD">
          <w:rPr>
            <w:rFonts w:ascii="Mulish" w:hAnsi="Mulish"/>
            <w:sz w:val="22"/>
            <w:rPrChange w:id="1535" w:author="Guilherme Pessoa-Amorim [2]" w:date="2021-11-16T13:46:00Z">
              <w:rPr/>
            </w:rPrChange>
          </w:rPr>
          <w:delText xml:space="preserve">assessment of RCD </w:delText>
        </w:r>
        <w:r w:rsidR="008D3C2F" w:rsidRPr="00D9517A" w:rsidDel="007A47AD">
          <w:rPr>
            <w:rFonts w:ascii="Mulish" w:hAnsi="Mulish"/>
            <w:sz w:val="22"/>
            <w:rPrChange w:id="1536" w:author="Guilherme Pessoa-Amorim [2]" w:date="2021-11-16T13:46:00Z">
              <w:rPr/>
            </w:rPrChange>
          </w:rPr>
          <w:delText>versus</w:delText>
        </w:r>
        <w:r w:rsidR="00D543EC" w:rsidRPr="00D9517A" w:rsidDel="007A47AD">
          <w:rPr>
            <w:rFonts w:ascii="Mulish" w:hAnsi="Mulish"/>
            <w:sz w:val="22"/>
            <w:rPrChange w:id="1537" w:author="Guilherme Pessoa-Amorim [2]" w:date="2021-11-16T13:46:00Z">
              <w:rPr/>
            </w:rPrChange>
          </w:rPr>
          <w:delText xml:space="preserve"> standard methods</w:delText>
        </w:r>
        <w:r w:rsidR="00F721CD" w:rsidRPr="00D9517A" w:rsidDel="007A47AD">
          <w:rPr>
            <w:rFonts w:ascii="Mulish" w:hAnsi="Mulish"/>
            <w:sz w:val="22"/>
            <w:rPrChange w:id="1538" w:author="Guilherme Pessoa-Amorim [2]" w:date="2021-11-16T13:46:00Z">
              <w:rPr/>
            </w:rPrChange>
          </w:rPr>
          <w:delText xml:space="preserve"> regarding broader patterns of concomitant medications of interest, namely</w:delText>
        </w:r>
        <w:r w:rsidR="00D543EC" w:rsidRPr="00D9517A" w:rsidDel="007A47AD">
          <w:rPr>
            <w:rFonts w:ascii="Mulish" w:hAnsi="Mulish"/>
            <w:sz w:val="22"/>
            <w:rPrChange w:id="1539" w:author="Guilherme Pessoa-Amorim [2]" w:date="2021-11-16T13:46:00Z">
              <w:rPr/>
            </w:rPrChange>
          </w:rPr>
          <w:delText>:</w:delText>
        </w:r>
      </w:del>
    </w:p>
    <w:p w14:paraId="0C4D3CAE" w14:textId="03440A55" w:rsidR="00C81D52" w:rsidRPr="00D9517A" w:rsidDel="00291A85" w:rsidRDefault="00C81D52">
      <w:pPr>
        <w:spacing w:line="360" w:lineRule="auto"/>
        <w:jc w:val="both"/>
        <w:rPr>
          <w:del w:id="1540" w:author="Guilherme Pessoa-Amorim [2]" w:date="2021-11-15T17:46:00Z"/>
          <w:rFonts w:ascii="Mulish" w:hAnsi="Mulish"/>
          <w:sz w:val="22"/>
          <w:rPrChange w:id="1541" w:author="Guilherme Pessoa-Amorim [2]" w:date="2021-11-16T13:46:00Z">
            <w:rPr>
              <w:del w:id="1542" w:author="Guilherme Pessoa-Amorim [2]" w:date="2021-11-15T17:46:00Z"/>
            </w:rPr>
          </w:rPrChange>
        </w:rPr>
        <w:pPrChange w:id="1543" w:author="Guilherme Pessoa-Amorim" w:date="2021-11-15T17:49:00Z">
          <w:pPr/>
        </w:pPrChange>
      </w:pPr>
    </w:p>
    <w:p w14:paraId="5CF4030A" w14:textId="2B7ABB26" w:rsidR="00F22D32" w:rsidRPr="00D9517A" w:rsidDel="00291A85" w:rsidRDefault="00D543EC">
      <w:pPr>
        <w:pStyle w:val="ListParagraph"/>
        <w:numPr>
          <w:ilvl w:val="0"/>
          <w:numId w:val="16"/>
        </w:numPr>
        <w:spacing w:line="360" w:lineRule="auto"/>
        <w:ind w:left="426"/>
        <w:jc w:val="both"/>
        <w:rPr>
          <w:del w:id="1544" w:author="Guilherme Pessoa-Amorim [2]" w:date="2021-11-15T17:45:00Z"/>
          <w:rFonts w:ascii="Mulish" w:hAnsi="Mulish" w:cs="Calibri Light"/>
          <w:sz w:val="22"/>
          <w:rPrChange w:id="1545" w:author="Guilherme Pessoa-Amorim [2]" w:date="2021-11-16T13:46:00Z">
            <w:rPr>
              <w:del w:id="1546" w:author="Guilherme Pessoa-Amorim [2]" w:date="2021-11-15T17:45:00Z"/>
              <w:rFonts w:ascii="Calibri" w:hAnsi="Calibri" w:cs="Calibri Light"/>
            </w:rPr>
          </w:rPrChange>
        </w:rPr>
        <w:pPrChange w:id="1547" w:author="Guilherme Pessoa-Amorim" w:date="2021-11-15T17:49:00Z">
          <w:pPr>
            <w:pStyle w:val="ListParagraph"/>
            <w:numPr>
              <w:numId w:val="16"/>
            </w:numPr>
            <w:ind w:left="426" w:hanging="360"/>
          </w:pPr>
        </w:pPrChange>
      </w:pPr>
      <w:del w:id="1548" w:author="Guilherme Pessoa-Amorim [2]" w:date="2021-11-15T17:45:00Z">
        <w:r w:rsidRPr="00D9517A" w:rsidDel="00291A85">
          <w:rPr>
            <w:rFonts w:ascii="Mulish" w:hAnsi="Mulish" w:cs="Calibri Light"/>
            <w:sz w:val="22"/>
            <w:rPrChange w:id="1549" w:author="Guilherme Pessoa-Amorim [2]" w:date="2021-11-16T13:46:00Z">
              <w:rPr>
                <w:rFonts w:ascii="Calibri" w:hAnsi="Calibri" w:cs="Calibri Light"/>
              </w:rPr>
            </w:rPrChange>
          </w:rPr>
          <w:delText>R</w:delText>
        </w:r>
        <w:r w:rsidR="002A1D90" w:rsidRPr="00D9517A" w:rsidDel="00291A85">
          <w:rPr>
            <w:rFonts w:ascii="Mulish" w:hAnsi="Mulish" w:cs="Calibri Light"/>
            <w:sz w:val="22"/>
            <w:rPrChange w:id="1550" w:author="Guilherme Pessoa-Amorim [2]" w:date="2021-11-16T13:46:00Z">
              <w:rPr>
                <w:rFonts w:ascii="Calibri" w:hAnsi="Calibri" w:cs="Calibri Light"/>
              </w:rPr>
            </w:rPrChange>
          </w:rPr>
          <w:delText xml:space="preserve">epresentation of </w:delText>
        </w:r>
        <w:r w:rsidRPr="00D9517A" w:rsidDel="00291A85">
          <w:rPr>
            <w:rFonts w:ascii="Mulish" w:hAnsi="Mulish" w:cs="Calibri Light"/>
            <w:sz w:val="22"/>
            <w:rPrChange w:id="1551" w:author="Guilherme Pessoa-Amorim [2]" w:date="2021-11-16T13:46:00Z">
              <w:rPr>
                <w:rFonts w:ascii="Calibri" w:hAnsi="Calibri" w:cs="Calibri Light"/>
              </w:rPr>
            </w:rPrChange>
          </w:rPr>
          <w:delText xml:space="preserve">several </w:delText>
        </w:r>
        <w:commentRangeStart w:id="1552"/>
        <w:commentRangeStart w:id="1553"/>
        <w:r w:rsidR="002A1D90" w:rsidRPr="00D9517A" w:rsidDel="00291A85">
          <w:rPr>
            <w:rFonts w:ascii="Mulish" w:hAnsi="Mulish" w:cs="Calibri Light"/>
            <w:sz w:val="22"/>
            <w:rPrChange w:id="1554" w:author="Guilherme Pessoa-Amorim [2]" w:date="2021-11-16T13:46:00Z">
              <w:rPr>
                <w:rFonts w:ascii="Calibri" w:hAnsi="Calibri" w:cs="Calibri Light"/>
              </w:rPr>
            </w:rPrChange>
          </w:rPr>
          <w:delText>drug groups of interest</w:delText>
        </w:r>
        <w:commentRangeEnd w:id="1552"/>
        <w:r w:rsidR="00C767B5" w:rsidRPr="00D9517A" w:rsidDel="00291A85">
          <w:rPr>
            <w:rStyle w:val="CommentReference"/>
            <w:rFonts w:ascii="Mulish" w:hAnsi="Mulish"/>
            <w:sz w:val="14"/>
            <w:rPrChange w:id="1555" w:author="Guilherme Pessoa-Amorim [2]" w:date="2021-11-16T13:46:00Z">
              <w:rPr>
                <w:rStyle w:val="CommentReference"/>
              </w:rPr>
            </w:rPrChange>
          </w:rPr>
          <w:commentReference w:id="1552"/>
        </w:r>
        <w:commentRangeEnd w:id="1553"/>
        <w:r w:rsidR="004C3999" w:rsidRPr="00D9517A" w:rsidDel="00291A85">
          <w:rPr>
            <w:rStyle w:val="CommentReference"/>
            <w:rFonts w:ascii="Mulish" w:hAnsi="Mulish"/>
            <w:sz w:val="14"/>
            <w:rPrChange w:id="1556" w:author="Guilherme Pessoa-Amorim [2]" w:date="2021-11-16T13:46:00Z">
              <w:rPr>
                <w:rStyle w:val="CommentReference"/>
              </w:rPr>
            </w:rPrChange>
          </w:rPr>
          <w:commentReference w:id="1553"/>
        </w:r>
        <w:r w:rsidR="002A1D90" w:rsidRPr="00D9517A" w:rsidDel="00291A85">
          <w:rPr>
            <w:rFonts w:ascii="Mulish" w:hAnsi="Mulish" w:cs="Calibri Light"/>
            <w:sz w:val="22"/>
            <w:rPrChange w:id="1557" w:author="Guilherme Pessoa-Amorim [2]" w:date="2021-11-16T13:46:00Z">
              <w:rPr>
                <w:rFonts w:ascii="Calibri" w:hAnsi="Calibri" w:cs="Calibri Light"/>
              </w:rPr>
            </w:rPrChange>
          </w:rPr>
          <w:delText xml:space="preserve"> </w:delText>
        </w:r>
        <w:r w:rsidR="00D55162" w:rsidRPr="00D9517A" w:rsidDel="00291A85">
          <w:rPr>
            <w:rFonts w:ascii="Mulish" w:hAnsi="Mulish" w:cs="Calibri Light"/>
            <w:sz w:val="22"/>
            <w:rPrChange w:id="1558" w:author="Guilherme Pessoa-Amorim [2]" w:date="2021-11-16T13:46:00Z">
              <w:rPr>
                <w:rFonts w:ascii="Calibri" w:hAnsi="Calibri" w:cs="Calibri Light"/>
              </w:rPr>
            </w:rPrChange>
          </w:rPr>
          <w:delText xml:space="preserve">using both standard and </w:delText>
        </w:r>
        <w:r w:rsidR="002A1D90" w:rsidRPr="00D9517A" w:rsidDel="00291A85">
          <w:rPr>
            <w:rFonts w:ascii="Mulish" w:hAnsi="Mulish" w:cs="Calibri Light"/>
            <w:sz w:val="22"/>
            <w:rPrChange w:id="1559" w:author="Guilherme Pessoa-Amorim [2]" w:date="2021-11-16T13:46:00Z">
              <w:rPr>
                <w:rFonts w:ascii="Calibri" w:hAnsi="Calibri" w:cs="Calibri Light"/>
              </w:rPr>
            </w:rPrChange>
          </w:rPr>
          <w:delText>RCD sources</w:delText>
        </w:r>
        <w:r w:rsidR="00D55162" w:rsidRPr="00D9517A" w:rsidDel="00291A85">
          <w:rPr>
            <w:rFonts w:ascii="Mulish" w:hAnsi="Mulish" w:cs="Calibri Light"/>
            <w:sz w:val="22"/>
            <w:rPrChange w:id="1560" w:author="Guilherme Pessoa-Amorim [2]" w:date="2021-11-16T13:46:00Z">
              <w:rPr>
                <w:rFonts w:ascii="Calibri" w:hAnsi="Calibri" w:cs="Calibri Light"/>
              </w:rPr>
            </w:rPrChange>
          </w:rPr>
          <w:delText xml:space="preserve"> </w:delText>
        </w:r>
        <w:r w:rsidR="00F721CD" w:rsidRPr="00D9517A" w:rsidDel="00291A85">
          <w:rPr>
            <w:rFonts w:ascii="Mulish" w:hAnsi="Mulish" w:cs="Calibri Light"/>
            <w:sz w:val="22"/>
            <w:rPrChange w:id="1561" w:author="Guilherme Pessoa-Amorim [2]" w:date="2021-11-16T13:46:00Z">
              <w:rPr>
                <w:rFonts w:ascii="Calibri" w:hAnsi="Calibri" w:cs="Calibri Light"/>
              </w:rPr>
            </w:rPrChange>
          </w:rPr>
          <w:delText xml:space="preserve">for participants </w:delText>
        </w:r>
        <w:r w:rsidR="00D55162" w:rsidRPr="00D9517A" w:rsidDel="00291A85">
          <w:rPr>
            <w:rFonts w:ascii="Mulish" w:hAnsi="Mulish" w:cs="Calibri Light"/>
            <w:sz w:val="22"/>
            <w:rPrChange w:id="1562" w:author="Guilherme Pessoa-Amorim [2]" w:date="2021-11-16T13:46:00Z">
              <w:rPr>
                <w:rFonts w:ascii="Calibri" w:hAnsi="Calibri" w:cs="Calibri Light"/>
              </w:rPr>
            </w:rPrChange>
          </w:rPr>
          <w:delText>in three RCTs</w:delText>
        </w:r>
      </w:del>
      <w:ins w:id="1563" w:author="Guilherme Pessoa-Amorim" w:date="2021-11-15T09:50:00Z">
        <w:del w:id="1564" w:author="Guilherme Pessoa-Amorim [2]" w:date="2021-11-15T17:45:00Z">
          <w:r w:rsidR="004C3999" w:rsidRPr="00D9517A" w:rsidDel="00291A85">
            <w:rPr>
              <w:rFonts w:ascii="Mulish" w:hAnsi="Mulish" w:cs="Calibri Light"/>
              <w:sz w:val="22"/>
              <w:rPrChange w:id="1565" w:author="Guilherme Pessoa-Amorim [2]" w:date="2021-11-16T13:46:00Z">
                <w:rPr>
                  <w:rFonts w:ascii="Calibri" w:hAnsi="Calibri" w:cs="Calibri Light"/>
                </w:rPr>
              </w:rPrChange>
            </w:rPr>
            <w:delText xml:space="preserve"> (see section </w:delText>
          </w:r>
        </w:del>
      </w:ins>
      <w:ins w:id="1566" w:author="Guilherme Pessoa-Amorim" w:date="2021-11-15T10:17:00Z">
        <w:del w:id="1567" w:author="Guilherme Pessoa-Amorim [2]" w:date="2021-11-15T17:45:00Z">
          <w:r w:rsidR="00C451C0" w:rsidRPr="00D9517A" w:rsidDel="00291A85">
            <w:rPr>
              <w:rFonts w:ascii="Mulish" w:hAnsi="Mulish" w:cs="Calibri Light"/>
              <w:sz w:val="22"/>
              <w:rPrChange w:id="1568" w:author="Guilherme Pessoa-Amorim [2]" w:date="2021-11-16T13:46:00Z">
                <w:rPr>
                  <w:rFonts w:ascii="Calibri" w:hAnsi="Calibri" w:cs="Calibri Light"/>
                </w:rPr>
              </w:rPrChange>
            </w:rPr>
            <w:fldChar w:fldCharType="begin"/>
          </w:r>
          <w:r w:rsidR="00C451C0" w:rsidRPr="00D9517A" w:rsidDel="00291A85">
            <w:rPr>
              <w:rFonts w:ascii="Mulish" w:hAnsi="Mulish" w:cs="Calibri Light"/>
              <w:sz w:val="22"/>
              <w:rPrChange w:id="1569" w:author="Guilherme Pessoa-Amorim [2]" w:date="2021-11-16T13:46:00Z">
                <w:rPr>
                  <w:rFonts w:ascii="Calibri" w:hAnsi="Calibri" w:cs="Calibri Light"/>
                </w:rPr>
              </w:rPrChange>
            </w:rPr>
            <w:delInstrText xml:space="preserve"> REF _Ref87863855 \r \h </w:delInstrText>
          </w:r>
        </w:del>
      </w:ins>
      <w:del w:id="1570" w:author="Guilherme Pessoa-Amorim [2]" w:date="2021-11-15T17:45:00Z">
        <w:r w:rsidR="0053593C" w:rsidRPr="00D9517A" w:rsidDel="00291A85">
          <w:rPr>
            <w:rFonts w:ascii="Mulish" w:hAnsi="Mulish" w:cs="Calibri Light"/>
            <w:sz w:val="22"/>
            <w:rPrChange w:id="1571" w:author="Guilherme Pessoa-Amorim [2]" w:date="2021-11-16T13:46:00Z">
              <w:rPr>
                <w:rFonts w:ascii="Mulish" w:hAnsi="Mulish" w:cs="Calibri Light"/>
              </w:rPr>
            </w:rPrChange>
          </w:rPr>
          <w:delInstrText xml:space="preserve"> \* MERGEFORMAT </w:delInstrText>
        </w:r>
        <w:r w:rsidR="00C451C0" w:rsidRPr="00D9517A" w:rsidDel="00291A85">
          <w:rPr>
            <w:rFonts w:ascii="Mulish" w:hAnsi="Mulish" w:cs="Calibri Light"/>
            <w:sz w:val="22"/>
            <w:rPrChange w:id="1572" w:author="Guilherme Pessoa-Amorim [2]" w:date="2021-11-16T13:46:00Z">
              <w:rPr>
                <w:rFonts w:ascii="Mulish" w:hAnsi="Mulish" w:cs="Calibri Light"/>
                <w:sz w:val="22"/>
              </w:rPr>
            </w:rPrChange>
          </w:rPr>
        </w:r>
        <w:r w:rsidR="00C451C0" w:rsidRPr="00D9517A" w:rsidDel="00291A85">
          <w:rPr>
            <w:rFonts w:ascii="Mulish" w:hAnsi="Mulish" w:cs="Calibri Light"/>
            <w:sz w:val="22"/>
            <w:rPrChange w:id="1573" w:author="Guilherme Pessoa-Amorim [2]" w:date="2021-11-16T13:46:00Z">
              <w:rPr>
                <w:rFonts w:ascii="Calibri" w:hAnsi="Calibri" w:cs="Calibri Light"/>
              </w:rPr>
            </w:rPrChange>
          </w:rPr>
          <w:fldChar w:fldCharType="end"/>
        </w:r>
      </w:del>
      <w:ins w:id="1574" w:author="Guilherme Pessoa-Amorim" w:date="2021-11-15T10:17:00Z">
        <w:del w:id="1575" w:author="Guilherme Pessoa-Amorim [2]" w:date="2021-11-15T17:45:00Z">
          <w:r w:rsidR="00C451C0" w:rsidRPr="00D9517A" w:rsidDel="00291A85">
            <w:rPr>
              <w:rFonts w:ascii="Mulish" w:hAnsi="Mulish" w:cs="Calibri Light"/>
              <w:sz w:val="22"/>
              <w:rPrChange w:id="1576" w:author="Guilherme Pessoa-Amorim [2]" w:date="2021-11-16T13:46:00Z">
                <w:rPr>
                  <w:rFonts w:ascii="Calibri" w:hAnsi="Calibri" w:cs="Calibri Light"/>
                </w:rPr>
              </w:rPrChange>
            </w:rPr>
            <w:delText xml:space="preserve"> </w:delText>
          </w:r>
        </w:del>
      </w:ins>
      <w:ins w:id="1577" w:author="Guilherme Pessoa-Amorim" w:date="2021-11-15T09:50:00Z">
        <w:del w:id="1578" w:author="Guilherme Pessoa-Amorim [2]" w:date="2021-11-15T17:45:00Z">
          <w:r w:rsidR="004C3999" w:rsidRPr="00D9517A" w:rsidDel="00291A85">
            <w:rPr>
              <w:rFonts w:ascii="Mulish" w:hAnsi="Mulish" w:cs="Calibri Light"/>
              <w:sz w:val="22"/>
              <w:rPrChange w:id="1579" w:author="Guilherme Pessoa-Amorim [2]" w:date="2021-11-16T13:46:00Z">
                <w:rPr>
                  <w:rFonts w:ascii="Calibri" w:hAnsi="Calibri" w:cs="Calibri Light"/>
                </w:rPr>
              </w:rPrChange>
            </w:rPr>
            <w:delText>for a complete list of drugs groups of interest)</w:delText>
          </w:r>
        </w:del>
      </w:ins>
    </w:p>
    <w:p w14:paraId="0FE085A1" w14:textId="546B7C10" w:rsidR="008D3C2F" w:rsidRPr="00D9517A" w:rsidDel="00C451C0" w:rsidRDefault="008D3C2F">
      <w:pPr>
        <w:pStyle w:val="ListParagraph"/>
        <w:spacing w:line="360" w:lineRule="auto"/>
        <w:ind w:left="426"/>
        <w:jc w:val="both"/>
        <w:rPr>
          <w:del w:id="1580" w:author="Guilherme Pessoa-Amorim" w:date="2021-11-15T10:16:00Z"/>
          <w:rFonts w:ascii="Mulish" w:hAnsi="Mulish" w:cs="Calibri Light"/>
          <w:sz w:val="22"/>
          <w:rPrChange w:id="1581" w:author="Guilherme Pessoa-Amorim [2]" w:date="2021-11-16T13:46:00Z">
            <w:rPr>
              <w:del w:id="1582" w:author="Guilherme Pessoa-Amorim" w:date="2021-11-15T10:16:00Z"/>
              <w:rFonts w:ascii="Calibri" w:hAnsi="Calibri" w:cs="Calibri Light"/>
            </w:rPr>
          </w:rPrChange>
        </w:rPr>
        <w:pPrChange w:id="1583" w:author="Guilherme Pessoa-Amorim" w:date="2021-11-15T17:49:00Z">
          <w:pPr>
            <w:pStyle w:val="ListParagraph"/>
            <w:ind w:left="426"/>
          </w:pPr>
        </w:pPrChange>
      </w:pPr>
    </w:p>
    <w:p w14:paraId="33EFECBA" w14:textId="42D276B8" w:rsidR="00B203EF" w:rsidRPr="00D9517A" w:rsidDel="007A47AD" w:rsidRDefault="00B203EF">
      <w:pPr>
        <w:pStyle w:val="ListParagraph"/>
        <w:numPr>
          <w:ilvl w:val="0"/>
          <w:numId w:val="16"/>
        </w:numPr>
        <w:spacing w:line="360" w:lineRule="auto"/>
        <w:ind w:left="426"/>
        <w:jc w:val="both"/>
        <w:rPr>
          <w:del w:id="1584" w:author="Guilherme Pessoa-Amorim" w:date="2021-11-15T10:06:00Z"/>
          <w:rFonts w:ascii="Mulish" w:hAnsi="Mulish" w:cs="Calibri Light"/>
          <w:sz w:val="22"/>
          <w:rPrChange w:id="1585" w:author="Guilherme Pessoa-Amorim [2]" w:date="2021-11-16T13:46:00Z">
            <w:rPr>
              <w:del w:id="1586" w:author="Guilherme Pessoa-Amorim" w:date="2021-11-15T10:06:00Z"/>
              <w:rFonts w:ascii="Calibri" w:hAnsi="Calibri" w:cs="Calibri Light"/>
            </w:rPr>
          </w:rPrChange>
        </w:rPr>
        <w:pPrChange w:id="1587" w:author="Guilherme Pessoa-Amorim" w:date="2021-11-15T17:49:00Z">
          <w:pPr>
            <w:pStyle w:val="ListParagraph"/>
            <w:numPr>
              <w:numId w:val="16"/>
            </w:numPr>
            <w:ind w:left="426" w:hanging="360"/>
          </w:pPr>
        </w:pPrChange>
      </w:pPr>
      <w:del w:id="1588" w:author="Guilherme Pessoa-Amorim" w:date="2021-11-15T10:06:00Z">
        <w:r w:rsidRPr="00D9517A" w:rsidDel="007A47AD">
          <w:rPr>
            <w:rFonts w:ascii="Mulish" w:hAnsi="Mulish" w:cs="Calibri Light"/>
            <w:sz w:val="22"/>
            <w:rPrChange w:id="1589" w:author="Guilherme Pessoa-Amorim [2]" w:date="2021-11-16T13:46:00Z">
              <w:rPr>
                <w:rFonts w:ascii="Calibri" w:hAnsi="Calibri" w:cs="Calibri Light"/>
              </w:rPr>
            </w:rPrChange>
          </w:rPr>
          <w:delText xml:space="preserve">Initiation of antibacterial, antifungal, and antidiabetic drugs after randomisation for RECOVERY participants according to </w:delText>
        </w:r>
        <w:commentRangeStart w:id="1590"/>
        <w:commentRangeStart w:id="1591"/>
        <w:commentRangeStart w:id="1592"/>
        <w:r w:rsidRPr="00D9517A" w:rsidDel="007A47AD">
          <w:rPr>
            <w:rFonts w:ascii="Mulish" w:hAnsi="Mulish" w:cs="Calibri Light"/>
            <w:sz w:val="22"/>
            <w:rPrChange w:id="1593" w:author="Guilherme Pessoa-Amorim [2]" w:date="2021-11-16T13:46:00Z">
              <w:rPr>
                <w:rFonts w:ascii="Calibri" w:hAnsi="Calibri" w:cs="Calibri Light"/>
              </w:rPr>
            </w:rPrChange>
          </w:rPr>
          <w:delText>two RCD sources</w:delText>
        </w:r>
        <w:commentRangeEnd w:id="1590"/>
        <w:commentRangeEnd w:id="1591"/>
        <w:commentRangeEnd w:id="1592"/>
        <w:r w:rsidR="003337BB" w:rsidRPr="00D9517A" w:rsidDel="007A47AD">
          <w:rPr>
            <w:rStyle w:val="CommentReference"/>
            <w:rFonts w:ascii="Mulish" w:hAnsi="Mulish"/>
            <w:sz w:val="14"/>
            <w:rPrChange w:id="1594" w:author="Guilherme Pessoa-Amorim [2]" w:date="2021-11-16T13:46:00Z">
              <w:rPr>
                <w:rStyle w:val="CommentReference"/>
              </w:rPr>
            </w:rPrChange>
          </w:rPr>
          <w:commentReference w:id="1590"/>
        </w:r>
        <w:r w:rsidR="00C767B5" w:rsidRPr="00D9517A" w:rsidDel="007A47AD">
          <w:rPr>
            <w:rStyle w:val="CommentReference"/>
            <w:rFonts w:ascii="Mulish" w:hAnsi="Mulish"/>
            <w:sz w:val="14"/>
            <w:rPrChange w:id="1595" w:author="Guilherme Pessoa-Amorim [2]" w:date="2021-11-16T13:46:00Z">
              <w:rPr>
                <w:rStyle w:val="CommentReference"/>
              </w:rPr>
            </w:rPrChange>
          </w:rPr>
          <w:commentReference w:id="1591"/>
        </w:r>
        <w:r w:rsidR="007A47AD" w:rsidRPr="00D9517A" w:rsidDel="007A47AD">
          <w:rPr>
            <w:rStyle w:val="CommentReference"/>
            <w:rFonts w:ascii="Mulish" w:hAnsi="Mulish"/>
            <w:sz w:val="14"/>
            <w:rPrChange w:id="1596" w:author="Guilherme Pessoa-Amorim [2]" w:date="2021-11-16T13:46:00Z">
              <w:rPr>
                <w:rStyle w:val="CommentReference"/>
              </w:rPr>
            </w:rPrChange>
          </w:rPr>
          <w:commentReference w:id="1592"/>
        </w:r>
      </w:del>
    </w:p>
    <w:p w14:paraId="0825F9E1" w14:textId="77777777" w:rsidR="00B203EF" w:rsidRPr="00D9517A" w:rsidRDefault="00B203EF">
      <w:pPr>
        <w:pStyle w:val="ListParagraph"/>
        <w:spacing w:line="360" w:lineRule="auto"/>
        <w:ind w:left="426"/>
        <w:jc w:val="both"/>
        <w:rPr>
          <w:rFonts w:ascii="Mulish" w:hAnsi="Mulish" w:cs="Calibri Light"/>
          <w:sz w:val="22"/>
          <w:rPrChange w:id="1597" w:author="Guilherme Pessoa-Amorim [2]" w:date="2021-11-16T13:46:00Z">
            <w:rPr>
              <w:rFonts w:ascii="Calibri" w:hAnsi="Calibri" w:cs="Calibri Light"/>
            </w:rPr>
          </w:rPrChange>
        </w:rPr>
        <w:pPrChange w:id="1598" w:author="Guilherme Pessoa-Amorim" w:date="2021-11-15T17:49:00Z">
          <w:pPr>
            <w:pStyle w:val="ListParagraph"/>
            <w:ind w:left="426"/>
          </w:pPr>
        </w:pPrChange>
      </w:pPr>
    </w:p>
    <w:p w14:paraId="223ED3A8" w14:textId="6C5EB5A3" w:rsidR="00D543EC" w:rsidRPr="00D9517A" w:rsidRDefault="00D543EC">
      <w:pPr>
        <w:pStyle w:val="ListParagraph"/>
        <w:numPr>
          <w:ilvl w:val="0"/>
          <w:numId w:val="16"/>
        </w:numPr>
        <w:spacing w:line="360" w:lineRule="auto"/>
        <w:ind w:left="426"/>
        <w:jc w:val="both"/>
        <w:rPr>
          <w:rFonts w:ascii="Mulish" w:hAnsi="Mulish" w:cs="Calibri Light"/>
          <w:sz w:val="22"/>
          <w:rPrChange w:id="1599" w:author="Guilherme Pessoa-Amorim [2]" w:date="2021-11-16T13:46:00Z">
            <w:rPr>
              <w:rFonts w:ascii="Calibri" w:hAnsi="Calibri" w:cs="Calibri Light"/>
            </w:rPr>
          </w:rPrChange>
        </w:rPr>
        <w:pPrChange w:id="1600" w:author="Guilherme Pessoa-Amorim" w:date="2021-11-15T17:49:00Z">
          <w:pPr>
            <w:pStyle w:val="ListParagraph"/>
            <w:numPr>
              <w:numId w:val="16"/>
            </w:numPr>
            <w:ind w:left="426" w:hanging="360"/>
          </w:pPr>
        </w:pPrChange>
      </w:pPr>
      <w:r w:rsidRPr="00D9517A">
        <w:rPr>
          <w:rFonts w:ascii="Mulish" w:hAnsi="Mulish" w:cs="Calibri Light"/>
          <w:sz w:val="22"/>
          <w:rPrChange w:id="1601" w:author="Guilherme Pessoa-Amorim [2]" w:date="2021-11-16T13:46:00Z">
            <w:rPr>
              <w:rFonts w:ascii="Calibri" w:hAnsi="Calibri" w:cs="Calibri Light"/>
            </w:rPr>
          </w:rPrChange>
        </w:rPr>
        <w:t>Initiation of rate</w:t>
      </w:r>
      <w:r w:rsidR="00B203EF" w:rsidRPr="00D9517A">
        <w:rPr>
          <w:rFonts w:ascii="Mulish" w:hAnsi="Mulish" w:cs="Calibri Light"/>
          <w:sz w:val="22"/>
          <w:rPrChange w:id="1602" w:author="Guilherme Pessoa-Amorim [2]" w:date="2021-11-16T13:46:00Z">
            <w:rPr>
              <w:rFonts w:ascii="Calibri" w:hAnsi="Calibri" w:cs="Calibri Light"/>
            </w:rPr>
          </w:rPrChange>
        </w:rPr>
        <w:t>-</w:t>
      </w:r>
      <w:r w:rsidRPr="00D9517A">
        <w:rPr>
          <w:rFonts w:ascii="Mulish" w:hAnsi="Mulish" w:cs="Calibri Light"/>
          <w:sz w:val="22"/>
          <w:rPrChange w:id="1603" w:author="Guilherme Pessoa-Amorim [2]" w:date="2021-11-16T13:46:00Z">
            <w:rPr>
              <w:rFonts w:ascii="Calibri" w:hAnsi="Calibri" w:cs="Calibri Light"/>
            </w:rPr>
          </w:rPrChange>
        </w:rPr>
        <w:t xml:space="preserve"> and rhythm-control agents </w:t>
      </w:r>
      <w:r w:rsidR="00B203EF" w:rsidRPr="00D9517A">
        <w:rPr>
          <w:rFonts w:ascii="Mulish" w:hAnsi="Mulish" w:cs="Calibri Light"/>
          <w:sz w:val="22"/>
          <w:rPrChange w:id="1604" w:author="Guilherme Pessoa-Amorim [2]" w:date="2021-11-16T13:46:00Z">
            <w:rPr>
              <w:rFonts w:ascii="Calibri" w:hAnsi="Calibri" w:cs="Calibri Light"/>
            </w:rPr>
          </w:rPrChange>
        </w:rPr>
        <w:t xml:space="preserve">after randomisation </w:t>
      </w:r>
      <w:r w:rsidRPr="00D9517A">
        <w:rPr>
          <w:rFonts w:ascii="Mulish" w:hAnsi="Mulish" w:cs="Calibri Light"/>
          <w:sz w:val="22"/>
          <w:rPrChange w:id="1605" w:author="Guilherme Pessoa-Amorim [2]" w:date="2021-11-16T13:46:00Z">
            <w:rPr>
              <w:rFonts w:ascii="Calibri" w:hAnsi="Calibri" w:cs="Calibri Light"/>
            </w:rPr>
          </w:rPrChange>
        </w:rPr>
        <w:t>for AMALFI participants</w:t>
      </w:r>
      <w:r w:rsidR="00B203EF" w:rsidRPr="00D9517A">
        <w:rPr>
          <w:rFonts w:ascii="Mulish" w:hAnsi="Mulish" w:cs="Calibri Light"/>
          <w:sz w:val="22"/>
          <w:rPrChange w:id="1606" w:author="Guilherme Pessoa-Amorim [2]" w:date="2021-11-16T13:46:00Z">
            <w:rPr>
              <w:rFonts w:ascii="Calibri" w:hAnsi="Calibri" w:cs="Calibri Light"/>
            </w:rPr>
          </w:rPrChange>
        </w:rPr>
        <w:t xml:space="preserve"> </w:t>
      </w:r>
      <w:r w:rsidRPr="00D9517A">
        <w:rPr>
          <w:rFonts w:ascii="Mulish" w:hAnsi="Mulish" w:cs="Calibri Light"/>
          <w:sz w:val="22"/>
          <w:rPrChange w:id="1607" w:author="Guilherme Pessoa-Amorim [2]" w:date="2021-11-16T13:46:00Z">
            <w:rPr>
              <w:rFonts w:ascii="Calibri" w:hAnsi="Calibri" w:cs="Calibri Light"/>
            </w:rPr>
          </w:rPrChange>
        </w:rPr>
        <w:t>according to standard and RCD sources</w:t>
      </w:r>
    </w:p>
    <w:p w14:paraId="5F4AA447" w14:textId="77777777" w:rsidR="00D543EC" w:rsidRPr="00D9517A" w:rsidRDefault="00D543EC">
      <w:pPr>
        <w:spacing w:line="360" w:lineRule="auto"/>
        <w:jc w:val="both"/>
        <w:rPr>
          <w:rFonts w:ascii="Mulish" w:hAnsi="Mulish" w:cs="Calibri Light"/>
          <w:sz w:val="22"/>
          <w:highlight w:val="yellow"/>
          <w:rPrChange w:id="1608" w:author="Guilherme Pessoa-Amorim [2]" w:date="2021-11-16T13:46:00Z">
            <w:rPr>
              <w:rFonts w:ascii="Calibri" w:hAnsi="Calibri" w:cs="Calibri Light"/>
              <w:highlight w:val="yellow"/>
            </w:rPr>
          </w:rPrChange>
        </w:rPr>
        <w:pPrChange w:id="1609" w:author="Guilherme Pessoa-Amorim" w:date="2021-11-15T17:49:00Z">
          <w:pPr/>
        </w:pPrChange>
      </w:pPr>
    </w:p>
    <w:p w14:paraId="061D6006" w14:textId="7C6D2374" w:rsidR="009170E4" w:rsidRPr="00D9517A" w:rsidRDefault="009170E4">
      <w:pPr>
        <w:pStyle w:val="ListParagraph"/>
        <w:numPr>
          <w:ilvl w:val="0"/>
          <w:numId w:val="16"/>
        </w:numPr>
        <w:spacing w:line="360" w:lineRule="auto"/>
        <w:ind w:left="426"/>
        <w:jc w:val="both"/>
        <w:rPr>
          <w:ins w:id="1610" w:author="Guilherme Pessoa-Amorim" w:date="2021-11-15T17:57:00Z"/>
          <w:rFonts w:ascii="Mulish" w:hAnsi="Mulish" w:cs="Calibri Light"/>
          <w:sz w:val="22"/>
        </w:rPr>
        <w:pPrChange w:id="1611" w:author="Guilherme Pessoa-Amorim" w:date="2021-11-15T17:53:00Z">
          <w:pPr>
            <w:pStyle w:val="ListParagraph"/>
            <w:numPr>
              <w:numId w:val="16"/>
            </w:numPr>
            <w:ind w:left="426" w:hanging="360"/>
          </w:pPr>
        </w:pPrChange>
      </w:pPr>
      <w:ins w:id="1612" w:author="Guilherme Pessoa-Amorim" w:date="2021-11-15T17:57:00Z">
        <w:r w:rsidRPr="003E336D">
          <w:rPr>
            <w:rFonts w:ascii="Mulish" w:hAnsi="Mulish" w:cs="Calibri Light"/>
            <w:sz w:val="22"/>
          </w:rPr>
          <w:t xml:space="preserve">Total numbers of different drugs identified for </w:t>
        </w:r>
      </w:ins>
      <w:ins w:id="1613" w:author="Guilherme Pessoa-Amorim" w:date="2021-11-15T17:58:00Z">
        <w:r w:rsidRPr="00D9517A">
          <w:rPr>
            <w:rFonts w:ascii="Mulish" w:hAnsi="Mulish" w:cs="Calibri Light"/>
            <w:sz w:val="22"/>
          </w:rPr>
          <w:t>ORION-4 participants from self-reported and RCD sources</w:t>
        </w:r>
      </w:ins>
    </w:p>
    <w:p w14:paraId="2FF98605" w14:textId="77777777" w:rsidR="009170E4" w:rsidRPr="00D9517A" w:rsidRDefault="009170E4">
      <w:pPr>
        <w:pStyle w:val="ListParagraph"/>
        <w:rPr>
          <w:ins w:id="1614" w:author="Guilherme Pessoa-Amorim" w:date="2021-11-15T17:57:00Z"/>
          <w:rFonts w:ascii="Mulish" w:hAnsi="Mulish" w:cs="Calibri Light"/>
          <w:sz w:val="22"/>
          <w:rPrChange w:id="1615" w:author="Guilherme Pessoa-Amorim [2]" w:date="2021-11-16T13:46:00Z">
            <w:rPr>
              <w:ins w:id="1616" w:author="Guilherme Pessoa-Amorim" w:date="2021-11-15T17:57:00Z"/>
            </w:rPr>
          </w:rPrChange>
        </w:rPr>
        <w:pPrChange w:id="1617" w:author="Guilherme Pessoa-Amorim" w:date="2021-11-15T17:57:00Z">
          <w:pPr>
            <w:pStyle w:val="ListParagraph"/>
            <w:numPr>
              <w:numId w:val="16"/>
            </w:numPr>
            <w:spacing w:line="360" w:lineRule="auto"/>
            <w:ind w:left="426" w:hanging="360"/>
            <w:jc w:val="both"/>
          </w:pPr>
        </w:pPrChange>
      </w:pPr>
    </w:p>
    <w:p w14:paraId="684A39B4" w14:textId="1D6B49A5" w:rsidR="00D55162" w:rsidRPr="00D9517A" w:rsidRDefault="00D543EC">
      <w:pPr>
        <w:pStyle w:val="ListParagraph"/>
        <w:numPr>
          <w:ilvl w:val="0"/>
          <w:numId w:val="16"/>
        </w:numPr>
        <w:spacing w:line="360" w:lineRule="auto"/>
        <w:ind w:left="426"/>
        <w:jc w:val="both"/>
        <w:rPr>
          <w:rFonts w:ascii="Mulish" w:hAnsi="Mulish" w:cs="Calibri Light"/>
          <w:sz w:val="22"/>
          <w:rPrChange w:id="1618" w:author="Guilherme Pessoa-Amorim [2]" w:date="2021-11-16T13:46:00Z">
            <w:rPr>
              <w:rFonts w:ascii="Calibri" w:hAnsi="Calibri" w:cs="Calibri Light"/>
            </w:rPr>
          </w:rPrChange>
        </w:rPr>
        <w:pPrChange w:id="1619" w:author="Guilherme Pessoa-Amorim" w:date="2021-11-15T17:53:00Z">
          <w:pPr>
            <w:pStyle w:val="ListParagraph"/>
            <w:numPr>
              <w:numId w:val="16"/>
            </w:numPr>
            <w:ind w:left="426" w:hanging="360"/>
          </w:pPr>
        </w:pPrChange>
      </w:pPr>
      <w:r w:rsidRPr="00D9517A">
        <w:rPr>
          <w:rFonts w:ascii="Mulish" w:hAnsi="Mulish" w:cs="Calibri Light"/>
          <w:sz w:val="22"/>
          <w:rPrChange w:id="1620" w:author="Guilherme Pessoa-Amorim [2]" w:date="2021-11-16T13:46:00Z">
            <w:rPr>
              <w:rFonts w:ascii="Calibri" w:hAnsi="Calibri" w:cs="Calibri Light"/>
            </w:rPr>
          </w:rPrChange>
        </w:rPr>
        <w:t>Representation of</w:t>
      </w:r>
      <w:r w:rsidR="00D55162" w:rsidRPr="00D9517A">
        <w:rPr>
          <w:rFonts w:ascii="Mulish" w:hAnsi="Mulish" w:cs="Calibri Light"/>
          <w:sz w:val="22"/>
          <w:rPrChange w:id="1621" w:author="Guilherme Pessoa-Amorim [2]" w:date="2021-11-16T13:46:00Z">
            <w:rPr>
              <w:rFonts w:ascii="Calibri" w:hAnsi="Calibri" w:cs="Calibri Light"/>
            </w:rPr>
          </w:rPrChange>
        </w:rPr>
        <w:t xml:space="preserve"> specific patterns of </w:t>
      </w:r>
      <w:ins w:id="1622" w:author="Guilherme Pessoa-Amorim" w:date="2021-11-15T17:50:00Z">
        <w:r w:rsidR="001C7CAD" w:rsidRPr="003E336D">
          <w:rPr>
            <w:rFonts w:ascii="Mulish" w:hAnsi="Mulish" w:cs="Calibri Light"/>
            <w:sz w:val="22"/>
          </w:rPr>
          <w:t xml:space="preserve">concomitant </w:t>
        </w:r>
        <w:r w:rsidR="00C93548" w:rsidRPr="00D9517A">
          <w:rPr>
            <w:rFonts w:ascii="Mulish" w:hAnsi="Mulish" w:cs="Calibri Light"/>
            <w:sz w:val="22"/>
          </w:rPr>
          <w:t xml:space="preserve">cholesterol-lowering medication use </w:t>
        </w:r>
        <w:r w:rsidR="001C7CAD" w:rsidRPr="00D9517A">
          <w:rPr>
            <w:rFonts w:ascii="Mulish" w:hAnsi="Mulish" w:cs="Calibri Light"/>
            <w:sz w:val="22"/>
            <w:rPrChange w:id="1623" w:author="Guilherme Pessoa-Amorim [2]" w:date="2021-11-16T13:46:00Z">
              <w:rPr/>
            </w:rPrChange>
          </w:rPr>
          <w:t xml:space="preserve">before and after randomisation </w:t>
        </w:r>
      </w:ins>
      <w:del w:id="1624" w:author="Guilherme Pessoa-Amorim" w:date="2021-11-15T17:50:00Z">
        <w:r w:rsidR="00D55162" w:rsidRPr="00D9517A" w:rsidDel="001C7CAD">
          <w:rPr>
            <w:rFonts w:ascii="Mulish" w:hAnsi="Mulish" w:cs="Calibri Light"/>
            <w:sz w:val="22"/>
            <w:rPrChange w:id="1625" w:author="Guilherme Pessoa-Amorim [2]" w:date="2021-11-16T13:46:00Z">
              <w:rPr>
                <w:rFonts w:ascii="Calibri" w:hAnsi="Calibri" w:cs="Calibri Light"/>
              </w:rPr>
            </w:rPrChange>
          </w:rPr>
          <w:delText xml:space="preserve">previous and current statin use </w:delText>
        </w:r>
      </w:del>
      <w:ins w:id="1626" w:author="Guilherme Pessoa-Amorim [2]" w:date="2021-11-15T17:42:00Z">
        <w:del w:id="1627" w:author="Guilherme Pessoa-Amorim" w:date="2021-11-15T17:50:00Z">
          <w:r w:rsidR="00291A85" w:rsidRPr="003E336D" w:rsidDel="001C7CAD">
            <w:rPr>
              <w:rFonts w:ascii="Mulish" w:hAnsi="Mulish" w:cs="Calibri Light"/>
              <w:sz w:val="22"/>
            </w:rPr>
            <w:delText xml:space="preserve">of statins and other cholesterol-lowering medications </w:delText>
          </w:r>
        </w:del>
      </w:ins>
      <w:r w:rsidR="00D55162" w:rsidRPr="00D9517A">
        <w:rPr>
          <w:rFonts w:ascii="Mulish" w:hAnsi="Mulish" w:cs="Calibri Light"/>
          <w:sz w:val="22"/>
          <w:rPrChange w:id="1628" w:author="Guilherme Pessoa-Amorim [2]" w:date="2021-11-16T13:46:00Z">
            <w:rPr>
              <w:rFonts w:ascii="Calibri" w:hAnsi="Calibri" w:cs="Calibri Light"/>
            </w:rPr>
          </w:rPrChange>
        </w:rPr>
        <w:t xml:space="preserve">for ORION-4 </w:t>
      </w:r>
      <w:r w:rsidR="00DF5514" w:rsidRPr="00D9517A">
        <w:rPr>
          <w:rFonts w:ascii="Mulish" w:hAnsi="Mulish" w:cs="Calibri Light"/>
          <w:sz w:val="22"/>
          <w:rPrChange w:id="1629" w:author="Guilherme Pessoa-Amorim [2]" w:date="2021-11-16T13:46:00Z">
            <w:rPr>
              <w:rFonts w:ascii="Calibri" w:hAnsi="Calibri" w:cs="Calibri Light"/>
            </w:rPr>
          </w:rPrChange>
        </w:rPr>
        <w:t>participants</w:t>
      </w:r>
      <w:ins w:id="1630" w:author="Guilherme Pessoa-Amorim" w:date="2021-11-15T17:53:00Z">
        <w:r w:rsidR="00C93548" w:rsidRPr="003E336D">
          <w:rPr>
            <w:rFonts w:ascii="Mulish" w:hAnsi="Mulish" w:cs="Calibri Light"/>
            <w:sz w:val="22"/>
          </w:rPr>
          <w:t>,</w:t>
        </w:r>
      </w:ins>
      <w:r w:rsidR="00DF5514" w:rsidRPr="00D9517A">
        <w:rPr>
          <w:rFonts w:ascii="Mulish" w:hAnsi="Mulish" w:cs="Calibri Light"/>
          <w:sz w:val="22"/>
          <w:rPrChange w:id="1631" w:author="Guilherme Pessoa-Amorim [2]" w:date="2021-11-16T13:46:00Z">
            <w:rPr>
              <w:rFonts w:ascii="Calibri" w:hAnsi="Calibri" w:cs="Calibri Light"/>
            </w:rPr>
          </w:rPrChange>
        </w:rPr>
        <w:t xml:space="preserve"> according</w:t>
      </w:r>
      <w:r w:rsidR="00B203EF" w:rsidRPr="00D9517A">
        <w:rPr>
          <w:rFonts w:ascii="Mulish" w:hAnsi="Mulish" w:cs="Calibri Light"/>
          <w:sz w:val="22"/>
          <w:rPrChange w:id="1632" w:author="Guilherme Pessoa-Amorim [2]" w:date="2021-11-16T13:46:00Z">
            <w:rPr>
              <w:rFonts w:ascii="Calibri" w:hAnsi="Calibri" w:cs="Calibri Light"/>
            </w:rPr>
          </w:rPrChange>
        </w:rPr>
        <w:t xml:space="preserve"> to</w:t>
      </w:r>
      <w:r w:rsidR="00D55162" w:rsidRPr="00D9517A">
        <w:rPr>
          <w:rFonts w:ascii="Mulish" w:hAnsi="Mulish" w:cs="Calibri Light"/>
          <w:sz w:val="22"/>
          <w:rPrChange w:id="1633" w:author="Guilherme Pessoa-Amorim [2]" w:date="2021-11-16T13:46:00Z">
            <w:rPr>
              <w:rFonts w:ascii="Calibri" w:hAnsi="Calibri" w:cs="Calibri Light"/>
            </w:rPr>
          </w:rPrChange>
        </w:rPr>
        <w:t xml:space="preserve"> </w:t>
      </w:r>
      <w:r w:rsidRPr="00D9517A">
        <w:rPr>
          <w:rFonts w:ascii="Mulish" w:hAnsi="Mulish" w:cs="Calibri Light"/>
          <w:sz w:val="22"/>
          <w:rPrChange w:id="1634" w:author="Guilherme Pessoa-Amorim [2]" w:date="2021-11-16T13:46:00Z">
            <w:rPr>
              <w:rFonts w:ascii="Calibri" w:hAnsi="Calibri" w:cs="Calibri Light"/>
            </w:rPr>
          </w:rPrChange>
        </w:rPr>
        <w:t>standard and RCD sources</w:t>
      </w:r>
      <w:ins w:id="1635" w:author="Guilherme Pessoa-Amorim" w:date="2021-11-15T17:52:00Z">
        <w:r w:rsidR="00C93548" w:rsidRPr="00D9517A">
          <w:rPr>
            <w:rFonts w:ascii="Mulish" w:hAnsi="Mulish" w:cs="Calibri Light"/>
            <w:sz w:val="22"/>
            <w:rPrChange w:id="1636" w:author="Guilherme Pessoa-Amorim [2]" w:date="2021-11-16T13:46:00Z">
              <w:rPr/>
            </w:rPrChange>
          </w:rPr>
          <w:t xml:space="preserve"> (see section </w:t>
        </w:r>
        <w:r w:rsidR="00C93548" w:rsidRPr="00D9517A">
          <w:rPr>
            <w:rFonts w:ascii="Mulish" w:hAnsi="Mulish" w:cs="Calibri Light"/>
            <w:sz w:val="22"/>
            <w:rPrChange w:id="1637" w:author="Guilherme Pessoa-Amorim [2]" w:date="2021-11-16T13:46:00Z">
              <w:rPr/>
            </w:rPrChange>
          </w:rPr>
          <w:fldChar w:fldCharType="begin"/>
        </w:r>
        <w:r w:rsidR="00C93548" w:rsidRPr="00D9517A">
          <w:rPr>
            <w:rFonts w:ascii="Mulish" w:hAnsi="Mulish" w:cs="Calibri Light"/>
            <w:sz w:val="22"/>
            <w:rPrChange w:id="1638" w:author="Guilherme Pessoa-Amorim [2]" w:date="2021-11-16T13:46:00Z">
              <w:rPr/>
            </w:rPrChange>
          </w:rPr>
          <w:instrText xml:space="preserve"> REF _Ref87891194 \r \h </w:instrText>
        </w:r>
      </w:ins>
      <w:r w:rsidR="009C6574" w:rsidRPr="00D9517A">
        <w:rPr>
          <w:rFonts w:ascii="Mulish" w:hAnsi="Mulish" w:cs="Calibri Light"/>
          <w:sz w:val="22"/>
        </w:rPr>
        <w:instrText xml:space="preserve"> \* MERGEFORMAT </w:instrText>
      </w:r>
      <w:r w:rsidR="00C93548" w:rsidRPr="00D9517A">
        <w:rPr>
          <w:rFonts w:ascii="Mulish" w:hAnsi="Mulish" w:cs="Calibri Light"/>
          <w:sz w:val="22"/>
          <w:rPrChange w:id="1639" w:author="Guilherme Pessoa-Amorim [2]" w:date="2021-11-16T13:46:00Z">
            <w:rPr>
              <w:rFonts w:ascii="Mulish" w:hAnsi="Mulish" w:cs="Calibri Light"/>
              <w:sz w:val="22"/>
            </w:rPr>
          </w:rPrChange>
        </w:rPr>
      </w:r>
      <w:r w:rsidR="00C93548" w:rsidRPr="00D9517A">
        <w:rPr>
          <w:rFonts w:ascii="Mulish" w:hAnsi="Mulish" w:cs="Calibri Light"/>
          <w:sz w:val="22"/>
          <w:rPrChange w:id="1640" w:author="Guilherme Pessoa-Amorim [2]" w:date="2021-11-16T13:46:00Z">
            <w:rPr/>
          </w:rPrChange>
        </w:rPr>
        <w:fldChar w:fldCharType="separate"/>
      </w:r>
      <w:ins w:id="1641" w:author="Guilherme Pessoa-Amorim [2]" w:date="2021-11-16T14:25:00Z">
        <w:r w:rsidR="003E336D">
          <w:rPr>
            <w:rFonts w:ascii="Mulish" w:hAnsi="Mulish" w:cs="Calibri Light"/>
            <w:sz w:val="22"/>
          </w:rPr>
          <w:t>4.3.3.2.3</w:t>
        </w:r>
      </w:ins>
      <w:ins w:id="1642" w:author="Guilherme Pessoa-Amorim" w:date="2021-11-15T17:52:00Z">
        <w:del w:id="1643" w:author="Guilherme Pessoa-Amorim [2]" w:date="2021-11-16T14:25:00Z">
          <w:r w:rsidR="00C93548" w:rsidRPr="00D9517A" w:rsidDel="003E336D">
            <w:rPr>
              <w:rFonts w:ascii="Mulish" w:hAnsi="Mulish" w:cs="Calibri Light"/>
              <w:sz w:val="22"/>
              <w:rPrChange w:id="1644" w:author="Guilherme Pessoa-Amorim [2]" w:date="2021-11-16T13:46:00Z">
                <w:rPr/>
              </w:rPrChange>
            </w:rPr>
            <w:delText>4.3.3.2.3</w:delText>
          </w:r>
        </w:del>
        <w:r w:rsidR="00C93548" w:rsidRPr="00D9517A">
          <w:rPr>
            <w:rFonts w:ascii="Mulish" w:hAnsi="Mulish" w:cs="Calibri Light"/>
            <w:sz w:val="22"/>
            <w:rPrChange w:id="1645" w:author="Guilherme Pessoa-Amorim [2]" w:date="2021-11-16T13:46:00Z">
              <w:rPr/>
            </w:rPrChange>
          </w:rPr>
          <w:fldChar w:fldCharType="end"/>
        </w:r>
        <w:r w:rsidR="00C93548" w:rsidRPr="00D9517A">
          <w:rPr>
            <w:rFonts w:ascii="Mulish" w:hAnsi="Mulish" w:cs="Calibri Light"/>
            <w:sz w:val="22"/>
            <w:rPrChange w:id="1646" w:author="Guilherme Pessoa-Amorim [2]" w:date="2021-11-16T13:46:00Z">
              <w:rPr/>
            </w:rPrChange>
          </w:rPr>
          <w:t xml:space="preserve"> for complete definitions)</w:t>
        </w:r>
      </w:ins>
    </w:p>
    <w:p w14:paraId="53AACEFC" w14:textId="2AD4D46C" w:rsidR="00D55162" w:rsidRPr="00D9517A" w:rsidRDefault="00D55162">
      <w:pPr>
        <w:spacing w:line="360" w:lineRule="auto"/>
        <w:rPr>
          <w:ins w:id="1647" w:author="Guilherme Pessoa-Amorim" w:date="2021-11-15T10:16:00Z"/>
          <w:rFonts w:ascii="Mulish" w:hAnsi="Mulish" w:cs="Calibri Light"/>
          <w:sz w:val="20"/>
          <w:szCs w:val="22"/>
          <w:rPrChange w:id="1648" w:author="Guilherme Pessoa-Amorim [2]" w:date="2021-11-16T13:46:00Z">
            <w:rPr>
              <w:ins w:id="1649" w:author="Guilherme Pessoa-Amorim" w:date="2021-11-15T10:16:00Z"/>
              <w:rFonts w:ascii="Calibri" w:hAnsi="Calibri" w:cs="Calibri Light"/>
              <w:sz w:val="22"/>
              <w:szCs w:val="22"/>
            </w:rPr>
          </w:rPrChange>
        </w:rPr>
        <w:pPrChange w:id="1650" w:author="Guilherme Pessoa-Amorim [2]" w:date="2021-11-15T13:07:00Z">
          <w:pPr/>
        </w:pPrChange>
      </w:pPr>
    </w:p>
    <w:p w14:paraId="7805B4F0" w14:textId="220B1571" w:rsidR="00C451C0" w:rsidRPr="00D9517A" w:rsidDel="001C7CAD" w:rsidRDefault="00C451C0">
      <w:pPr>
        <w:spacing w:line="360" w:lineRule="auto"/>
        <w:rPr>
          <w:del w:id="1651" w:author="Guilherme Pessoa-Amorim" w:date="2021-11-15T17:50:00Z"/>
          <w:rFonts w:ascii="Mulish" w:hAnsi="Mulish" w:cs="Calibri Light"/>
          <w:sz w:val="20"/>
          <w:szCs w:val="22"/>
          <w:rPrChange w:id="1652" w:author="Guilherme Pessoa-Amorim [2]" w:date="2021-11-16T13:46:00Z">
            <w:rPr>
              <w:del w:id="1653" w:author="Guilherme Pessoa-Amorim" w:date="2021-11-15T17:50:00Z"/>
              <w:rFonts w:ascii="Calibri" w:hAnsi="Calibri" w:cs="Calibri Light"/>
              <w:sz w:val="22"/>
              <w:szCs w:val="22"/>
            </w:rPr>
          </w:rPrChange>
        </w:rPr>
        <w:pPrChange w:id="1654" w:author="Guilherme Pessoa-Amorim [2]" w:date="2021-11-15T13:07:00Z">
          <w:pPr/>
        </w:pPrChange>
      </w:pPr>
      <w:bookmarkStart w:id="1655" w:name="_Toc87964967"/>
      <w:bookmarkStart w:id="1656" w:name="_Toc87965055"/>
      <w:bookmarkStart w:id="1657" w:name="_Toc87965172"/>
      <w:bookmarkEnd w:id="1655"/>
      <w:bookmarkEnd w:id="1656"/>
      <w:bookmarkEnd w:id="1657"/>
    </w:p>
    <w:p w14:paraId="221A175C" w14:textId="1E4263F9" w:rsidR="00D55162" w:rsidRPr="00D9517A" w:rsidDel="001C7CAD" w:rsidRDefault="00D55162">
      <w:pPr>
        <w:spacing w:line="360" w:lineRule="auto"/>
        <w:rPr>
          <w:del w:id="1658" w:author="Guilherme Pessoa-Amorim" w:date="2021-11-15T17:50:00Z"/>
          <w:rFonts w:ascii="Mulish" w:hAnsi="Mulish" w:cs="Calibri Light"/>
          <w:sz w:val="20"/>
          <w:szCs w:val="22"/>
          <w:rPrChange w:id="1659" w:author="Guilherme Pessoa-Amorim [2]" w:date="2021-11-16T13:46:00Z">
            <w:rPr>
              <w:del w:id="1660" w:author="Guilherme Pessoa-Amorim" w:date="2021-11-15T17:50:00Z"/>
              <w:rFonts w:ascii="Calibri" w:hAnsi="Calibri" w:cs="Calibri Light"/>
              <w:sz w:val="22"/>
              <w:szCs w:val="22"/>
            </w:rPr>
          </w:rPrChange>
        </w:rPr>
        <w:pPrChange w:id="1661" w:author="Guilherme Pessoa-Amorim [2]" w:date="2021-11-15T13:07:00Z">
          <w:pPr/>
        </w:pPrChange>
      </w:pPr>
      <w:bookmarkStart w:id="1662" w:name="_Toc87964968"/>
      <w:bookmarkStart w:id="1663" w:name="_Toc87965056"/>
      <w:bookmarkStart w:id="1664" w:name="_Toc87965173"/>
      <w:bookmarkEnd w:id="1662"/>
      <w:bookmarkEnd w:id="1663"/>
      <w:bookmarkEnd w:id="1664"/>
    </w:p>
    <w:p w14:paraId="1F182A49" w14:textId="2ED4C3E4" w:rsidR="00D863CD" w:rsidRPr="00D9517A" w:rsidRDefault="00797C4F">
      <w:pPr>
        <w:pStyle w:val="Heading3"/>
        <w:spacing w:line="360" w:lineRule="auto"/>
        <w:rPr>
          <w:rFonts w:ascii="Mulish" w:hAnsi="Mulish"/>
          <w:sz w:val="22"/>
          <w:rPrChange w:id="1665" w:author="Guilherme Pessoa-Amorim [2]" w:date="2021-11-16T13:46:00Z">
            <w:rPr/>
          </w:rPrChange>
        </w:rPr>
        <w:pPrChange w:id="1666" w:author="Guilherme Pessoa-Amorim [2]" w:date="2021-11-15T13:07:00Z">
          <w:pPr>
            <w:pStyle w:val="Heading3"/>
          </w:pPr>
        </w:pPrChange>
      </w:pPr>
      <w:bookmarkStart w:id="1667" w:name="_Toc87965174"/>
      <w:r w:rsidRPr="00D9517A">
        <w:rPr>
          <w:rFonts w:ascii="Mulish" w:hAnsi="Mulish"/>
          <w:sz w:val="22"/>
          <w:rPrChange w:id="1668" w:author="Guilherme Pessoa-Amorim [2]" w:date="2021-11-16T13:46:00Z">
            <w:rPr/>
          </w:rPrChange>
        </w:rPr>
        <w:t>Subsidiary</w:t>
      </w:r>
      <w:bookmarkEnd w:id="1667"/>
    </w:p>
    <w:p w14:paraId="222EEA5B" w14:textId="38609A5A" w:rsidR="00D55162" w:rsidRPr="00D9517A" w:rsidRDefault="00D55162">
      <w:pPr>
        <w:spacing w:line="360" w:lineRule="auto"/>
        <w:rPr>
          <w:rFonts w:ascii="Mulish" w:hAnsi="Mulish"/>
          <w:sz w:val="22"/>
          <w:rPrChange w:id="1669" w:author="Guilherme Pessoa-Amorim [2]" w:date="2021-11-16T13:46:00Z">
            <w:rPr/>
          </w:rPrChange>
        </w:rPr>
        <w:pPrChange w:id="1670" w:author="Guilherme Pessoa-Amorim [2]" w:date="2021-11-15T13:07:00Z">
          <w:pPr/>
        </w:pPrChange>
      </w:pPr>
    </w:p>
    <w:p w14:paraId="6D0E4742" w14:textId="712E6F90" w:rsidR="00D543EC" w:rsidRPr="00D9517A" w:rsidRDefault="00D543EC">
      <w:pPr>
        <w:spacing w:line="360" w:lineRule="auto"/>
        <w:jc w:val="both"/>
        <w:rPr>
          <w:rFonts w:ascii="Mulish" w:hAnsi="Mulish"/>
          <w:sz w:val="22"/>
          <w:rPrChange w:id="1671" w:author="Guilherme Pessoa-Amorim [2]" w:date="2021-11-16T13:46:00Z">
            <w:rPr/>
          </w:rPrChange>
        </w:rPr>
        <w:pPrChange w:id="1672" w:author="Guilherme Pessoa-Amorim" w:date="2021-11-15T18:01:00Z">
          <w:pPr/>
        </w:pPrChange>
      </w:pPr>
      <w:r w:rsidRPr="00D9517A">
        <w:rPr>
          <w:rFonts w:ascii="Mulish" w:hAnsi="Mulish"/>
          <w:sz w:val="22"/>
          <w:rPrChange w:id="1673" w:author="Guilherme Pessoa-Amorim [2]" w:date="2021-11-16T13:46:00Z">
            <w:rPr/>
          </w:rPrChange>
        </w:rPr>
        <w:t xml:space="preserve">The subsidiary objectives will </w:t>
      </w:r>
      <w:r w:rsidR="00F721CD" w:rsidRPr="00D9517A">
        <w:rPr>
          <w:rFonts w:ascii="Mulish" w:hAnsi="Mulish"/>
          <w:sz w:val="22"/>
          <w:rPrChange w:id="1674" w:author="Guilherme Pessoa-Amorim [2]" w:date="2021-11-16T13:46:00Z">
            <w:rPr/>
          </w:rPrChange>
        </w:rPr>
        <w:t xml:space="preserve">focus on </w:t>
      </w:r>
      <w:ins w:id="1675" w:author="Will Stevens" w:date="2021-11-12T10:41:00Z">
        <w:r w:rsidR="00D96DAB" w:rsidRPr="00D9517A">
          <w:rPr>
            <w:rFonts w:ascii="Mulish" w:hAnsi="Mulish"/>
            <w:sz w:val="22"/>
            <w:rPrChange w:id="1676" w:author="Guilherme Pessoa-Amorim [2]" w:date="2021-11-16T13:46:00Z">
              <w:rPr/>
            </w:rPrChange>
          </w:rPr>
          <w:t>characterising</w:t>
        </w:r>
      </w:ins>
      <w:del w:id="1677" w:author="Will Stevens" w:date="2021-11-12T10:41:00Z">
        <w:r w:rsidR="006D4575" w:rsidRPr="00D9517A" w:rsidDel="00D96DAB">
          <w:rPr>
            <w:rFonts w:ascii="Mulish" w:hAnsi="Mulish"/>
            <w:sz w:val="22"/>
            <w:rPrChange w:id="1678" w:author="Guilherme Pessoa-Amorim [2]" w:date="2021-11-16T13:46:00Z">
              <w:rPr/>
            </w:rPrChange>
          </w:rPr>
          <w:delText>answering questions about</w:delText>
        </w:r>
      </w:del>
      <w:r w:rsidR="006D4575" w:rsidRPr="00D9517A">
        <w:rPr>
          <w:rFonts w:ascii="Mulish" w:hAnsi="Mulish"/>
          <w:sz w:val="22"/>
          <w:rPrChange w:id="1679" w:author="Guilherme Pessoa-Amorim [2]" w:date="2021-11-16T13:46:00Z">
            <w:rPr/>
          </w:rPrChange>
        </w:rPr>
        <w:t xml:space="preserve"> </w:t>
      </w:r>
      <w:r w:rsidR="00F721CD" w:rsidRPr="00D9517A">
        <w:rPr>
          <w:rFonts w:ascii="Mulish" w:hAnsi="Mulish"/>
          <w:sz w:val="22"/>
          <w:rPrChange w:id="1680" w:author="Guilherme Pessoa-Amorim [2]" w:date="2021-11-16T13:46:00Z">
            <w:rPr/>
          </w:rPrChange>
        </w:rPr>
        <w:t xml:space="preserve">the RCD sources themselves, with the aim </w:t>
      </w:r>
      <w:ins w:id="1681" w:author="Will Stevens" w:date="2021-11-12T10:41:00Z">
        <w:r w:rsidR="00D96DAB" w:rsidRPr="00D9517A">
          <w:rPr>
            <w:rFonts w:ascii="Mulish" w:hAnsi="Mulish"/>
            <w:sz w:val="22"/>
            <w:rPrChange w:id="1682" w:author="Guilherme Pessoa-Amorim [2]" w:date="2021-11-16T13:46:00Z">
              <w:rPr/>
            </w:rPrChange>
          </w:rPr>
          <w:t xml:space="preserve">of </w:t>
        </w:r>
      </w:ins>
      <w:r w:rsidR="00F721CD" w:rsidRPr="00D9517A">
        <w:rPr>
          <w:rFonts w:ascii="Mulish" w:hAnsi="Mulish"/>
          <w:sz w:val="22"/>
          <w:rPrChange w:id="1683" w:author="Guilherme Pessoa-Amorim [2]" w:date="2021-11-16T13:46:00Z">
            <w:rPr/>
          </w:rPrChange>
        </w:rPr>
        <w:t xml:space="preserve">providing an in-depth insight into their </w:t>
      </w:r>
      <w:commentRangeStart w:id="1684"/>
      <w:commentRangeStart w:id="1685"/>
      <w:r w:rsidR="00F721CD" w:rsidRPr="00D9517A">
        <w:rPr>
          <w:rFonts w:ascii="Mulish" w:hAnsi="Mulish"/>
          <w:sz w:val="22"/>
          <w:rPrChange w:id="1686" w:author="Guilherme Pessoa-Amorim [2]" w:date="2021-11-16T13:46:00Z">
            <w:rPr/>
          </w:rPrChange>
        </w:rPr>
        <w:t>structure, content, inter-relationships, and general potential</w:t>
      </w:r>
      <w:commentRangeEnd w:id="1684"/>
      <w:r w:rsidR="00D96DAB" w:rsidRPr="00D9517A">
        <w:rPr>
          <w:rStyle w:val="CommentReference"/>
          <w:rFonts w:ascii="Mulish" w:hAnsi="Mulish"/>
          <w:sz w:val="14"/>
          <w:rPrChange w:id="1687" w:author="Guilherme Pessoa-Amorim [2]" w:date="2021-11-16T13:46:00Z">
            <w:rPr>
              <w:rStyle w:val="CommentReference"/>
            </w:rPr>
          </w:rPrChange>
        </w:rPr>
        <w:commentReference w:id="1684"/>
      </w:r>
      <w:commentRangeEnd w:id="1685"/>
      <w:r w:rsidR="00D532AC" w:rsidRPr="00D9517A">
        <w:rPr>
          <w:rStyle w:val="CommentReference"/>
          <w:rFonts w:ascii="Mulish" w:hAnsi="Mulish"/>
          <w:sz w:val="14"/>
          <w:rPrChange w:id="1688" w:author="Guilherme Pessoa-Amorim [2]" w:date="2021-11-16T13:46:00Z">
            <w:rPr>
              <w:rStyle w:val="CommentReference"/>
            </w:rPr>
          </w:rPrChange>
        </w:rPr>
        <w:commentReference w:id="1685"/>
      </w:r>
      <w:r w:rsidR="00F721CD" w:rsidRPr="00D9517A">
        <w:rPr>
          <w:rFonts w:ascii="Mulish" w:hAnsi="Mulish"/>
          <w:sz w:val="22"/>
          <w:rPrChange w:id="1689" w:author="Guilherme Pessoa-Amorim [2]" w:date="2021-11-16T13:46:00Z">
            <w:rPr/>
          </w:rPrChange>
        </w:rPr>
        <w:t>,</w:t>
      </w:r>
      <w:r w:rsidR="00BC3133" w:rsidRPr="00D9517A">
        <w:rPr>
          <w:rFonts w:ascii="Mulish" w:hAnsi="Mulish"/>
          <w:sz w:val="22"/>
          <w:rPrChange w:id="1690" w:author="Guilherme Pessoa-Amorim [2]" w:date="2021-11-16T13:46:00Z">
            <w:rPr/>
          </w:rPrChange>
        </w:rPr>
        <w:fldChar w:fldCharType="begin"/>
      </w:r>
      <w:r w:rsidR="00BC3133" w:rsidRPr="00D9517A">
        <w:rPr>
          <w:rFonts w:ascii="Mulish" w:hAnsi="Mulish"/>
          <w:sz w:val="22"/>
          <w:rPrChange w:id="1691" w:author="Guilherme Pessoa-Amorim [2]" w:date="2021-11-16T13:46:00Z">
            <w:rPr/>
          </w:rPrChange>
        </w:rPr>
        <w:instrText xml:space="preserve"> ADDIN ZOTERO_ITEM CSL_CITATION {"citationID":"umAY8SDS","properties":{"formattedCitation":"\\super 1\\nosupersub{}","plainCitation":"1","noteIndex":0},"citationItems":[{"id":15437,"uris":["http://zotero.org/users/5813034/items/FLRC97BZ"],"uri":["http://zotero.org/users/5813034/items/FLRC97BZ"],"itemData":{"id":15437,"type":"article","title":"FDA draft guidance for Industry: Real-World Data - Assessing  Electronic Health Records and  Medical Claims Data To  Support Regulatory Decision-Making for Drug and Biological  Products","author":[{"family":"Food and Drug Agency","given":""}],"issued":{"date-parts":[["2021",9]]}}}],"schema":"https://github.com/citation-style-language/schema/raw/master/csl-citation.json"} </w:instrText>
      </w:r>
      <w:r w:rsidR="00BC3133" w:rsidRPr="00D9517A">
        <w:rPr>
          <w:rFonts w:ascii="Mulish" w:hAnsi="Mulish"/>
          <w:sz w:val="22"/>
          <w:rPrChange w:id="1692" w:author="Guilherme Pessoa-Amorim [2]" w:date="2021-11-16T13:46:00Z">
            <w:rPr/>
          </w:rPrChange>
        </w:rPr>
        <w:fldChar w:fldCharType="separate"/>
      </w:r>
      <w:r w:rsidR="00BC3133" w:rsidRPr="00D9517A">
        <w:rPr>
          <w:rFonts w:ascii="Mulish" w:hAnsi="Mulish" w:cs="Calibri"/>
          <w:sz w:val="22"/>
          <w:vertAlign w:val="superscript"/>
          <w:rPrChange w:id="1693" w:author="Guilherme Pessoa-Amorim [2]" w:date="2021-11-16T13:46:00Z">
            <w:rPr>
              <w:rFonts w:ascii="Calibri" w:hAnsi="Calibri" w:cs="Calibri"/>
              <w:vertAlign w:val="superscript"/>
            </w:rPr>
          </w:rPrChange>
        </w:rPr>
        <w:t>1</w:t>
      </w:r>
      <w:r w:rsidR="00BC3133" w:rsidRPr="00D9517A">
        <w:rPr>
          <w:rFonts w:ascii="Mulish" w:hAnsi="Mulish"/>
          <w:sz w:val="22"/>
          <w:rPrChange w:id="1694" w:author="Guilherme Pessoa-Amorim [2]" w:date="2021-11-16T13:46:00Z">
            <w:rPr/>
          </w:rPrChange>
        </w:rPr>
        <w:fldChar w:fldCharType="end"/>
      </w:r>
      <w:r w:rsidR="00F721CD" w:rsidRPr="00D9517A">
        <w:rPr>
          <w:rFonts w:ascii="Mulish" w:hAnsi="Mulish"/>
          <w:sz w:val="22"/>
          <w:rPrChange w:id="1695" w:author="Guilherme Pessoa-Amorim [2]" w:date="2021-11-16T13:46:00Z">
            <w:rPr/>
          </w:rPrChange>
        </w:rPr>
        <w:t xml:space="preserve"> </w:t>
      </w:r>
      <w:ins w:id="1696" w:author="Guilherme Pessoa-Amorim" w:date="2021-11-15T18:01:00Z">
        <w:r w:rsidR="00F555CC" w:rsidRPr="003E336D">
          <w:rPr>
            <w:rFonts w:ascii="Mulish" w:hAnsi="Mulish"/>
            <w:sz w:val="22"/>
          </w:rPr>
          <w:t xml:space="preserve">along with exploring additional assessments related to their use, </w:t>
        </w:r>
      </w:ins>
      <w:r w:rsidR="00F721CD" w:rsidRPr="00D9517A">
        <w:rPr>
          <w:rFonts w:ascii="Mulish" w:hAnsi="Mulish"/>
          <w:sz w:val="22"/>
          <w:rPrChange w:id="1697" w:author="Guilherme Pessoa-Amorim [2]" w:date="2021-11-16T13:46:00Z">
            <w:rPr/>
          </w:rPrChange>
        </w:rPr>
        <w:t>namely:</w:t>
      </w:r>
    </w:p>
    <w:p w14:paraId="7A229D5F" w14:textId="106098D8" w:rsidR="00D543EC" w:rsidRPr="00D9517A" w:rsidRDefault="00D543EC">
      <w:pPr>
        <w:spacing w:line="360" w:lineRule="auto"/>
        <w:rPr>
          <w:rFonts w:ascii="Mulish" w:hAnsi="Mulish"/>
          <w:sz w:val="22"/>
          <w:rPrChange w:id="1698" w:author="Guilherme Pessoa-Amorim [2]" w:date="2021-11-16T13:46:00Z">
            <w:rPr/>
          </w:rPrChange>
        </w:rPr>
        <w:pPrChange w:id="1699" w:author="Guilherme Pessoa-Amorim [2]" w:date="2021-11-15T13:07:00Z">
          <w:pPr/>
        </w:pPrChange>
      </w:pPr>
    </w:p>
    <w:p w14:paraId="64D4515C" w14:textId="71DFAACD" w:rsidR="00EB2C30" w:rsidRPr="00D9517A" w:rsidRDefault="00EB2C30">
      <w:pPr>
        <w:pStyle w:val="Heading4"/>
        <w:spacing w:line="360" w:lineRule="auto"/>
        <w:rPr>
          <w:rFonts w:ascii="Mulish" w:hAnsi="Mulish"/>
          <w:sz w:val="22"/>
          <w:rPrChange w:id="1700" w:author="Guilherme Pessoa-Amorim [2]" w:date="2021-11-16T13:46:00Z">
            <w:rPr/>
          </w:rPrChange>
        </w:rPr>
        <w:pPrChange w:id="1701" w:author="Guilherme Pessoa-Amorim [2]" w:date="2021-11-15T13:07:00Z">
          <w:pPr>
            <w:pStyle w:val="Heading4"/>
          </w:pPr>
        </w:pPrChange>
      </w:pPr>
      <w:r w:rsidRPr="00D9517A">
        <w:rPr>
          <w:rFonts w:ascii="Mulish" w:hAnsi="Mulish"/>
          <w:sz w:val="22"/>
          <w:rPrChange w:id="1702" w:author="Guilherme Pessoa-Amorim [2]" w:date="2021-11-16T13:46:00Z">
            <w:rPr/>
          </w:rPrChange>
        </w:rPr>
        <w:t>RCD source features</w:t>
      </w:r>
    </w:p>
    <w:p w14:paraId="2CA87F3F" w14:textId="77777777" w:rsidR="00EB2C30" w:rsidRPr="00D9517A" w:rsidRDefault="00EB2C30">
      <w:pPr>
        <w:spacing w:line="360" w:lineRule="auto"/>
        <w:rPr>
          <w:rFonts w:ascii="Mulish" w:hAnsi="Mulish"/>
          <w:szCs w:val="28"/>
          <w:rPrChange w:id="1703" w:author="Guilherme Pessoa-Amorim [2]" w:date="2021-11-16T13:46:00Z">
            <w:rPr>
              <w:sz w:val="28"/>
              <w:szCs w:val="28"/>
            </w:rPr>
          </w:rPrChange>
        </w:rPr>
        <w:pPrChange w:id="1704" w:author="Guilherme Pessoa-Amorim [2]" w:date="2021-11-15T13:07:00Z">
          <w:pPr/>
        </w:pPrChange>
      </w:pPr>
    </w:p>
    <w:p w14:paraId="46D00835" w14:textId="3D636DEA" w:rsidR="00F22D32" w:rsidRPr="00D9517A" w:rsidRDefault="00F721CD">
      <w:pPr>
        <w:pStyle w:val="ListParagraph"/>
        <w:numPr>
          <w:ilvl w:val="0"/>
          <w:numId w:val="16"/>
        </w:numPr>
        <w:spacing w:line="360" w:lineRule="auto"/>
        <w:ind w:left="426"/>
        <w:rPr>
          <w:rFonts w:ascii="Mulish" w:hAnsi="Mulish" w:cs="Calibri Light"/>
          <w:sz w:val="22"/>
          <w:rPrChange w:id="1705" w:author="Guilherme Pessoa-Amorim [2]" w:date="2021-11-16T13:46:00Z">
            <w:rPr>
              <w:rFonts w:ascii="Calibri" w:hAnsi="Calibri" w:cs="Calibri Light"/>
            </w:rPr>
          </w:rPrChange>
        </w:rPr>
        <w:pPrChange w:id="1706" w:author="Guilherme Pessoa-Amorim [2]" w:date="2021-11-15T13:07:00Z">
          <w:pPr>
            <w:pStyle w:val="ListParagraph"/>
            <w:numPr>
              <w:numId w:val="16"/>
            </w:numPr>
            <w:ind w:left="426" w:hanging="360"/>
          </w:pPr>
        </w:pPrChange>
      </w:pPr>
      <w:r w:rsidRPr="00D9517A">
        <w:rPr>
          <w:rFonts w:ascii="Mulish" w:hAnsi="Mulish" w:cs="Calibri Light"/>
          <w:sz w:val="22"/>
          <w:rPrChange w:id="1707" w:author="Guilherme Pessoa-Amorim [2]" w:date="2021-11-16T13:46:00Z">
            <w:rPr>
              <w:rFonts w:ascii="Calibri" w:hAnsi="Calibri" w:cs="Calibri Light"/>
            </w:rPr>
          </w:rPrChange>
        </w:rPr>
        <w:t>Description of</w:t>
      </w:r>
      <w:r w:rsidR="00F22D32" w:rsidRPr="00D9517A">
        <w:rPr>
          <w:rFonts w:ascii="Mulish" w:hAnsi="Mulish" w:cs="Calibri Light"/>
          <w:sz w:val="22"/>
          <w:rPrChange w:id="1708" w:author="Guilherme Pessoa-Amorim [2]" w:date="2021-11-16T13:46:00Z">
            <w:rPr>
              <w:rFonts w:ascii="Calibri" w:hAnsi="Calibri" w:cs="Calibri Light"/>
            </w:rPr>
          </w:rPrChange>
        </w:rPr>
        <w:t xml:space="preserve"> the structure and content of two new sources of RCD on medications </w:t>
      </w:r>
    </w:p>
    <w:p w14:paraId="082FB763" w14:textId="77777777" w:rsidR="00F721CD" w:rsidRPr="00D9517A" w:rsidRDefault="00F721CD">
      <w:pPr>
        <w:pStyle w:val="ListParagraph"/>
        <w:spacing w:line="360" w:lineRule="auto"/>
        <w:ind w:left="426"/>
        <w:rPr>
          <w:rFonts w:ascii="Mulish" w:hAnsi="Mulish" w:cs="Calibri Light"/>
          <w:sz w:val="22"/>
          <w:rPrChange w:id="1709" w:author="Guilherme Pessoa-Amorim [2]" w:date="2021-11-16T13:46:00Z">
            <w:rPr>
              <w:rFonts w:ascii="Calibri" w:hAnsi="Calibri" w:cs="Calibri Light"/>
            </w:rPr>
          </w:rPrChange>
        </w:rPr>
        <w:pPrChange w:id="1710" w:author="Guilherme Pessoa-Amorim [2]" w:date="2021-11-15T13:07:00Z">
          <w:pPr>
            <w:pStyle w:val="ListParagraph"/>
            <w:ind w:left="426"/>
          </w:pPr>
        </w:pPrChange>
      </w:pPr>
    </w:p>
    <w:p w14:paraId="3933447F" w14:textId="35606DA4" w:rsidR="00F22D32" w:rsidRPr="00D9517A" w:rsidRDefault="00F721CD">
      <w:pPr>
        <w:pStyle w:val="ListParagraph"/>
        <w:numPr>
          <w:ilvl w:val="0"/>
          <w:numId w:val="16"/>
        </w:numPr>
        <w:spacing w:line="360" w:lineRule="auto"/>
        <w:ind w:left="426"/>
        <w:rPr>
          <w:rFonts w:ascii="Mulish" w:hAnsi="Mulish" w:cs="Calibri Light"/>
          <w:sz w:val="22"/>
          <w:rPrChange w:id="1711" w:author="Guilherme Pessoa-Amorim [2]" w:date="2021-11-16T13:46:00Z">
            <w:rPr>
              <w:rFonts w:ascii="Calibri" w:hAnsi="Calibri" w:cs="Calibri Light"/>
            </w:rPr>
          </w:rPrChange>
        </w:rPr>
        <w:pPrChange w:id="1712" w:author="Guilherme Pessoa-Amorim [2]" w:date="2021-11-15T13:07:00Z">
          <w:pPr>
            <w:pStyle w:val="ListParagraph"/>
            <w:numPr>
              <w:numId w:val="16"/>
            </w:numPr>
            <w:ind w:left="426" w:hanging="360"/>
          </w:pPr>
        </w:pPrChange>
      </w:pPr>
      <w:r w:rsidRPr="00D9517A">
        <w:rPr>
          <w:rFonts w:ascii="Mulish" w:hAnsi="Mulish" w:cs="Calibri Light"/>
          <w:sz w:val="22"/>
          <w:rPrChange w:id="1713" w:author="Guilherme Pessoa-Amorim [2]" w:date="2021-11-16T13:46:00Z">
            <w:rPr>
              <w:rFonts w:ascii="Calibri" w:hAnsi="Calibri" w:cs="Calibri Light"/>
            </w:rPr>
          </w:rPrChange>
        </w:rPr>
        <w:t>Investigation of</w:t>
      </w:r>
      <w:r w:rsidR="00F22D32" w:rsidRPr="00D9517A">
        <w:rPr>
          <w:rFonts w:ascii="Mulish" w:hAnsi="Mulish" w:cs="Calibri Light"/>
          <w:sz w:val="22"/>
          <w:rPrChange w:id="1714" w:author="Guilherme Pessoa-Amorim [2]" w:date="2021-11-16T13:46:00Z">
            <w:rPr>
              <w:rFonts w:ascii="Calibri" w:hAnsi="Calibri" w:cs="Calibri Light"/>
            </w:rPr>
          </w:rPrChange>
        </w:rPr>
        <w:t xml:space="preserve"> the relationships between two sources of RCD </w:t>
      </w:r>
      <w:r w:rsidR="00A05310" w:rsidRPr="00D9517A">
        <w:rPr>
          <w:rFonts w:ascii="Mulish" w:hAnsi="Mulish" w:cs="Calibri Light"/>
          <w:sz w:val="22"/>
          <w:rPrChange w:id="1715" w:author="Guilherme Pessoa-Amorim [2]" w:date="2021-11-16T13:46:00Z">
            <w:rPr>
              <w:rFonts w:ascii="Calibri" w:hAnsi="Calibri" w:cs="Calibri Light"/>
            </w:rPr>
          </w:rPrChange>
        </w:rPr>
        <w:t>for participant</w:t>
      </w:r>
      <w:ins w:id="1716" w:author="Guilherme Pessoa-Amorim [2]" w:date="2021-11-15T15:42:00Z">
        <w:r w:rsidR="00E644B5" w:rsidRPr="003E336D">
          <w:rPr>
            <w:rFonts w:ascii="Mulish" w:hAnsi="Mulish" w:cs="Calibri Light"/>
            <w:sz w:val="22"/>
          </w:rPr>
          <w:t>s</w:t>
        </w:r>
      </w:ins>
      <w:r w:rsidR="00A05310" w:rsidRPr="00D9517A">
        <w:rPr>
          <w:rFonts w:ascii="Mulish" w:hAnsi="Mulish" w:cs="Calibri Light"/>
          <w:sz w:val="22"/>
          <w:rPrChange w:id="1717" w:author="Guilherme Pessoa-Amorim [2]" w:date="2021-11-16T13:46:00Z">
            <w:rPr>
              <w:rFonts w:ascii="Calibri" w:hAnsi="Calibri" w:cs="Calibri Light"/>
            </w:rPr>
          </w:rPrChange>
        </w:rPr>
        <w:t xml:space="preserve"> in the same trial</w:t>
      </w:r>
    </w:p>
    <w:p w14:paraId="3952D146" w14:textId="6A7D7D0F" w:rsidR="00F22D32" w:rsidRPr="00D9517A" w:rsidRDefault="00F22D32">
      <w:pPr>
        <w:spacing w:line="360" w:lineRule="auto"/>
        <w:rPr>
          <w:rFonts w:ascii="Mulish" w:hAnsi="Mulish"/>
          <w:sz w:val="22"/>
          <w:rPrChange w:id="1718" w:author="Guilherme Pessoa-Amorim [2]" w:date="2021-11-16T13:46:00Z">
            <w:rPr/>
          </w:rPrChange>
        </w:rPr>
        <w:pPrChange w:id="1719" w:author="Guilherme Pessoa-Amorim [2]" w:date="2021-11-15T13:07:00Z">
          <w:pPr/>
        </w:pPrChange>
      </w:pPr>
    </w:p>
    <w:p w14:paraId="61E8E635" w14:textId="7DD9F851" w:rsidR="00EB2C30" w:rsidRPr="00D9517A" w:rsidRDefault="00EB2C30">
      <w:pPr>
        <w:pStyle w:val="Heading4"/>
        <w:spacing w:line="360" w:lineRule="auto"/>
        <w:rPr>
          <w:rFonts w:ascii="Mulish" w:hAnsi="Mulish"/>
          <w:sz w:val="22"/>
          <w:rPrChange w:id="1720" w:author="Guilherme Pessoa-Amorim [2]" w:date="2021-11-16T13:46:00Z">
            <w:rPr/>
          </w:rPrChange>
        </w:rPr>
        <w:pPrChange w:id="1721" w:author="Guilherme Pessoa-Amorim [2]" w:date="2021-11-15T13:07:00Z">
          <w:pPr>
            <w:pStyle w:val="Heading4"/>
          </w:pPr>
        </w:pPrChange>
      </w:pPr>
      <w:r w:rsidRPr="00D9517A">
        <w:rPr>
          <w:rFonts w:ascii="Mulish" w:hAnsi="Mulish"/>
          <w:sz w:val="22"/>
          <w:rPrChange w:id="1722" w:author="Guilherme Pessoa-Amorim [2]" w:date="2021-11-16T13:46:00Z">
            <w:rPr/>
          </w:rPrChange>
        </w:rPr>
        <w:t>Clinical Data Interchange Standards Consortium (CDISC) alignment</w:t>
      </w:r>
    </w:p>
    <w:p w14:paraId="2E183616" w14:textId="77777777" w:rsidR="00EB2C30" w:rsidRPr="00D9517A" w:rsidRDefault="00EB2C30">
      <w:pPr>
        <w:spacing w:line="360" w:lineRule="auto"/>
        <w:rPr>
          <w:rFonts w:ascii="Mulish" w:hAnsi="Mulish"/>
          <w:sz w:val="22"/>
          <w:rPrChange w:id="1723" w:author="Guilherme Pessoa-Amorim [2]" w:date="2021-11-16T13:46:00Z">
            <w:rPr/>
          </w:rPrChange>
        </w:rPr>
        <w:pPrChange w:id="1724" w:author="Guilherme Pessoa-Amorim [2]" w:date="2021-11-15T13:07:00Z">
          <w:pPr/>
        </w:pPrChange>
      </w:pPr>
    </w:p>
    <w:p w14:paraId="6EAB3F44" w14:textId="1B754B64" w:rsidR="00EB2C30" w:rsidRPr="00D9517A" w:rsidRDefault="00EB2C30">
      <w:pPr>
        <w:pStyle w:val="ListParagraph"/>
        <w:numPr>
          <w:ilvl w:val="0"/>
          <w:numId w:val="16"/>
        </w:numPr>
        <w:spacing w:line="360" w:lineRule="auto"/>
        <w:ind w:left="426"/>
        <w:rPr>
          <w:rFonts w:ascii="Mulish" w:hAnsi="Mulish" w:cs="Calibri Light"/>
          <w:sz w:val="22"/>
          <w:rPrChange w:id="1725" w:author="Guilherme Pessoa-Amorim [2]" w:date="2021-11-16T13:46:00Z">
            <w:rPr>
              <w:rFonts w:ascii="Calibri" w:hAnsi="Calibri" w:cs="Calibri Light"/>
            </w:rPr>
          </w:rPrChange>
        </w:rPr>
        <w:pPrChange w:id="1726" w:author="Guilherme Pessoa-Amorim [2]" w:date="2021-11-15T13:07:00Z">
          <w:pPr>
            <w:pStyle w:val="ListParagraph"/>
            <w:numPr>
              <w:numId w:val="16"/>
            </w:numPr>
            <w:ind w:left="426" w:hanging="360"/>
          </w:pPr>
        </w:pPrChange>
      </w:pPr>
      <w:r w:rsidRPr="00D9517A">
        <w:rPr>
          <w:rFonts w:ascii="Mulish" w:hAnsi="Mulish" w:cs="Calibri Light"/>
          <w:sz w:val="22"/>
          <w:rPrChange w:id="1727" w:author="Guilherme Pessoa-Amorim [2]" w:date="2021-11-16T13:46:00Z">
            <w:rPr>
              <w:rFonts w:ascii="Calibri" w:hAnsi="Calibri" w:cs="Calibri Light"/>
            </w:rPr>
          </w:rPrChange>
        </w:rPr>
        <w:t>Feasibility of integrating RCD on medications into standard formats, namely the CDISC Study Data Tabulation Model (SDTM) Concomitant Medication (CM) domain in a large-scale RCT (ORION-4)</w:t>
      </w:r>
    </w:p>
    <w:p w14:paraId="6B33A461" w14:textId="7332A5E5" w:rsidR="00EB2C30" w:rsidRPr="00D9517A" w:rsidRDefault="00EB2C30">
      <w:pPr>
        <w:spacing w:line="360" w:lineRule="auto"/>
        <w:rPr>
          <w:rFonts w:ascii="Mulish" w:hAnsi="Mulish"/>
          <w:sz w:val="22"/>
          <w:rPrChange w:id="1728" w:author="Guilherme Pessoa-Amorim [2]" w:date="2021-11-16T13:46:00Z">
            <w:rPr/>
          </w:rPrChange>
        </w:rPr>
        <w:pPrChange w:id="1729" w:author="Guilherme Pessoa-Amorim [2]" w:date="2021-11-15T13:07:00Z">
          <w:pPr/>
        </w:pPrChange>
      </w:pPr>
    </w:p>
    <w:p w14:paraId="2ED2AF4E" w14:textId="374B2F71" w:rsidR="00EB2C30" w:rsidRPr="00D9517A" w:rsidRDefault="00EB2C30">
      <w:pPr>
        <w:pStyle w:val="Heading4"/>
        <w:spacing w:line="360" w:lineRule="auto"/>
        <w:rPr>
          <w:rFonts w:ascii="Mulish" w:hAnsi="Mulish"/>
          <w:sz w:val="22"/>
          <w:rPrChange w:id="1730" w:author="Guilherme Pessoa-Amorim [2]" w:date="2021-11-16T13:46:00Z">
            <w:rPr/>
          </w:rPrChange>
        </w:rPr>
        <w:pPrChange w:id="1731" w:author="Guilherme Pessoa-Amorim [2]" w:date="2021-11-15T13:07:00Z">
          <w:pPr>
            <w:pStyle w:val="Heading4"/>
          </w:pPr>
        </w:pPrChange>
      </w:pPr>
      <w:r w:rsidRPr="00D9517A">
        <w:rPr>
          <w:rFonts w:ascii="Mulish" w:hAnsi="Mulish"/>
          <w:sz w:val="22"/>
          <w:rPrChange w:id="1732" w:author="Guilherme Pessoa-Amorim [2]" w:date="2021-11-16T13:46:00Z">
            <w:rPr/>
          </w:rPrChange>
        </w:rPr>
        <w:t>Continuous measures of medication adherence</w:t>
      </w:r>
    </w:p>
    <w:p w14:paraId="7788D309" w14:textId="77777777" w:rsidR="00EB2C30" w:rsidRPr="00D9517A" w:rsidRDefault="00EB2C30">
      <w:pPr>
        <w:pStyle w:val="ListParagraph"/>
        <w:spacing w:line="360" w:lineRule="auto"/>
        <w:ind w:left="426"/>
        <w:rPr>
          <w:rFonts w:ascii="Mulish" w:hAnsi="Mulish"/>
          <w:b/>
          <w:bCs/>
          <w:szCs w:val="28"/>
          <w:rPrChange w:id="1733" w:author="Guilherme Pessoa-Amorim [2]" w:date="2021-11-16T13:46:00Z">
            <w:rPr>
              <w:b/>
              <w:bCs/>
              <w:sz w:val="28"/>
              <w:szCs w:val="28"/>
            </w:rPr>
          </w:rPrChange>
        </w:rPr>
        <w:pPrChange w:id="1734" w:author="Guilherme Pessoa-Amorim [2]" w:date="2021-11-15T13:07:00Z">
          <w:pPr>
            <w:pStyle w:val="ListParagraph"/>
            <w:ind w:left="426"/>
          </w:pPr>
        </w:pPrChange>
      </w:pPr>
    </w:p>
    <w:p w14:paraId="6406C68B" w14:textId="7B319062" w:rsidR="0008314D" w:rsidRPr="00D9517A" w:rsidRDefault="00F721CD">
      <w:pPr>
        <w:pStyle w:val="ListParagraph"/>
        <w:numPr>
          <w:ilvl w:val="0"/>
          <w:numId w:val="16"/>
        </w:numPr>
        <w:spacing w:line="360" w:lineRule="auto"/>
        <w:ind w:left="426"/>
        <w:rPr>
          <w:ins w:id="1735" w:author="Guilherme Pessoa-Amorim [2]" w:date="2021-11-15T16:57:00Z"/>
          <w:rFonts w:ascii="Mulish" w:hAnsi="Mulish"/>
          <w:b/>
          <w:bCs/>
          <w:szCs w:val="28"/>
          <w:rPrChange w:id="1736" w:author="Guilherme Pessoa-Amorim [2]" w:date="2021-11-16T13:46:00Z">
            <w:rPr>
              <w:ins w:id="1737" w:author="Guilherme Pessoa-Amorim [2]" w:date="2021-11-15T16:57:00Z"/>
              <w:rFonts w:ascii="Mulish" w:hAnsi="Mulish" w:cs="Calibri Light"/>
              <w:sz w:val="22"/>
            </w:rPr>
          </w:rPrChange>
        </w:rPr>
        <w:pPrChange w:id="1738" w:author="Guilherme Pessoa-Amorim [2]" w:date="2021-11-15T13:07:00Z">
          <w:pPr>
            <w:pStyle w:val="ListParagraph"/>
            <w:numPr>
              <w:numId w:val="16"/>
            </w:numPr>
            <w:ind w:left="426" w:hanging="360"/>
          </w:pPr>
        </w:pPrChange>
      </w:pPr>
      <w:r w:rsidRPr="00D9517A">
        <w:rPr>
          <w:rFonts w:ascii="Mulish" w:hAnsi="Mulish" w:cs="Calibri Light"/>
          <w:sz w:val="22"/>
          <w:rPrChange w:id="1739" w:author="Guilherme Pessoa-Amorim [2]" w:date="2021-11-16T13:46:00Z">
            <w:rPr>
              <w:rFonts w:ascii="Calibri" w:hAnsi="Calibri" w:cs="Calibri Light"/>
            </w:rPr>
          </w:rPrChange>
        </w:rPr>
        <w:t>Application of</w:t>
      </w:r>
      <w:r w:rsidR="003B0ECE" w:rsidRPr="00D9517A">
        <w:rPr>
          <w:rFonts w:ascii="Mulish" w:hAnsi="Mulish" w:cs="Calibri Light"/>
          <w:sz w:val="22"/>
          <w:rPrChange w:id="1740" w:author="Guilherme Pessoa-Amorim [2]" w:date="2021-11-16T13:46:00Z">
            <w:rPr>
              <w:rFonts w:ascii="Calibri" w:hAnsi="Calibri" w:cs="Calibri Light"/>
            </w:rPr>
          </w:rPrChange>
        </w:rPr>
        <w:t xml:space="preserve"> methods to a</w:t>
      </w:r>
      <w:r w:rsidR="00797C4F" w:rsidRPr="00D9517A">
        <w:rPr>
          <w:rFonts w:ascii="Mulish" w:hAnsi="Mulish" w:cs="Calibri Light"/>
          <w:sz w:val="22"/>
          <w:rPrChange w:id="1741" w:author="Guilherme Pessoa-Amorim [2]" w:date="2021-11-16T13:46:00Z">
            <w:rPr>
              <w:rFonts w:ascii="Calibri" w:hAnsi="Calibri" w:cs="Calibri Light"/>
            </w:rPr>
          </w:rPrChange>
        </w:rPr>
        <w:t>ssess</w:t>
      </w:r>
      <w:r w:rsidR="00D863CD" w:rsidRPr="00D9517A">
        <w:rPr>
          <w:rFonts w:ascii="Mulish" w:hAnsi="Mulish" w:cs="Calibri Light"/>
          <w:sz w:val="22"/>
          <w:rPrChange w:id="1742" w:author="Guilherme Pessoa-Amorim [2]" w:date="2021-11-16T13:46:00Z">
            <w:rPr>
              <w:rFonts w:ascii="Calibri" w:hAnsi="Calibri" w:cs="Calibri Light"/>
            </w:rPr>
          </w:rPrChange>
        </w:rPr>
        <w:t xml:space="preserve"> </w:t>
      </w:r>
      <w:r w:rsidRPr="00D9517A">
        <w:rPr>
          <w:rFonts w:ascii="Mulish" w:hAnsi="Mulish" w:cs="Calibri Light"/>
          <w:sz w:val="22"/>
          <w:rPrChange w:id="1743" w:author="Guilherme Pessoa-Amorim [2]" w:date="2021-11-16T13:46:00Z">
            <w:rPr>
              <w:rFonts w:ascii="Calibri" w:hAnsi="Calibri" w:cs="Calibri Light"/>
            </w:rPr>
          </w:rPrChange>
        </w:rPr>
        <w:t xml:space="preserve">time-varying </w:t>
      </w:r>
      <w:r w:rsidR="00797C4F" w:rsidRPr="00D9517A">
        <w:rPr>
          <w:rFonts w:ascii="Mulish" w:hAnsi="Mulish" w:cs="Calibri Light"/>
          <w:sz w:val="22"/>
          <w:rPrChange w:id="1744" w:author="Guilherme Pessoa-Amorim [2]" w:date="2021-11-16T13:46:00Z">
            <w:rPr>
              <w:rFonts w:ascii="Calibri" w:hAnsi="Calibri" w:cs="Calibri Light"/>
            </w:rPr>
          </w:rPrChange>
        </w:rPr>
        <w:t xml:space="preserve">continuous measures of </w:t>
      </w:r>
      <w:r w:rsidR="00D863CD" w:rsidRPr="00D9517A">
        <w:rPr>
          <w:rFonts w:ascii="Mulish" w:hAnsi="Mulish" w:cs="Calibri Light"/>
          <w:sz w:val="22"/>
          <w:rPrChange w:id="1745" w:author="Guilherme Pessoa-Amorim [2]" w:date="2021-11-16T13:46:00Z">
            <w:rPr>
              <w:rFonts w:ascii="Calibri" w:hAnsi="Calibri" w:cs="Calibri Light"/>
            </w:rPr>
          </w:rPrChange>
        </w:rPr>
        <w:t xml:space="preserve">medication adherence </w:t>
      </w:r>
      <w:r w:rsidR="00A05310" w:rsidRPr="00D9517A">
        <w:rPr>
          <w:rFonts w:ascii="Mulish" w:hAnsi="Mulish" w:cs="Calibri Light"/>
          <w:sz w:val="22"/>
          <w:rPrChange w:id="1746" w:author="Guilherme Pessoa-Amorim [2]" w:date="2021-11-16T13:46:00Z">
            <w:rPr>
              <w:rFonts w:ascii="Calibri" w:hAnsi="Calibri" w:cs="Calibri Light"/>
            </w:rPr>
          </w:rPrChange>
        </w:rPr>
        <w:t xml:space="preserve">and persistence </w:t>
      </w:r>
      <w:r w:rsidR="00D863CD" w:rsidRPr="00D9517A">
        <w:rPr>
          <w:rFonts w:ascii="Mulish" w:hAnsi="Mulish" w:cs="Calibri Light"/>
          <w:sz w:val="22"/>
          <w:rPrChange w:id="1747" w:author="Guilherme Pessoa-Amorim [2]" w:date="2021-11-16T13:46:00Z">
            <w:rPr>
              <w:rFonts w:ascii="Calibri" w:hAnsi="Calibri" w:cs="Calibri Light"/>
            </w:rPr>
          </w:rPrChange>
        </w:rPr>
        <w:t xml:space="preserve">from </w:t>
      </w:r>
      <w:r w:rsidR="005B76F3" w:rsidRPr="00D9517A">
        <w:rPr>
          <w:rFonts w:ascii="Mulish" w:hAnsi="Mulish" w:cs="Calibri Light"/>
          <w:sz w:val="22"/>
          <w:rPrChange w:id="1748" w:author="Guilherme Pessoa-Amorim [2]" w:date="2021-11-16T13:46:00Z">
            <w:rPr>
              <w:rFonts w:ascii="Calibri" w:hAnsi="Calibri" w:cs="Calibri Light"/>
            </w:rPr>
          </w:rPrChange>
        </w:rPr>
        <w:t>RCD</w:t>
      </w:r>
      <w:r w:rsidR="00D863CD" w:rsidRPr="00D9517A">
        <w:rPr>
          <w:rFonts w:ascii="Mulish" w:hAnsi="Mulish" w:cs="Calibri Light"/>
          <w:sz w:val="22"/>
          <w:rPrChange w:id="1749" w:author="Guilherme Pessoa-Amorim [2]" w:date="2021-11-16T13:46:00Z">
            <w:rPr>
              <w:rFonts w:ascii="Calibri" w:hAnsi="Calibri" w:cs="Calibri Light"/>
            </w:rPr>
          </w:rPrChange>
        </w:rPr>
        <w:t xml:space="preserve"> </w:t>
      </w:r>
    </w:p>
    <w:p w14:paraId="447677A4" w14:textId="77777777" w:rsidR="00900505" w:rsidRPr="003E336D" w:rsidRDefault="00900505" w:rsidP="00900505">
      <w:pPr>
        <w:pStyle w:val="ListParagraph"/>
        <w:spacing w:line="360" w:lineRule="auto"/>
        <w:ind w:left="426"/>
        <w:rPr>
          <w:ins w:id="1750" w:author="Guilherme Pessoa-Amorim [2]" w:date="2021-11-15T16:58:00Z"/>
          <w:rFonts w:ascii="Mulish" w:hAnsi="Mulish"/>
          <w:b/>
          <w:bCs/>
          <w:szCs w:val="28"/>
        </w:rPr>
      </w:pPr>
    </w:p>
    <w:p w14:paraId="07151349" w14:textId="77777777" w:rsidR="00900505" w:rsidRPr="00D9517A" w:rsidRDefault="00900505">
      <w:pPr>
        <w:rPr>
          <w:ins w:id="1751" w:author="Guilherme Pessoa-Amorim [2]" w:date="2021-11-15T16:58:00Z"/>
          <w:rFonts w:ascii="Mulish" w:hAnsi="Mulish"/>
          <w:b/>
          <w:bCs/>
          <w:szCs w:val="28"/>
        </w:rPr>
      </w:pPr>
      <w:ins w:id="1752" w:author="Guilherme Pessoa-Amorim [2]" w:date="2021-11-15T16:58:00Z">
        <w:r w:rsidRPr="00D9517A">
          <w:rPr>
            <w:rFonts w:ascii="Mulish" w:hAnsi="Mulish"/>
            <w:b/>
            <w:bCs/>
            <w:szCs w:val="28"/>
          </w:rPr>
          <w:br w:type="page"/>
        </w:r>
      </w:ins>
    </w:p>
    <w:p w14:paraId="377D098C" w14:textId="14FC2099" w:rsidR="00900505" w:rsidRPr="00D9517A" w:rsidDel="00900505" w:rsidRDefault="00900505">
      <w:pPr>
        <w:pStyle w:val="ListParagraph"/>
        <w:spacing w:line="360" w:lineRule="auto"/>
        <w:ind w:left="426"/>
        <w:rPr>
          <w:del w:id="1753" w:author="Guilherme Pessoa-Amorim [2]" w:date="2021-11-15T16:58:00Z"/>
          <w:rFonts w:ascii="Mulish" w:hAnsi="Mulish"/>
          <w:b/>
          <w:bCs/>
          <w:szCs w:val="28"/>
          <w:rPrChange w:id="1754" w:author="Guilherme Pessoa-Amorim [2]" w:date="2021-11-16T13:46:00Z">
            <w:rPr>
              <w:del w:id="1755" w:author="Guilherme Pessoa-Amorim [2]" w:date="2021-11-15T16:58:00Z"/>
              <w:b/>
              <w:bCs/>
              <w:sz w:val="28"/>
              <w:szCs w:val="28"/>
            </w:rPr>
          </w:rPrChange>
        </w:rPr>
        <w:pPrChange w:id="1756" w:author="Guilherme Pessoa-Amorim [2]" w:date="2021-11-15T16:57:00Z">
          <w:pPr>
            <w:pStyle w:val="ListParagraph"/>
            <w:numPr>
              <w:numId w:val="16"/>
            </w:numPr>
            <w:ind w:left="426" w:hanging="360"/>
          </w:pPr>
        </w:pPrChange>
      </w:pPr>
    </w:p>
    <w:p w14:paraId="5D51CD23" w14:textId="09D8D127" w:rsidR="00900505" w:rsidRPr="00D9517A" w:rsidRDefault="00900505" w:rsidP="00900505">
      <w:pPr>
        <w:pStyle w:val="Heading4"/>
        <w:rPr>
          <w:ins w:id="1757" w:author="Guilherme Pessoa-Amorim [2]" w:date="2021-11-15T16:58:00Z"/>
          <w:rFonts w:ascii="Mulish" w:hAnsi="Mulish"/>
          <w:sz w:val="22"/>
          <w:rPrChange w:id="1758" w:author="Guilherme Pessoa-Amorim [2]" w:date="2021-11-16T13:46:00Z">
            <w:rPr>
              <w:ins w:id="1759" w:author="Guilherme Pessoa-Amorim [2]" w:date="2021-11-15T16:58:00Z"/>
            </w:rPr>
          </w:rPrChange>
        </w:rPr>
      </w:pPr>
      <w:bookmarkStart w:id="1760" w:name="_Ref87887984"/>
      <w:ins w:id="1761" w:author="Guilherme Pessoa-Amorim [2]" w:date="2021-11-15T16:59:00Z">
        <w:r w:rsidRPr="003E336D">
          <w:rPr>
            <w:rFonts w:ascii="Mulish" w:hAnsi="Mulish"/>
            <w:sz w:val="22"/>
          </w:rPr>
          <w:t>M</w:t>
        </w:r>
      </w:ins>
      <w:ins w:id="1762" w:author="Guilherme Pessoa-Amorim [2]" w:date="2021-11-15T16:57:00Z">
        <w:r w:rsidRPr="00D9517A">
          <w:rPr>
            <w:rFonts w:ascii="Mulish" w:hAnsi="Mulish"/>
            <w:sz w:val="22"/>
            <w:rPrChange w:id="1763" w:author="Guilherme Pessoa-Amorim [2]" w:date="2021-11-16T13:46:00Z">
              <w:rPr/>
            </w:rPrChange>
          </w:rPr>
          <w:t>ethods to build SNOMED medication codelists</w:t>
        </w:r>
      </w:ins>
      <w:bookmarkEnd w:id="1760"/>
    </w:p>
    <w:p w14:paraId="1CB0D831" w14:textId="77777777" w:rsidR="00900505" w:rsidRPr="00D9517A" w:rsidRDefault="00900505">
      <w:pPr>
        <w:rPr>
          <w:ins w:id="1764" w:author="Guilherme Pessoa-Amorim [2]" w:date="2021-11-15T16:57:00Z"/>
          <w:rFonts w:ascii="Mulish" w:hAnsi="Mulish"/>
          <w:rPrChange w:id="1765" w:author="Guilherme Pessoa-Amorim [2]" w:date="2021-11-16T13:46:00Z">
            <w:rPr>
              <w:ins w:id="1766" w:author="Guilherme Pessoa-Amorim [2]" w:date="2021-11-15T16:57:00Z"/>
            </w:rPr>
          </w:rPrChange>
        </w:rPr>
        <w:pPrChange w:id="1767" w:author="Guilherme Pessoa-Amorim [2]" w:date="2021-11-15T16:58:00Z">
          <w:pPr>
            <w:pStyle w:val="Heading4"/>
          </w:pPr>
        </w:pPrChange>
      </w:pPr>
    </w:p>
    <w:p w14:paraId="2637A231" w14:textId="4EE8E58F" w:rsidR="00900505" w:rsidRPr="00D9517A" w:rsidRDefault="00900505">
      <w:pPr>
        <w:pStyle w:val="ListParagraph"/>
        <w:numPr>
          <w:ilvl w:val="0"/>
          <w:numId w:val="16"/>
        </w:numPr>
        <w:spacing w:line="360" w:lineRule="auto"/>
        <w:ind w:left="426"/>
        <w:rPr>
          <w:ins w:id="1768" w:author="Guilherme Pessoa-Amorim [2]" w:date="2021-11-15T16:57:00Z"/>
          <w:rFonts w:ascii="Mulish" w:hAnsi="Mulish" w:cs="Calibri Light"/>
          <w:sz w:val="22"/>
        </w:rPr>
        <w:pPrChange w:id="1769" w:author="Guilherme Pessoa-Amorim [2]" w:date="2021-11-15T16:58:00Z">
          <w:pPr>
            <w:pStyle w:val="ListParagraph"/>
            <w:numPr>
              <w:numId w:val="38"/>
            </w:numPr>
            <w:spacing w:line="360" w:lineRule="auto"/>
            <w:ind w:left="1146" w:hanging="360"/>
          </w:pPr>
        </w:pPrChange>
      </w:pPr>
      <w:ins w:id="1770" w:author="Guilherme Pessoa-Amorim [2]" w:date="2021-11-15T16:57:00Z">
        <w:r w:rsidRPr="003E336D">
          <w:rPr>
            <w:rFonts w:ascii="Mulish" w:hAnsi="Mulish" w:cs="Calibri Light"/>
            <w:sz w:val="22"/>
          </w:rPr>
          <w:t>Comparative performance of different methods to build medication codelists us</w:t>
        </w:r>
      </w:ins>
      <w:ins w:id="1771" w:author="Guilherme Pessoa-Amorim [2]" w:date="2021-11-15T16:58:00Z">
        <w:r w:rsidRPr="00D9517A">
          <w:rPr>
            <w:rFonts w:ascii="Mulish" w:hAnsi="Mulish" w:cs="Calibri Light"/>
            <w:sz w:val="22"/>
          </w:rPr>
          <w:t>ing the SNOMED terminology</w:t>
        </w:r>
      </w:ins>
    </w:p>
    <w:p w14:paraId="5213270B" w14:textId="54F4808F" w:rsidR="00797C4F" w:rsidRPr="00D9517A" w:rsidRDefault="00797C4F">
      <w:pPr>
        <w:spacing w:line="360" w:lineRule="auto"/>
        <w:rPr>
          <w:rFonts w:ascii="Mulish" w:hAnsi="Mulish"/>
          <w:b/>
          <w:bCs/>
          <w:sz w:val="22"/>
          <w:rPrChange w:id="1772" w:author="Guilherme Pessoa-Amorim [2]" w:date="2021-11-16T13:46:00Z">
            <w:rPr>
              <w:b/>
              <w:bCs/>
            </w:rPr>
          </w:rPrChange>
        </w:rPr>
        <w:pPrChange w:id="1773" w:author="Guilherme Pessoa-Amorim [2]" w:date="2021-11-15T13:07:00Z">
          <w:pPr/>
        </w:pPrChange>
      </w:pPr>
    </w:p>
    <w:p w14:paraId="432E3CA0" w14:textId="42796C2B" w:rsidR="008D3C2F" w:rsidRPr="00D9517A" w:rsidRDefault="008D3C2F">
      <w:pPr>
        <w:pStyle w:val="Heading4"/>
        <w:spacing w:line="360" w:lineRule="auto"/>
        <w:rPr>
          <w:rFonts w:ascii="Mulish" w:hAnsi="Mulish"/>
          <w:sz w:val="22"/>
          <w:rPrChange w:id="1774" w:author="Guilherme Pessoa-Amorim [2]" w:date="2021-11-16T13:46:00Z">
            <w:rPr/>
          </w:rPrChange>
        </w:rPr>
        <w:pPrChange w:id="1775" w:author="Guilherme Pessoa-Amorim [2]" w:date="2021-11-15T13:07:00Z">
          <w:pPr>
            <w:pStyle w:val="Heading4"/>
          </w:pPr>
        </w:pPrChange>
      </w:pPr>
      <w:bookmarkStart w:id="1776" w:name="_Ref87882278"/>
      <w:r w:rsidRPr="00D9517A">
        <w:rPr>
          <w:rFonts w:ascii="Mulish" w:hAnsi="Mulish"/>
          <w:sz w:val="22"/>
          <w:rPrChange w:id="1777" w:author="Guilherme Pessoa-Amorim [2]" w:date="2021-11-16T13:46:00Z">
            <w:rPr/>
          </w:rPrChange>
        </w:rPr>
        <w:t>Other exploratory assessments</w:t>
      </w:r>
      <w:bookmarkEnd w:id="1776"/>
    </w:p>
    <w:p w14:paraId="5FA9C06B" w14:textId="77777777" w:rsidR="008D3C2F" w:rsidRPr="00D9517A" w:rsidRDefault="008D3C2F">
      <w:pPr>
        <w:spacing w:line="360" w:lineRule="auto"/>
        <w:rPr>
          <w:rFonts w:ascii="Mulish" w:hAnsi="Mulish"/>
          <w:sz w:val="22"/>
          <w:rPrChange w:id="1778" w:author="Guilherme Pessoa-Amorim [2]" w:date="2021-11-16T13:46:00Z">
            <w:rPr/>
          </w:rPrChange>
        </w:rPr>
        <w:pPrChange w:id="1779" w:author="Guilherme Pessoa-Amorim [2]" w:date="2021-11-15T13:07:00Z">
          <w:pPr/>
        </w:pPrChange>
      </w:pPr>
    </w:p>
    <w:p w14:paraId="1836554C" w14:textId="4B0A8449" w:rsidR="00D55162" w:rsidRPr="00D9517A" w:rsidRDefault="008D3C2F">
      <w:pPr>
        <w:pStyle w:val="ListParagraph"/>
        <w:numPr>
          <w:ilvl w:val="0"/>
          <w:numId w:val="16"/>
        </w:numPr>
        <w:spacing w:line="360" w:lineRule="auto"/>
        <w:ind w:left="426"/>
        <w:rPr>
          <w:ins w:id="1780" w:author="Guilherme Pessoa-Amorim [2]" w:date="2021-11-15T11:35:00Z"/>
          <w:rFonts w:ascii="Mulish" w:hAnsi="Mulish" w:cs="Calibri Light"/>
          <w:sz w:val="22"/>
          <w:rPrChange w:id="1781" w:author="Guilherme Pessoa-Amorim [2]" w:date="2021-11-16T13:46:00Z">
            <w:rPr>
              <w:ins w:id="1782" w:author="Guilherme Pessoa-Amorim [2]" w:date="2021-11-15T11:35:00Z"/>
              <w:rFonts w:ascii="Calibri" w:hAnsi="Calibri" w:cs="Calibri Light"/>
            </w:rPr>
          </w:rPrChange>
        </w:rPr>
        <w:pPrChange w:id="1783" w:author="Guilherme Pessoa-Amorim [2]" w:date="2021-11-15T13:07:00Z">
          <w:pPr>
            <w:pStyle w:val="ListParagraph"/>
            <w:numPr>
              <w:numId w:val="16"/>
            </w:numPr>
            <w:ind w:left="426" w:hanging="360"/>
          </w:pPr>
        </w:pPrChange>
      </w:pPr>
      <w:commentRangeStart w:id="1784"/>
      <w:commentRangeStart w:id="1785"/>
      <w:r w:rsidRPr="00D9517A">
        <w:rPr>
          <w:rFonts w:ascii="Mulish" w:hAnsi="Mulish" w:cs="Calibri Light"/>
          <w:sz w:val="22"/>
          <w:rPrChange w:id="1786" w:author="Guilherme Pessoa-Amorim [2]" w:date="2021-11-16T13:46:00Z">
            <w:rPr>
              <w:rFonts w:ascii="Calibri" w:hAnsi="Calibri" w:cs="Calibri Light"/>
            </w:rPr>
          </w:rPrChange>
        </w:rPr>
        <w:t>Evidence of previous statin use for statin-intolerant patients in ORION-4</w:t>
      </w:r>
      <w:commentRangeEnd w:id="1784"/>
      <w:r w:rsidR="00D96DAB" w:rsidRPr="00D9517A">
        <w:rPr>
          <w:rStyle w:val="CommentReference"/>
          <w:rFonts w:ascii="Mulish" w:hAnsi="Mulish"/>
          <w:sz w:val="14"/>
          <w:rPrChange w:id="1787" w:author="Guilherme Pessoa-Amorim [2]" w:date="2021-11-16T13:46:00Z">
            <w:rPr>
              <w:rStyle w:val="CommentReference"/>
            </w:rPr>
          </w:rPrChange>
        </w:rPr>
        <w:commentReference w:id="1784"/>
      </w:r>
      <w:commentRangeEnd w:id="1785"/>
      <w:ins w:id="1788" w:author="Guilherme Pessoa-Amorim [2]" w:date="2021-11-15T15:43:00Z">
        <w:r w:rsidR="0072588C" w:rsidRPr="003E336D">
          <w:rPr>
            <w:rFonts w:ascii="Mulish" w:hAnsi="Mulish" w:cs="Calibri Light"/>
            <w:sz w:val="22"/>
          </w:rPr>
          <w:t xml:space="preserve"> (see section </w:t>
        </w:r>
      </w:ins>
      <w:r w:rsidR="00D532AC" w:rsidRPr="00D9517A">
        <w:rPr>
          <w:rStyle w:val="CommentReference"/>
          <w:rFonts w:ascii="Mulish" w:hAnsi="Mulish"/>
          <w:sz w:val="14"/>
          <w:rPrChange w:id="1789" w:author="Guilherme Pessoa-Amorim [2]" w:date="2021-11-16T13:46:00Z">
            <w:rPr>
              <w:rStyle w:val="CommentReference"/>
            </w:rPr>
          </w:rPrChange>
        </w:rPr>
        <w:commentReference w:id="1785"/>
      </w:r>
      <w:ins w:id="1790" w:author="Guilherme Pessoa-Amorim [2]" w:date="2021-11-15T15:44:00Z">
        <w:r w:rsidR="0072588C" w:rsidRPr="00D9517A">
          <w:rPr>
            <w:rFonts w:ascii="Mulish" w:hAnsi="Mulish" w:cs="Calibri Light"/>
            <w:sz w:val="22"/>
          </w:rPr>
          <w:fldChar w:fldCharType="begin"/>
        </w:r>
        <w:r w:rsidR="0072588C" w:rsidRPr="00D9517A">
          <w:rPr>
            <w:rFonts w:ascii="Mulish" w:hAnsi="Mulish" w:cs="Calibri Light"/>
            <w:sz w:val="22"/>
          </w:rPr>
          <w:instrText xml:space="preserve"> REF _Ref87882398 \r \h </w:instrText>
        </w:r>
      </w:ins>
      <w:r w:rsidR="00042004" w:rsidRPr="00D9517A">
        <w:rPr>
          <w:rFonts w:ascii="Mulish" w:hAnsi="Mulish" w:cs="Calibri Light"/>
          <w:sz w:val="22"/>
        </w:rPr>
        <w:instrText xml:space="preserve"> \* MERGEFORMAT </w:instrText>
      </w:r>
      <w:r w:rsidR="0072588C" w:rsidRPr="00D9517A">
        <w:rPr>
          <w:rFonts w:ascii="Mulish" w:hAnsi="Mulish" w:cs="Calibri Light"/>
          <w:sz w:val="22"/>
        </w:rPr>
      </w:r>
      <w:r w:rsidR="0072588C" w:rsidRPr="00D9517A">
        <w:rPr>
          <w:rFonts w:ascii="Mulish" w:hAnsi="Mulish" w:cs="Calibri Light"/>
          <w:sz w:val="22"/>
          <w:rPrChange w:id="1791" w:author="Guilherme Pessoa-Amorim [2]" w:date="2021-11-16T13:46:00Z">
            <w:rPr>
              <w:rFonts w:ascii="Mulish" w:hAnsi="Mulish" w:cs="Calibri Light"/>
              <w:sz w:val="22"/>
            </w:rPr>
          </w:rPrChange>
        </w:rPr>
        <w:fldChar w:fldCharType="separate"/>
      </w:r>
      <w:ins w:id="1792" w:author="Guilherme Pessoa-Amorim [2]" w:date="2021-11-16T14:25:00Z">
        <w:r w:rsidR="003E336D">
          <w:rPr>
            <w:rFonts w:ascii="Mulish" w:hAnsi="Mulish" w:cs="Calibri Light"/>
            <w:sz w:val="22"/>
          </w:rPr>
          <w:t>7.5</w:t>
        </w:r>
      </w:ins>
      <w:ins w:id="1793" w:author="Guilherme Pessoa-Amorim [2]" w:date="2021-11-15T15:44:00Z">
        <w:r w:rsidR="0072588C" w:rsidRPr="00D9517A">
          <w:rPr>
            <w:rFonts w:ascii="Mulish" w:hAnsi="Mulish" w:cs="Calibri Light"/>
            <w:sz w:val="22"/>
            <w:rPrChange w:id="1794" w:author="Guilherme Pessoa-Amorim [2]" w:date="2021-11-16T13:46:00Z">
              <w:rPr>
                <w:rFonts w:ascii="Mulish" w:hAnsi="Mulish" w:cs="Calibri Light"/>
                <w:sz w:val="22"/>
              </w:rPr>
            </w:rPrChange>
          </w:rPr>
          <w:fldChar w:fldCharType="end"/>
        </w:r>
        <w:r w:rsidR="0072588C" w:rsidRPr="003E336D">
          <w:rPr>
            <w:rFonts w:ascii="Mulish" w:hAnsi="Mulish" w:cs="Calibri Light"/>
            <w:sz w:val="22"/>
          </w:rPr>
          <w:t xml:space="preserve"> for details)</w:t>
        </w:r>
      </w:ins>
    </w:p>
    <w:p w14:paraId="433F90BF" w14:textId="0F24CF8D" w:rsidR="00D532AC" w:rsidRPr="00D9517A" w:rsidDel="0072588C" w:rsidRDefault="00D532AC">
      <w:pPr>
        <w:pStyle w:val="ListParagraph"/>
        <w:numPr>
          <w:ilvl w:val="1"/>
          <w:numId w:val="16"/>
        </w:numPr>
        <w:spacing w:line="360" w:lineRule="auto"/>
        <w:ind w:left="851"/>
        <w:rPr>
          <w:del w:id="1795" w:author="Guilherme Pessoa-Amorim [2]" w:date="2021-11-15T15:42:00Z"/>
          <w:rFonts w:ascii="Mulish" w:hAnsi="Mulish" w:cs="Calibri Light"/>
          <w:sz w:val="22"/>
          <w:rPrChange w:id="1796" w:author="Guilherme Pessoa-Amorim [2]" w:date="2021-11-16T13:46:00Z">
            <w:rPr>
              <w:del w:id="1797" w:author="Guilherme Pessoa-Amorim [2]" w:date="2021-11-15T15:42:00Z"/>
              <w:rFonts w:ascii="Calibri" w:hAnsi="Calibri" w:cs="Calibri Light"/>
            </w:rPr>
          </w:rPrChange>
        </w:rPr>
        <w:pPrChange w:id="1798" w:author="Guilherme Pessoa-Amorim [2]" w:date="2021-11-15T13:07:00Z">
          <w:pPr>
            <w:pStyle w:val="ListParagraph"/>
            <w:numPr>
              <w:numId w:val="16"/>
            </w:numPr>
            <w:ind w:left="426" w:hanging="360"/>
          </w:pPr>
        </w:pPrChange>
      </w:pPr>
    </w:p>
    <w:p w14:paraId="16246CEF" w14:textId="77777777" w:rsidR="008D3C2F" w:rsidRPr="00D9517A" w:rsidRDefault="008D3C2F">
      <w:pPr>
        <w:pStyle w:val="ListParagraph"/>
        <w:spacing w:line="360" w:lineRule="auto"/>
        <w:ind w:left="426"/>
        <w:rPr>
          <w:rFonts w:ascii="Mulish" w:hAnsi="Mulish" w:cs="Calibri Light"/>
          <w:sz w:val="22"/>
          <w:rPrChange w:id="1799" w:author="Guilherme Pessoa-Amorim [2]" w:date="2021-11-16T13:46:00Z">
            <w:rPr>
              <w:rFonts w:ascii="Calibri" w:hAnsi="Calibri" w:cs="Calibri Light"/>
            </w:rPr>
          </w:rPrChange>
        </w:rPr>
        <w:pPrChange w:id="1800" w:author="Guilherme Pessoa-Amorim [2]" w:date="2021-11-15T13:07:00Z">
          <w:pPr>
            <w:pStyle w:val="ListParagraph"/>
            <w:ind w:left="426"/>
          </w:pPr>
        </w:pPrChange>
      </w:pPr>
    </w:p>
    <w:p w14:paraId="3D53EAB3" w14:textId="24233019" w:rsidR="008D3C2F" w:rsidRPr="00D9517A" w:rsidRDefault="008D3C2F">
      <w:pPr>
        <w:pStyle w:val="ListParagraph"/>
        <w:numPr>
          <w:ilvl w:val="0"/>
          <w:numId w:val="16"/>
        </w:numPr>
        <w:spacing w:line="360" w:lineRule="auto"/>
        <w:ind w:left="426"/>
        <w:rPr>
          <w:ins w:id="1801" w:author="Guilherme Pessoa-Amorim [2]" w:date="2021-11-15T16:57:00Z"/>
          <w:rFonts w:ascii="Mulish" w:hAnsi="Mulish" w:cs="Calibri Light"/>
          <w:sz w:val="22"/>
        </w:rPr>
        <w:pPrChange w:id="1802" w:author="Guilherme Pessoa-Amorim [2]" w:date="2021-11-15T13:07:00Z">
          <w:pPr>
            <w:pStyle w:val="ListParagraph"/>
            <w:numPr>
              <w:numId w:val="16"/>
            </w:numPr>
            <w:ind w:left="426" w:hanging="360"/>
          </w:pPr>
        </w:pPrChange>
      </w:pPr>
      <w:r w:rsidRPr="00D9517A">
        <w:rPr>
          <w:rFonts w:ascii="Mulish" w:hAnsi="Mulish" w:cs="Calibri Light"/>
          <w:sz w:val="22"/>
          <w:rPrChange w:id="1803" w:author="Guilherme Pessoa-Amorim [2]" w:date="2021-11-16T13:46:00Z">
            <w:rPr>
              <w:rFonts w:ascii="Calibri" w:hAnsi="Calibri" w:cs="Calibri Light"/>
            </w:rPr>
          </w:rPrChange>
        </w:rPr>
        <w:t>Relationship between statin use and LDLc levels at randomisation in ORION-4 according to different data sources</w:t>
      </w:r>
      <w:ins w:id="1804" w:author="Guilherme Pessoa-Amorim [2]" w:date="2021-11-15T15:44:00Z">
        <w:r w:rsidR="0072588C" w:rsidRPr="003E336D">
          <w:rPr>
            <w:rFonts w:ascii="Mulish" w:hAnsi="Mulish" w:cs="Calibri Light"/>
            <w:sz w:val="22"/>
          </w:rPr>
          <w:t xml:space="preserve"> (see section </w:t>
        </w:r>
        <w:r w:rsidR="0072588C" w:rsidRPr="003E336D">
          <w:rPr>
            <w:rStyle w:val="CommentReference"/>
            <w:rFonts w:ascii="Mulish" w:hAnsi="Mulish"/>
            <w:sz w:val="14"/>
          </w:rPr>
          <w:commentReference w:id="1805"/>
        </w:r>
        <w:r w:rsidR="0072588C" w:rsidRPr="00D9517A">
          <w:rPr>
            <w:rFonts w:ascii="Mulish" w:hAnsi="Mulish" w:cs="Calibri Light"/>
            <w:sz w:val="22"/>
            <w:rPrChange w:id="1806" w:author="Guilherme Pessoa-Amorim [2]" w:date="2021-11-16T13:46:00Z">
              <w:rPr>
                <w:rFonts w:ascii="Mulish" w:hAnsi="Mulish" w:cs="Calibri Light"/>
                <w:sz w:val="22"/>
              </w:rPr>
            </w:rPrChange>
          </w:rPr>
          <w:fldChar w:fldCharType="begin"/>
        </w:r>
        <w:r w:rsidR="0072588C" w:rsidRPr="00D9517A">
          <w:rPr>
            <w:rFonts w:ascii="Mulish" w:hAnsi="Mulish" w:cs="Calibri Light"/>
            <w:sz w:val="22"/>
          </w:rPr>
          <w:instrText xml:space="preserve"> REF _Ref87882398 \r \h </w:instrText>
        </w:r>
      </w:ins>
      <w:r w:rsidR="00042004" w:rsidRPr="00D9517A">
        <w:rPr>
          <w:rFonts w:ascii="Mulish" w:hAnsi="Mulish" w:cs="Calibri Light"/>
          <w:sz w:val="22"/>
        </w:rPr>
        <w:instrText xml:space="preserve"> \* MERGEFORMAT </w:instrText>
      </w:r>
      <w:r w:rsidR="0072588C" w:rsidRPr="00D9517A">
        <w:rPr>
          <w:rFonts w:ascii="Mulish" w:hAnsi="Mulish" w:cs="Calibri Light"/>
          <w:sz w:val="22"/>
          <w:rPrChange w:id="1807" w:author="Guilherme Pessoa-Amorim [2]" w:date="2021-11-16T13:46:00Z">
            <w:rPr>
              <w:rFonts w:ascii="Mulish" w:hAnsi="Mulish" w:cs="Calibri Light"/>
              <w:sz w:val="22"/>
            </w:rPr>
          </w:rPrChange>
        </w:rPr>
      </w:r>
      <w:ins w:id="1808" w:author="Guilherme Pessoa-Amorim [2]" w:date="2021-11-15T15:44:00Z">
        <w:r w:rsidR="0072588C" w:rsidRPr="00D9517A">
          <w:rPr>
            <w:rFonts w:ascii="Mulish" w:hAnsi="Mulish" w:cs="Calibri Light"/>
            <w:sz w:val="22"/>
            <w:rPrChange w:id="1809" w:author="Guilherme Pessoa-Amorim [2]" w:date="2021-11-16T13:46:00Z">
              <w:rPr>
                <w:rFonts w:ascii="Mulish" w:hAnsi="Mulish" w:cs="Calibri Light"/>
                <w:sz w:val="22"/>
              </w:rPr>
            </w:rPrChange>
          </w:rPr>
          <w:fldChar w:fldCharType="separate"/>
        </w:r>
      </w:ins>
      <w:ins w:id="1810" w:author="Guilherme Pessoa-Amorim [2]" w:date="2021-11-16T14:25:00Z">
        <w:r w:rsidR="003E336D">
          <w:rPr>
            <w:rFonts w:ascii="Mulish" w:hAnsi="Mulish" w:cs="Calibri Light"/>
            <w:sz w:val="22"/>
          </w:rPr>
          <w:t>7.5</w:t>
        </w:r>
      </w:ins>
      <w:ins w:id="1811" w:author="Guilherme Pessoa-Amorim [2]" w:date="2021-11-15T15:44:00Z">
        <w:r w:rsidR="0072588C" w:rsidRPr="00D9517A">
          <w:rPr>
            <w:rFonts w:ascii="Mulish" w:hAnsi="Mulish" w:cs="Calibri Light"/>
            <w:sz w:val="22"/>
            <w:rPrChange w:id="1812" w:author="Guilherme Pessoa-Amorim [2]" w:date="2021-11-16T13:46:00Z">
              <w:rPr>
                <w:rFonts w:ascii="Mulish" w:hAnsi="Mulish" w:cs="Calibri Light"/>
                <w:sz w:val="22"/>
              </w:rPr>
            </w:rPrChange>
          </w:rPr>
          <w:fldChar w:fldCharType="end"/>
        </w:r>
        <w:r w:rsidR="0072588C" w:rsidRPr="003E336D">
          <w:rPr>
            <w:rFonts w:ascii="Mulish" w:hAnsi="Mulish" w:cs="Calibri Light"/>
            <w:sz w:val="22"/>
          </w:rPr>
          <w:t xml:space="preserve"> for details)</w:t>
        </w:r>
      </w:ins>
    </w:p>
    <w:p w14:paraId="32596C61" w14:textId="5F0091D4" w:rsidR="00631788" w:rsidRPr="00D9517A" w:rsidRDefault="00631788">
      <w:pPr>
        <w:pStyle w:val="ListParagraph"/>
        <w:spacing w:line="360" w:lineRule="auto"/>
        <w:ind w:left="426"/>
        <w:rPr>
          <w:ins w:id="1813" w:author="Guilherme Pessoa-Amorim" w:date="2021-11-15T18:00:00Z"/>
          <w:rFonts w:ascii="Mulish" w:hAnsi="Mulish" w:cs="Calibri Light"/>
          <w:sz w:val="22"/>
        </w:rPr>
        <w:pPrChange w:id="1814" w:author="Guilherme Pessoa-Amorim [2]" w:date="2021-11-15T16:57:00Z">
          <w:pPr>
            <w:pStyle w:val="ListParagraph"/>
            <w:numPr>
              <w:numId w:val="16"/>
            </w:numPr>
            <w:ind w:left="426" w:hanging="360"/>
          </w:pPr>
        </w:pPrChange>
      </w:pPr>
    </w:p>
    <w:p w14:paraId="33E750E0" w14:textId="74F8F3F0" w:rsidR="00F555CC" w:rsidRPr="003E336D" w:rsidRDefault="00F555CC">
      <w:pPr>
        <w:pStyle w:val="ListParagraph"/>
        <w:spacing w:line="360" w:lineRule="auto"/>
        <w:ind w:left="426"/>
        <w:rPr>
          <w:ins w:id="1815" w:author="Guilherme Pessoa-Amorim" w:date="2021-11-15T18:00:00Z"/>
          <w:rFonts w:ascii="Mulish" w:hAnsi="Mulish" w:cs="Calibri Light"/>
          <w:sz w:val="22"/>
        </w:rPr>
        <w:pPrChange w:id="1816" w:author="Guilherme Pessoa-Amorim [2]" w:date="2021-11-15T16:57:00Z">
          <w:pPr>
            <w:pStyle w:val="ListParagraph"/>
            <w:numPr>
              <w:numId w:val="16"/>
            </w:numPr>
            <w:ind w:left="426" w:hanging="360"/>
          </w:pPr>
        </w:pPrChange>
      </w:pPr>
      <w:ins w:id="1817" w:author="Guilherme Pessoa-Amorim" w:date="2021-11-15T18:00:00Z">
        <w:r w:rsidRPr="00D9517A">
          <w:rPr>
            <w:rFonts w:ascii="Mulish" w:hAnsi="Mulish" w:cs="Calibri Light"/>
            <w:sz w:val="22"/>
          </w:rPr>
          <w:t xml:space="preserve">Analyses planned for the subsidiary outcomes are detailed in section </w:t>
        </w:r>
      </w:ins>
      <w:ins w:id="1818" w:author="Guilherme Pessoa-Amorim" w:date="2021-11-15T18:01:00Z">
        <w:r w:rsidRPr="00D9517A">
          <w:rPr>
            <w:rFonts w:ascii="Mulish" w:hAnsi="Mulish" w:cs="Calibri Light"/>
            <w:sz w:val="22"/>
          </w:rPr>
          <w:fldChar w:fldCharType="begin"/>
        </w:r>
        <w:r w:rsidRPr="00D9517A">
          <w:rPr>
            <w:rFonts w:ascii="Mulish" w:hAnsi="Mulish" w:cs="Calibri Light"/>
            <w:sz w:val="22"/>
          </w:rPr>
          <w:instrText xml:space="preserve"> REF _Ref87891685 \r \h </w:instrText>
        </w:r>
      </w:ins>
      <w:r w:rsidR="009C6574" w:rsidRPr="00D9517A">
        <w:rPr>
          <w:rFonts w:ascii="Mulish" w:hAnsi="Mulish" w:cs="Calibri Light"/>
          <w:sz w:val="22"/>
        </w:rPr>
        <w:instrText xml:space="preserve"> \* MERGEFORMAT </w:instrText>
      </w:r>
      <w:r w:rsidRPr="00D9517A">
        <w:rPr>
          <w:rFonts w:ascii="Mulish" w:hAnsi="Mulish" w:cs="Calibri Light"/>
          <w:sz w:val="22"/>
        </w:rPr>
      </w:r>
      <w:r w:rsidRPr="00D9517A">
        <w:rPr>
          <w:rFonts w:ascii="Mulish" w:hAnsi="Mulish" w:cs="Calibri Light"/>
          <w:sz w:val="22"/>
          <w:rPrChange w:id="1819" w:author="Guilherme Pessoa-Amorim [2]" w:date="2021-11-16T13:46:00Z">
            <w:rPr>
              <w:rFonts w:ascii="Mulish" w:hAnsi="Mulish" w:cs="Calibri Light"/>
              <w:sz w:val="22"/>
            </w:rPr>
          </w:rPrChange>
        </w:rPr>
        <w:fldChar w:fldCharType="separate"/>
      </w:r>
      <w:ins w:id="1820" w:author="Guilherme Pessoa-Amorim [2]" w:date="2021-11-16T14:25:00Z">
        <w:r w:rsidR="003E336D">
          <w:rPr>
            <w:rFonts w:ascii="Mulish" w:hAnsi="Mulish" w:cs="Calibri Light"/>
            <w:sz w:val="22"/>
          </w:rPr>
          <w:t>7</w:t>
        </w:r>
      </w:ins>
      <w:ins w:id="1821" w:author="Guilherme Pessoa-Amorim" w:date="2021-11-15T18:01:00Z">
        <w:del w:id="1822" w:author="Guilherme Pessoa-Amorim [2]" w:date="2021-11-16T14:25:00Z">
          <w:r w:rsidRPr="00D9517A" w:rsidDel="003E336D">
            <w:rPr>
              <w:rFonts w:ascii="Mulish" w:hAnsi="Mulish" w:cs="Calibri Light"/>
              <w:sz w:val="22"/>
            </w:rPr>
            <w:delText>7</w:delText>
          </w:r>
        </w:del>
        <w:r w:rsidRPr="00D9517A">
          <w:rPr>
            <w:rFonts w:ascii="Mulish" w:hAnsi="Mulish" w:cs="Calibri Light"/>
            <w:sz w:val="22"/>
            <w:rPrChange w:id="1823" w:author="Guilherme Pessoa-Amorim [2]" w:date="2021-11-16T13:46:00Z">
              <w:rPr>
                <w:rFonts w:ascii="Mulish" w:hAnsi="Mulish" w:cs="Calibri Light"/>
                <w:sz w:val="22"/>
              </w:rPr>
            </w:rPrChange>
          </w:rPr>
          <w:fldChar w:fldCharType="end"/>
        </w:r>
      </w:ins>
    </w:p>
    <w:p w14:paraId="15428180" w14:textId="77777777" w:rsidR="00F555CC" w:rsidRPr="00D9517A" w:rsidRDefault="00F555CC">
      <w:pPr>
        <w:pStyle w:val="ListParagraph"/>
        <w:spacing w:line="360" w:lineRule="auto"/>
        <w:ind w:left="426"/>
        <w:rPr>
          <w:ins w:id="1824" w:author="Guilherme Pessoa-Amorim [2]" w:date="2021-11-15T16:55:00Z"/>
          <w:rFonts w:ascii="Mulish" w:hAnsi="Mulish" w:cs="Calibri Light"/>
          <w:sz w:val="22"/>
        </w:rPr>
        <w:pPrChange w:id="1825" w:author="Guilherme Pessoa-Amorim [2]" w:date="2021-11-15T16:57:00Z">
          <w:pPr>
            <w:pStyle w:val="ListParagraph"/>
            <w:numPr>
              <w:numId w:val="16"/>
            </w:numPr>
            <w:ind w:left="426" w:hanging="360"/>
          </w:pPr>
        </w:pPrChange>
      </w:pPr>
    </w:p>
    <w:p w14:paraId="584CAD46" w14:textId="75868298" w:rsidR="00631788" w:rsidRPr="00D9517A" w:rsidDel="00900505" w:rsidRDefault="00631788">
      <w:pPr>
        <w:pStyle w:val="ListParagraph"/>
        <w:spacing w:line="360" w:lineRule="auto"/>
        <w:ind w:left="426"/>
        <w:rPr>
          <w:del w:id="1826" w:author="Guilherme Pessoa-Amorim [2]" w:date="2021-11-15T16:59:00Z"/>
          <w:rFonts w:ascii="Mulish" w:hAnsi="Mulish" w:cs="Calibri Light"/>
          <w:sz w:val="22"/>
          <w:rPrChange w:id="1827" w:author="Guilherme Pessoa-Amorim [2]" w:date="2021-11-16T13:46:00Z">
            <w:rPr>
              <w:del w:id="1828" w:author="Guilherme Pessoa-Amorim [2]" w:date="2021-11-15T16:59:00Z"/>
              <w:rFonts w:ascii="Calibri" w:hAnsi="Calibri" w:cs="Calibri Light"/>
            </w:rPr>
          </w:rPrChange>
        </w:rPr>
        <w:pPrChange w:id="1829" w:author="Guilherme Pessoa-Amorim [2]" w:date="2021-11-15T13:07:00Z">
          <w:pPr>
            <w:pStyle w:val="ListParagraph"/>
            <w:numPr>
              <w:numId w:val="16"/>
            </w:numPr>
            <w:ind w:left="426" w:hanging="360"/>
          </w:pPr>
        </w:pPrChange>
      </w:pPr>
      <w:bookmarkStart w:id="1830" w:name="_Toc87964970"/>
      <w:bookmarkStart w:id="1831" w:name="_Toc87965058"/>
      <w:bookmarkStart w:id="1832" w:name="_Toc87965175"/>
      <w:bookmarkEnd w:id="1830"/>
      <w:bookmarkEnd w:id="1831"/>
      <w:bookmarkEnd w:id="1832"/>
    </w:p>
    <w:p w14:paraId="32406397" w14:textId="49920373" w:rsidR="0008314D" w:rsidRPr="00D9517A" w:rsidRDefault="0008314D">
      <w:pPr>
        <w:pStyle w:val="Heading2"/>
        <w:spacing w:line="360" w:lineRule="auto"/>
        <w:rPr>
          <w:rFonts w:ascii="Mulish" w:hAnsi="Mulish"/>
          <w:sz w:val="24"/>
          <w:rPrChange w:id="1833" w:author="Guilherme Pessoa-Amorim [2]" w:date="2021-11-16T13:46:00Z">
            <w:rPr/>
          </w:rPrChange>
        </w:rPr>
        <w:pPrChange w:id="1834" w:author="Guilherme Pessoa-Amorim [2]" w:date="2021-11-15T13:07:00Z">
          <w:pPr>
            <w:pStyle w:val="Heading2"/>
          </w:pPr>
        </w:pPrChange>
      </w:pPr>
      <w:bookmarkStart w:id="1835" w:name="_Toc87965176"/>
      <w:r w:rsidRPr="00D9517A">
        <w:rPr>
          <w:rFonts w:ascii="Mulish" w:hAnsi="Mulish"/>
          <w:sz w:val="24"/>
          <w:rPrChange w:id="1836" w:author="Guilherme Pessoa-Amorim [2]" w:date="2021-11-16T13:46:00Z">
            <w:rPr/>
          </w:rPrChange>
        </w:rPr>
        <w:t>Study design</w:t>
      </w:r>
      <w:bookmarkEnd w:id="1835"/>
      <w:r w:rsidRPr="00D9517A">
        <w:rPr>
          <w:rFonts w:ascii="Mulish" w:hAnsi="Mulish"/>
          <w:sz w:val="24"/>
          <w:rPrChange w:id="1837" w:author="Guilherme Pessoa-Amorim [2]" w:date="2021-11-16T13:46:00Z">
            <w:rPr/>
          </w:rPrChange>
        </w:rPr>
        <w:t xml:space="preserve"> </w:t>
      </w:r>
    </w:p>
    <w:p w14:paraId="30D98697" w14:textId="77777777" w:rsidR="00E27990" w:rsidRPr="00D9517A" w:rsidRDefault="00E27990">
      <w:pPr>
        <w:pStyle w:val="ListParagraph"/>
        <w:spacing w:line="360" w:lineRule="auto"/>
        <w:rPr>
          <w:rFonts w:ascii="Mulish" w:hAnsi="Mulish"/>
          <w:b/>
          <w:bCs/>
          <w:sz w:val="22"/>
          <w:rPrChange w:id="1838" w:author="Guilherme Pessoa-Amorim [2]" w:date="2021-11-16T13:46:00Z">
            <w:rPr>
              <w:b/>
              <w:bCs/>
            </w:rPr>
          </w:rPrChange>
        </w:rPr>
        <w:pPrChange w:id="1839" w:author="Guilherme Pessoa-Amorim [2]" w:date="2021-11-15T13:07:00Z">
          <w:pPr>
            <w:pStyle w:val="ListParagraph"/>
          </w:pPr>
        </w:pPrChange>
      </w:pPr>
    </w:p>
    <w:p w14:paraId="3F39D2AB" w14:textId="3A2C2656" w:rsidR="00E27990" w:rsidRPr="00D9517A" w:rsidRDefault="00797C4F">
      <w:pPr>
        <w:pStyle w:val="Heading3"/>
        <w:spacing w:line="360" w:lineRule="auto"/>
        <w:rPr>
          <w:rFonts w:ascii="Mulish" w:hAnsi="Mulish"/>
          <w:sz w:val="22"/>
          <w:rPrChange w:id="1840" w:author="Guilherme Pessoa-Amorim [2]" w:date="2021-11-16T13:46:00Z">
            <w:rPr/>
          </w:rPrChange>
        </w:rPr>
        <w:pPrChange w:id="1841" w:author="Guilherme Pessoa-Amorim [2]" w:date="2021-11-15T13:07:00Z">
          <w:pPr>
            <w:pStyle w:val="Heading3"/>
          </w:pPr>
        </w:pPrChange>
      </w:pPr>
      <w:bookmarkStart w:id="1842" w:name="_Toc87965177"/>
      <w:r w:rsidRPr="00D9517A">
        <w:rPr>
          <w:rFonts w:ascii="Mulish" w:hAnsi="Mulish"/>
          <w:sz w:val="22"/>
          <w:rPrChange w:id="1843" w:author="Guilherme Pessoa-Amorim [2]" w:date="2021-11-16T13:46:00Z">
            <w:rPr/>
          </w:rPrChange>
        </w:rPr>
        <w:t>D</w:t>
      </w:r>
      <w:r w:rsidR="00225A30" w:rsidRPr="00D9517A">
        <w:rPr>
          <w:rFonts w:ascii="Mulish" w:hAnsi="Mulish"/>
          <w:sz w:val="22"/>
          <w:rPrChange w:id="1844" w:author="Guilherme Pessoa-Amorim [2]" w:date="2021-11-16T13:46:00Z">
            <w:rPr/>
          </w:rPrChange>
        </w:rPr>
        <w:t>ata collection</w:t>
      </w:r>
      <w:bookmarkEnd w:id="1842"/>
      <w:r w:rsidR="00225A30" w:rsidRPr="00D9517A">
        <w:rPr>
          <w:rFonts w:ascii="Mulish" w:hAnsi="Mulish"/>
          <w:sz w:val="22"/>
          <w:rPrChange w:id="1845" w:author="Guilherme Pessoa-Amorim [2]" w:date="2021-11-16T13:46:00Z">
            <w:rPr/>
          </w:rPrChange>
        </w:rPr>
        <w:t xml:space="preserve"> </w:t>
      </w:r>
    </w:p>
    <w:p w14:paraId="635D6C0C" w14:textId="77777777" w:rsidR="00225A30" w:rsidRPr="00D9517A" w:rsidRDefault="00225A30">
      <w:pPr>
        <w:spacing w:line="360" w:lineRule="auto"/>
        <w:rPr>
          <w:rFonts w:ascii="Mulish" w:hAnsi="Mulish"/>
          <w:sz w:val="22"/>
          <w:rPrChange w:id="1846" w:author="Guilherme Pessoa-Amorim [2]" w:date="2021-11-16T13:46:00Z">
            <w:rPr/>
          </w:rPrChange>
        </w:rPr>
        <w:pPrChange w:id="1847" w:author="Guilherme Pessoa-Amorim [2]" w:date="2021-11-15T13:07:00Z">
          <w:pPr/>
        </w:pPrChange>
      </w:pPr>
    </w:p>
    <w:p w14:paraId="43FA557B" w14:textId="53033B2A" w:rsidR="00D863CD" w:rsidRPr="00D9517A" w:rsidRDefault="00E27990">
      <w:pPr>
        <w:spacing w:line="360" w:lineRule="auto"/>
        <w:jc w:val="both"/>
        <w:rPr>
          <w:rFonts w:ascii="Mulish" w:hAnsi="Mulish"/>
          <w:sz w:val="22"/>
          <w:rPrChange w:id="1848" w:author="Guilherme Pessoa-Amorim [2]" w:date="2021-11-16T13:46:00Z">
            <w:rPr/>
          </w:rPrChange>
        </w:rPr>
        <w:pPrChange w:id="1849" w:author="Guilherme Pessoa-Amorim [2]" w:date="2021-11-15T13:07:00Z">
          <w:pPr>
            <w:jc w:val="both"/>
          </w:pPr>
        </w:pPrChange>
      </w:pPr>
      <w:r w:rsidRPr="00D9517A">
        <w:rPr>
          <w:rFonts w:ascii="Mulish" w:hAnsi="Mulish"/>
          <w:sz w:val="22"/>
          <w:rPrChange w:id="1850" w:author="Guilherme Pessoa-Amorim [2]" w:date="2021-11-16T13:46:00Z">
            <w:rPr/>
          </w:rPrChange>
        </w:rPr>
        <w:t xml:space="preserve">This study will include </w:t>
      </w:r>
      <w:r w:rsidR="000C2573" w:rsidRPr="00D9517A">
        <w:rPr>
          <w:rFonts w:ascii="Mulish" w:hAnsi="Mulish"/>
          <w:sz w:val="22"/>
          <w:rPrChange w:id="1851" w:author="Guilherme Pessoa-Amorim [2]" w:date="2021-11-16T13:46:00Z">
            <w:rPr/>
          </w:rPrChange>
        </w:rPr>
        <w:t xml:space="preserve">concomitant medication </w:t>
      </w:r>
      <w:r w:rsidRPr="00D9517A">
        <w:rPr>
          <w:rFonts w:ascii="Mulish" w:hAnsi="Mulish"/>
          <w:sz w:val="22"/>
          <w:rPrChange w:id="1852" w:author="Guilherme Pessoa-Amorim [2]" w:date="2021-11-16T13:46:00Z">
            <w:rPr/>
          </w:rPrChange>
        </w:rPr>
        <w:t>data from three RCTs</w:t>
      </w:r>
      <w:r w:rsidR="00E75CD6" w:rsidRPr="00D9517A">
        <w:rPr>
          <w:rFonts w:ascii="Mulish" w:hAnsi="Mulish"/>
          <w:sz w:val="22"/>
          <w:rPrChange w:id="1853" w:author="Guilherme Pessoa-Amorim [2]" w:date="2021-11-16T13:46:00Z">
            <w:rPr/>
          </w:rPrChange>
        </w:rPr>
        <w:t xml:space="preserve"> currently being run at the Clinical Trial Service Unit (CTSU) within the Nuffield Department of Population Health</w:t>
      </w:r>
      <w:r w:rsidR="008D3C2F" w:rsidRPr="00D9517A">
        <w:rPr>
          <w:rFonts w:ascii="Mulish" w:hAnsi="Mulish"/>
          <w:sz w:val="22"/>
          <w:rPrChange w:id="1854" w:author="Guilherme Pessoa-Amorim [2]" w:date="2021-11-16T13:46:00Z">
            <w:rPr/>
          </w:rPrChange>
        </w:rPr>
        <w:t xml:space="preserve"> at the University of Oxford</w:t>
      </w:r>
      <w:r w:rsidRPr="00D9517A">
        <w:rPr>
          <w:rFonts w:ascii="Mulish" w:hAnsi="Mulish"/>
          <w:sz w:val="22"/>
          <w:rPrChange w:id="1855" w:author="Guilherme Pessoa-Amorim [2]" w:date="2021-11-16T13:46:00Z">
            <w:rPr/>
          </w:rPrChange>
        </w:rPr>
        <w:t xml:space="preserve">, each of them </w:t>
      </w:r>
      <w:r w:rsidR="000C2573" w:rsidRPr="00D9517A">
        <w:rPr>
          <w:rFonts w:ascii="Mulish" w:hAnsi="Mulish"/>
          <w:sz w:val="22"/>
          <w:rPrChange w:id="1856" w:author="Guilherme Pessoa-Amorim [2]" w:date="2021-11-16T13:46:00Z">
            <w:rPr/>
          </w:rPrChange>
        </w:rPr>
        <w:t>using different sources</w:t>
      </w:r>
      <w:r w:rsidR="001F1A7F" w:rsidRPr="00D9517A">
        <w:rPr>
          <w:rFonts w:ascii="Mulish" w:hAnsi="Mulish"/>
          <w:sz w:val="22"/>
          <w:rPrChange w:id="1857" w:author="Guilherme Pessoa-Amorim [2]" w:date="2021-11-16T13:46:00Z">
            <w:rPr/>
          </w:rPrChange>
        </w:rPr>
        <w:t xml:space="preserve">. </w:t>
      </w:r>
    </w:p>
    <w:p w14:paraId="1064DEE8" w14:textId="08C819DD" w:rsidR="000C2573" w:rsidRPr="00D9517A" w:rsidRDefault="000C2573">
      <w:pPr>
        <w:spacing w:line="360" w:lineRule="auto"/>
        <w:rPr>
          <w:rFonts w:ascii="Mulish" w:hAnsi="Mulish"/>
          <w:sz w:val="22"/>
          <w:rPrChange w:id="1858" w:author="Guilherme Pessoa-Amorim [2]" w:date="2021-11-16T13:46:00Z">
            <w:rPr/>
          </w:rPrChange>
        </w:rPr>
        <w:pPrChange w:id="1859" w:author="Guilherme Pessoa-Amorim [2]" w:date="2021-11-15T13:07:00Z">
          <w:pPr/>
        </w:pPrChange>
      </w:pPr>
    </w:p>
    <w:p w14:paraId="66E39175" w14:textId="05A6E896" w:rsidR="005F270B" w:rsidRPr="00D9517A" w:rsidRDefault="000C2573">
      <w:pPr>
        <w:pStyle w:val="Heading4"/>
        <w:spacing w:line="360" w:lineRule="auto"/>
        <w:rPr>
          <w:rFonts w:ascii="Mulish" w:hAnsi="Mulish"/>
          <w:sz w:val="22"/>
          <w:rPrChange w:id="1860" w:author="Guilherme Pessoa-Amorim [2]" w:date="2021-11-16T13:46:00Z">
            <w:rPr/>
          </w:rPrChange>
        </w:rPr>
        <w:pPrChange w:id="1861" w:author="Guilherme Pessoa-Amorim [2]" w:date="2021-11-15T13:07:00Z">
          <w:pPr>
            <w:pStyle w:val="Heading4"/>
          </w:pPr>
        </w:pPrChange>
      </w:pPr>
      <w:r w:rsidRPr="00D9517A">
        <w:rPr>
          <w:rFonts w:ascii="Mulish" w:hAnsi="Mulish"/>
          <w:sz w:val="22"/>
          <w:rPrChange w:id="1862" w:author="Guilherme Pessoa-Amorim [2]" w:date="2021-11-16T13:46:00Z">
            <w:rPr/>
          </w:rPrChange>
        </w:rPr>
        <w:t>RECOVERY (</w:t>
      </w:r>
      <w:r w:rsidR="00BA1EF1" w:rsidRPr="00D9517A">
        <w:rPr>
          <w:rFonts w:ascii="Mulish" w:hAnsi="Mulish"/>
          <w:sz w:val="22"/>
          <w:rPrChange w:id="1863" w:author="Guilherme Pessoa-Amorim [2]" w:date="2021-11-16T13:46:00Z">
            <w:rPr/>
          </w:rPrChange>
        </w:rPr>
        <w:t>“</w:t>
      </w:r>
      <w:r w:rsidRPr="00D9517A">
        <w:rPr>
          <w:rFonts w:ascii="Mulish" w:hAnsi="Mulish"/>
          <w:sz w:val="22"/>
          <w:rPrChange w:id="1864" w:author="Guilherme Pessoa-Amorim [2]" w:date="2021-11-16T13:46:00Z">
            <w:rPr/>
          </w:rPrChange>
        </w:rPr>
        <w:t>Randomised Evaluation of COVID-19 Therapy</w:t>
      </w:r>
      <w:r w:rsidR="00BA1EF1" w:rsidRPr="00D9517A">
        <w:rPr>
          <w:rFonts w:ascii="Mulish" w:hAnsi="Mulish"/>
          <w:sz w:val="22"/>
          <w:rPrChange w:id="1865" w:author="Guilherme Pessoa-Amorim [2]" w:date="2021-11-16T13:46:00Z">
            <w:rPr/>
          </w:rPrChange>
        </w:rPr>
        <w:t>”</w:t>
      </w:r>
      <w:r w:rsidRPr="00D9517A">
        <w:rPr>
          <w:rFonts w:ascii="Mulish" w:hAnsi="Mulish"/>
          <w:sz w:val="22"/>
          <w:rPrChange w:id="1866" w:author="Guilherme Pessoa-Amorim [2]" w:date="2021-11-16T13:46:00Z">
            <w:rPr/>
          </w:rPrChange>
        </w:rPr>
        <w:t>)</w:t>
      </w:r>
    </w:p>
    <w:p w14:paraId="472C9502" w14:textId="77777777" w:rsidR="0023604F" w:rsidRPr="00D9517A" w:rsidRDefault="0023604F">
      <w:pPr>
        <w:spacing w:line="360" w:lineRule="auto"/>
        <w:jc w:val="both"/>
        <w:rPr>
          <w:rFonts w:ascii="Mulish" w:hAnsi="Mulish" w:cs="Calibri Light"/>
          <w:sz w:val="20"/>
          <w:szCs w:val="22"/>
          <w:rPrChange w:id="1867" w:author="Guilherme Pessoa-Amorim [2]" w:date="2021-11-16T13:46:00Z">
            <w:rPr>
              <w:rFonts w:ascii="Calibri" w:hAnsi="Calibri" w:cs="Calibri Light"/>
              <w:sz w:val="22"/>
              <w:szCs w:val="22"/>
            </w:rPr>
          </w:rPrChange>
        </w:rPr>
        <w:pPrChange w:id="1868" w:author="Guilherme Pessoa-Amorim [2]" w:date="2021-11-15T13:07:00Z">
          <w:pPr>
            <w:jc w:val="both"/>
          </w:pPr>
        </w:pPrChange>
      </w:pPr>
    </w:p>
    <w:p w14:paraId="7F94F3DF" w14:textId="6168ADD2" w:rsidR="000C2573" w:rsidRPr="00D9517A" w:rsidRDefault="00BA1EF1">
      <w:pPr>
        <w:spacing w:line="360" w:lineRule="auto"/>
        <w:jc w:val="both"/>
        <w:rPr>
          <w:rFonts w:ascii="Mulish" w:hAnsi="Mulish"/>
          <w:rPrChange w:id="1869" w:author="Guilherme Pessoa-Amorim [2]" w:date="2021-11-16T13:46:00Z">
            <w:rPr/>
          </w:rPrChange>
        </w:rPr>
        <w:pPrChange w:id="1870" w:author="Guilherme Pessoa-Amorim [2]" w:date="2021-11-15T13:07:00Z">
          <w:pPr>
            <w:jc w:val="both"/>
          </w:pPr>
        </w:pPrChange>
      </w:pPr>
      <w:r w:rsidRPr="00D9517A">
        <w:rPr>
          <w:rFonts w:ascii="Mulish" w:hAnsi="Mulish" w:cs="Calibri Light"/>
          <w:sz w:val="22"/>
          <w:szCs w:val="22"/>
          <w:rPrChange w:id="1871" w:author="Guilherme Pessoa-Amorim [2]" w:date="2021-11-16T13:46:00Z">
            <w:rPr>
              <w:rFonts w:ascii="Calibri" w:hAnsi="Calibri" w:cs="Calibri Light"/>
              <w:sz w:val="22"/>
              <w:szCs w:val="22"/>
            </w:rPr>
          </w:rPrChange>
        </w:rPr>
        <w:t xml:space="preserve">RECOVERY (NCT04381936) is </w:t>
      </w:r>
      <w:r w:rsidR="000C2573" w:rsidRPr="00D9517A">
        <w:rPr>
          <w:rFonts w:ascii="Mulish" w:hAnsi="Mulish" w:cs="Calibri Light"/>
          <w:sz w:val="22"/>
          <w:szCs w:val="22"/>
          <w:rPrChange w:id="1872" w:author="Guilherme Pessoa-Amorim [2]" w:date="2021-11-16T13:46:00Z">
            <w:rPr>
              <w:rFonts w:ascii="Calibri" w:hAnsi="Calibri" w:cs="Calibri Light"/>
              <w:sz w:val="22"/>
              <w:szCs w:val="22"/>
            </w:rPr>
          </w:rPrChange>
        </w:rPr>
        <w:t xml:space="preserve">a </w:t>
      </w:r>
      <w:r w:rsidRPr="00D9517A">
        <w:rPr>
          <w:rFonts w:ascii="Mulish" w:hAnsi="Mulish" w:cs="Calibri Light"/>
          <w:sz w:val="22"/>
          <w:szCs w:val="22"/>
          <w:rPrChange w:id="1873" w:author="Guilherme Pessoa-Amorim [2]" w:date="2021-11-16T13:46:00Z">
            <w:rPr>
              <w:rFonts w:ascii="Calibri" w:hAnsi="Calibri" w:cs="Calibri Light"/>
              <w:sz w:val="22"/>
              <w:szCs w:val="22"/>
            </w:rPr>
          </w:rPrChange>
        </w:rPr>
        <w:t>trial</w:t>
      </w:r>
      <w:r w:rsidR="000C2573" w:rsidRPr="00D9517A">
        <w:rPr>
          <w:rFonts w:ascii="Mulish" w:hAnsi="Mulish" w:cs="Calibri Light"/>
          <w:sz w:val="22"/>
          <w:szCs w:val="22"/>
          <w:rPrChange w:id="1874" w:author="Guilherme Pessoa-Amorim [2]" w:date="2021-11-16T13:46:00Z">
            <w:rPr>
              <w:rFonts w:ascii="Calibri" w:hAnsi="Calibri" w:cs="Calibri Light"/>
              <w:sz w:val="22"/>
              <w:szCs w:val="22"/>
            </w:rPr>
          </w:rPrChange>
        </w:rPr>
        <w:t xml:space="preserve"> of treatments for hospitalized COVID-19 patients. RECOVERY has </w:t>
      </w:r>
      <w:r w:rsidR="006844A9" w:rsidRPr="00D9517A">
        <w:rPr>
          <w:rFonts w:ascii="Mulish" w:hAnsi="Mulish" w:cs="Calibri Light"/>
          <w:sz w:val="22"/>
          <w:szCs w:val="22"/>
          <w:rPrChange w:id="1875" w:author="Guilherme Pessoa-Amorim [2]" w:date="2021-11-16T13:46:00Z">
            <w:rPr>
              <w:rFonts w:ascii="Calibri" w:hAnsi="Calibri" w:cs="Calibri Light"/>
              <w:sz w:val="22"/>
              <w:szCs w:val="22"/>
            </w:rPr>
          </w:rPrChange>
        </w:rPr>
        <w:t xml:space="preserve">access to </w:t>
      </w:r>
      <w:r w:rsidR="000C2573" w:rsidRPr="00D9517A">
        <w:rPr>
          <w:rFonts w:ascii="Mulish" w:hAnsi="Mulish" w:cs="Calibri Light"/>
          <w:sz w:val="22"/>
          <w:szCs w:val="22"/>
          <w:rPrChange w:id="1876" w:author="Guilherme Pessoa-Amorim [2]" w:date="2021-11-16T13:46:00Z">
            <w:rPr>
              <w:rFonts w:ascii="Calibri" w:hAnsi="Calibri" w:cs="Calibri Light"/>
              <w:sz w:val="22"/>
              <w:szCs w:val="22"/>
            </w:rPr>
          </w:rPrChange>
        </w:rPr>
        <w:t xml:space="preserve">two sources of RCD on medications: </w:t>
      </w:r>
      <w:r w:rsidR="006844A9" w:rsidRPr="00D9517A">
        <w:rPr>
          <w:rFonts w:ascii="Mulish" w:hAnsi="Mulish" w:cs="Calibri Light"/>
          <w:sz w:val="22"/>
          <w:szCs w:val="22"/>
          <w:rPrChange w:id="1877" w:author="Guilherme Pessoa-Amorim [2]" w:date="2021-11-16T13:46:00Z">
            <w:rPr>
              <w:rFonts w:ascii="Calibri" w:hAnsi="Calibri" w:cs="Calibri Light"/>
              <w:sz w:val="22"/>
              <w:szCs w:val="22"/>
            </w:rPr>
          </w:rPrChange>
        </w:rPr>
        <w:t xml:space="preserve">the </w:t>
      </w:r>
      <w:del w:id="1878" w:author="Guilherme Pessoa-Amorim [2]" w:date="2021-11-15T13:02:00Z">
        <w:r w:rsidR="006844A9" w:rsidRPr="00D9517A" w:rsidDel="00EB56F0">
          <w:rPr>
            <w:rFonts w:ascii="Mulish" w:hAnsi="Mulish" w:cs="Calibri Light"/>
            <w:sz w:val="22"/>
            <w:szCs w:val="22"/>
            <w:rPrChange w:id="1879" w:author="Guilherme Pessoa-Amorim [2]" w:date="2021-11-16T13:46:00Z">
              <w:rPr>
                <w:rFonts w:ascii="Calibri" w:hAnsi="Calibri" w:cs="Calibri Light"/>
                <w:sz w:val="22"/>
                <w:szCs w:val="22"/>
              </w:rPr>
            </w:rPrChange>
          </w:rPr>
          <w:delText xml:space="preserve">Prescribing </w:delText>
        </w:r>
      </w:del>
      <w:ins w:id="1880" w:author="Guilherme Pessoa-Amorim [2]" w:date="2021-11-15T13:02:00Z">
        <w:r w:rsidR="00EB56F0" w:rsidRPr="00D9517A">
          <w:rPr>
            <w:rFonts w:ascii="Mulish" w:hAnsi="Mulish" w:cs="Calibri Light"/>
            <w:sz w:val="22"/>
            <w:szCs w:val="22"/>
            <w:rPrChange w:id="1881" w:author="Guilherme Pessoa-Amorim [2]" w:date="2021-11-16T13:46:00Z">
              <w:rPr>
                <w:rFonts w:ascii="Calibri" w:hAnsi="Calibri" w:cs="Calibri Light"/>
                <w:sz w:val="22"/>
                <w:szCs w:val="22"/>
              </w:rPr>
            </w:rPrChange>
          </w:rPr>
          <w:t xml:space="preserve">GP </w:t>
        </w:r>
      </w:ins>
      <w:r w:rsidR="006844A9" w:rsidRPr="00D9517A">
        <w:rPr>
          <w:rFonts w:ascii="Mulish" w:hAnsi="Mulish" w:cs="Calibri Light"/>
          <w:sz w:val="22"/>
          <w:szCs w:val="22"/>
          <w:rPrChange w:id="1882" w:author="Guilherme Pessoa-Amorim [2]" w:date="2021-11-16T13:46:00Z">
            <w:rPr>
              <w:rFonts w:ascii="Calibri" w:hAnsi="Calibri" w:cs="Calibri Light"/>
              <w:sz w:val="22"/>
              <w:szCs w:val="22"/>
            </w:rPr>
          </w:rPrChange>
        </w:rPr>
        <w:t xml:space="preserve">and the Dispensing dataset. </w:t>
      </w:r>
      <w:r w:rsidRPr="00D9517A">
        <w:rPr>
          <w:rFonts w:ascii="Mulish" w:hAnsi="Mulish" w:cs="Calibri Light"/>
          <w:sz w:val="22"/>
          <w:szCs w:val="22"/>
          <w:rPrChange w:id="1883" w:author="Guilherme Pessoa-Amorim [2]" w:date="2021-11-16T13:46:00Z">
            <w:rPr>
              <w:rFonts w:ascii="Calibri" w:hAnsi="Calibri" w:cs="Calibri Light"/>
              <w:sz w:val="22"/>
              <w:szCs w:val="22"/>
            </w:rPr>
          </w:rPrChange>
        </w:rPr>
        <w:t>The trial</w:t>
      </w:r>
      <w:r w:rsidR="006844A9" w:rsidRPr="00D9517A">
        <w:rPr>
          <w:rFonts w:ascii="Mulish" w:hAnsi="Mulish" w:cs="Calibri Light"/>
          <w:sz w:val="22"/>
          <w:szCs w:val="22"/>
          <w:rPrChange w:id="1884" w:author="Guilherme Pessoa-Amorim [2]" w:date="2021-11-16T13:46:00Z">
            <w:rPr>
              <w:rFonts w:ascii="Calibri" w:hAnsi="Calibri" w:cs="Calibri Light"/>
              <w:sz w:val="22"/>
              <w:szCs w:val="22"/>
            </w:rPr>
          </w:rPrChange>
        </w:rPr>
        <w:t xml:space="preserve"> has regular </w:t>
      </w:r>
      <w:r w:rsidR="00965A0E" w:rsidRPr="00D9517A">
        <w:rPr>
          <w:rFonts w:ascii="Mulish" w:hAnsi="Mulish" w:cs="Calibri Light"/>
          <w:sz w:val="22"/>
          <w:szCs w:val="22"/>
          <w:rPrChange w:id="1885" w:author="Guilherme Pessoa-Amorim [2]" w:date="2021-11-16T13:46:00Z">
            <w:rPr>
              <w:rFonts w:ascii="Calibri" w:hAnsi="Calibri" w:cs="Calibri Light"/>
              <w:sz w:val="22"/>
              <w:szCs w:val="22"/>
            </w:rPr>
          </w:rPrChange>
        </w:rPr>
        <w:t xml:space="preserve">monthly </w:t>
      </w:r>
      <w:r w:rsidR="006844A9" w:rsidRPr="00D9517A">
        <w:rPr>
          <w:rFonts w:ascii="Mulish" w:hAnsi="Mulish" w:cs="Calibri Light"/>
          <w:sz w:val="22"/>
          <w:szCs w:val="22"/>
          <w:rPrChange w:id="1886" w:author="Guilherme Pessoa-Amorim [2]" w:date="2021-11-16T13:46:00Z">
            <w:rPr>
              <w:rFonts w:ascii="Calibri" w:hAnsi="Calibri" w:cs="Calibri Light"/>
              <w:sz w:val="22"/>
              <w:szCs w:val="22"/>
            </w:rPr>
          </w:rPrChange>
        </w:rPr>
        <w:t>data drops from NHS Digital for both these datasets</w:t>
      </w:r>
      <w:r w:rsidR="00965A0E" w:rsidRPr="00D9517A">
        <w:rPr>
          <w:rFonts w:ascii="Mulish" w:hAnsi="Mulish" w:cs="Calibri Light"/>
          <w:sz w:val="22"/>
          <w:szCs w:val="22"/>
          <w:rPrChange w:id="1887" w:author="Guilherme Pessoa-Amorim [2]" w:date="2021-11-16T13:46:00Z">
            <w:rPr>
              <w:rFonts w:ascii="Calibri" w:hAnsi="Calibri" w:cs="Calibri Light"/>
              <w:sz w:val="22"/>
              <w:szCs w:val="22"/>
            </w:rPr>
          </w:rPrChange>
        </w:rPr>
        <w:t xml:space="preserve"> (starting in July 2020 for the </w:t>
      </w:r>
      <w:del w:id="1888" w:author="Guilherme Pessoa-Amorim [2]" w:date="2021-11-15T13:02:00Z">
        <w:r w:rsidR="00965A0E" w:rsidRPr="00D9517A" w:rsidDel="00EB56F0">
          <w:rPr>
            <w:rFonts w:ascii="Mulish" w:hAnsi="Mulish" w:cs="Calibri Light"/>
            <w:sz w:val="22"/>
            <w:szCs w:val="22"/>
            <w:rPrChange w:id="1889" w:author="Guilherme Pessoa-Amorim [2]" w:date="2021-11-16T13:46:00Z">
              <w:rPr>
                <w:rFonts w:ascii="Calibri" w:hAnsi="Calibri" w:cs="Calibri Light"/>
                <w:sz w:val="22"/>
                <w:szCs w:val="22"/>
              </w:rPr>
            </w:rPrChange>
          </w:rPr>
          <w:delText>Prescribing</w:delText>
        </w:r>
      </w:del>
      <w:ins w:id="1890" w:author="Guilherme Pessoa-Amorim [2]" w:date="2021-11-15T13:02:00Z">
        <w:r w:rsidR="00EB56F0" w:rsidRPr="00D9517A">
          <w:rPr>
            <w:rFonts w:ascii="Mulish" w:hAnsi="Mulish" w:cs="Calibri Light"/>
            <w:sz w:val="22"/>
            <w:szCs w:val="22"/>
            <w:rPrChange w:id="1891" w:author="Guilherme Pessoa-Amorim [2]" w:date="2021-11-16T13:46:00Z">
              <w:rPr>
                <w:rFonts w:ascii="Calibri" w:hAnsi="Calibri" w:cs="Calibri Light"/>
                <w:sz w:val="22"/>
                <w:szCs w:val="22"/>
              </w:rPr>
            </w:rPrChange>
          </w:rPr>
          <w:t>GP</w:t>
        </w:r>
      </w:ins>
      <w:r w:rsidR="008D3C2F" w:rsidRPr="00D9517A">
        <w:rPr>
          <w:rFonts w:ascii="Mulish" w:hAnsi="Mulish" w:cs="Calibri Light"/>
          <w:sz w:val="22"/>
          <w:szCs w:val="22"/>
          <w:rPrChange w:id="1892" w:author="Guilherme Pessoa-Amorim [2]" w:date="2021-11-16T13:46:00Z">
            <w:rPr>
              <w:rFonts w:ascii="Calibri" w:hAnsi="Calibri" w:cs="Calibri Light"/>
              <w:sz w:val="22"/>
              <w:szCs w:val="22"/>
            </w:rPr>
          </w:rPrChange>
        </w:rPr>
        <w:t>,</w:t>
      </w:r>
      <w:r w:rsidR="00965A0E" w:rsidRPr="00D9517A">
        <w:rPr>
          <w:rFonts w:ascii="Mulish" w:hAnsi="Mulish" w:cs="Calibri Light"/>
          <w:sz w:val="22"/>
          <w:szCs w:val="22"/>
          <w:rPrChange w:id="1893" w:author="Guilherme Pessoa-Amorim [2]" w:date="2021-11-16T13:46:00Z">
            <w:rPr>
              <w:rFonts w:ascii="Calibri" w:hAnsi="Calibri" w:cs="Calibri Light"/>
              <w:sz w:val="22"/>
              <w:szCs w:val="22"/>
            </w:rPr>
          </w:rPrChange>
        </w:rPr>
        <w:t xml:space="preserve"> and December 2020 for the Dispensing dataset)</w:t>
      </w:r>
    </w:p>
    <w:p w14:paraId="5FDBEC97" w14:textId="77777777" w:rsidR="000C2573" w:rsidRPr="00D9517A" w:rsidRDefault="000C2573">
      <w:pPr>
        <w:pStyle w:val="ListParagraph"/>
        <w:spacing w:line="360" w:lineRule="auto"/>
        <w:ind w:left="1440"/>
        <w:jc w:val="both"/>
        <w:rPr>
          <w:rFonts w:ascii="Mulish" w:hAnsi="Mulish"/>
          <w:sz w:val="22"/>
          <w:rPrChange w:id="1894" w:author="Guilherme Pessoa-Amorim [2]" w:date="2021-11-16T13:46:00Z">
            <w:rPr/>
          </w:rPrChange>
        </w:rPr>
        <w:pPrChange w:id="1895" w:author="Guilherme Pessoa-Amorim [2]" w:date="2021-11-15T13:07:00Z">
          <w:pPr>
            <w:pStyle w:val="ListParagraph"/>
            <w:ind w:left="1440"/>
            <w:jc w:val="both"/>
          </w:pPr>
        </w:pPrChange>
      </w:pPr>
    </w:p>
    <w:p w14:paraId="599E54CB" w14:textId="59687EED" w:rsidR="005F270B" w:rsidRPr="00D9517A" w:rsidRDefault="000C2573">
      <w:pPr>
        <w:pStyle w:val="Heading4"/>
        <w:spacing w:line="360" w:lineRule="auto"/>
        <w:rPr>
          <w:rFonts w:ascii="Mulish" w:hAnsi="Mulish"/>
          <w:sz w:val="22"/>
          <w:rPrChange w:id="1896" w:author="Guilherme Pessoa-Amorim [2]" w:date="2021-11-16T13:46:00Z">
            <w:rPr/>
          </w:rPrChange>
        </w:rPr>
        <w:pPrChange w:id="1897" w:author="Guilherme Pessoa-Amorim [2]" w:date="2021-11-15T13:07:00Z">
          <w:pPr>
            <w:pStyle w:val="Heading4"/>
          </w:pPr>
        </w:pPrChange>
      </w:pPr>
      <w:r w:rsidRPr="00D9517A">
        <w:rPr>
          <w:rFonts w:ascii="Mulish" w:hAnsi="Mulish"/>
          <w:sz w:val="22"/>
          <w:rPrChange w:id="1898" w:author="Guilherme Pessoa-Amorim [2]" w:date="2021-11-16T13:46:00Z">
            <w:rPr/>
          </w:rPrChange>
        </w:rPr>
        <w:t>AMALFI (</w:t>
      </w:r>
      <w:r w:rsidR="00BA1EF1" w:rsidRPr="00D9517A">
        <w:rPr>
          <w:rFonts w:ascii="Mulish" w:hAnsi="Mulish"/>
          <w:sz w:val="22"/>
          <w:rPrChange w:id="1899" w:author="Guilherme Pessoa-Amorim [2]" w:date="2021-11-16T13:46:00Z">
            <w:rPr/>
          </w:rPrChange>
        </w:rPr>
        <w:t>“</w:t>
      </w:r>
      <w:r w:rsidRPr="00D9517A">
        <w:rPr>
          <w:rFonts w:ascii="Mulish" w:hAnsi="Mulish"/>
          <w:sz w:val="22"/>
          <w:rPrChange w:id="1900" w:author="Guilherme Pessoa-Amorim [2]" w:date="2021-11-16T13:46:00Z">
            <w:rPr/>
          </w:rPrChange>
        </w:rPr>
        <w:t>Active Monitoring for Atrial Fibrillation</w:t>
      </w:r>
      <w:r w:rsidR="00BA1EF1" w:rsidRPr="00D9517A">
        <w:rPr>
          <w:rFonts w:ascii="Mulish" w:hAnsi="Mulish"/>
          <w:sz w:val="22"/>
          <w:rPrChange w:id="1901" w:author="Guilherme Pessoa-Amorim [2]" w:date="2021-11-16T13:46:00Z">
            <w:rPr/>
          </w:rPrChange>
        </w:rPr>
        <w:t>”</w:t>
      </w:r>
      <w:r w:rsidRPr="00D9517A">
        <w:rPr>
          <w:rFonts w:ascii="Mulish" w:hAnsi="Mulish"/>
          <w:sz w:val="22"/>
          <w:rPrChange w:id="1902" w:author="Guilherme Pessoa-Amorim [2]" w:date="2021-11-16T13:46:00Z">
            <w:rPr/>
          </w:rPrChange>
        </w:rPr>
        <w:t>)</w:t>
      </w:r>
    </w:p>
    <w:p w14:paraId="5F38F4DF" w14:textId="77777777" w:rsidR="00BA301B" w:rsidRPr="00D9517A" w:rsidRDefault="00BA301B">
      <w:pPr>
        <w:spacing w:line="360" w:lineRule="auto"/>
        <w:jc w:val="both"/>
        <w:rPr>
          <w:rFonts w:ascii="Mulish" w:hAnsi="Mulish" w:cs="Calibri Light"/>
          <w:sz w:val="20"/>
          <w:szCs w:val="22"/>
          <w:rPrChange w:id="1903" w:author="Guilherme Pessoa-Amorim [2]" w:date="2021-11-16T13:46:00Z">
            <w:rPr>
              <w:rFonts w:ascii="Calibri" w:hAnsi="Calibri" w:cs="Calibri Light"/>
              <w:sz w:val="22"/>
              <w:szCs w:val="22"/>
            </w:rPr>
          </w:rPrChange>
        </w:rPr>
        <w:pPrChange w:id="1904" w:author="Guilherme Pessoa-Amorim [2]" w:date="2021-11-15T13:07:00Z">
          <w:pPr>
            <w:jc w:val="both"/>
          </w:pPr>
        </w:pPrChange>
      </w:pPr>
    </w:p>
    <w:p w14:paraId="392CDF06" w14:textId="7DD74F88" w:rsidR="00BA301B" w:rsidRPr="00D9517A" w:rsidRDefault="00BA1EF1">
      <w:pPr>
        <w:spacing w:line="360" w:lineRule="auto"/>
        <w:jc w:val="both"/>
        <w:rPr>
          <w:rFonts w:ascii="Mulish" w:hAnsi="Mulish" w:cs="Calibri Light"/>
          <w:sz w:val="22"/>
          <w:szCs w:val="22"/>
          <w:rPrChange w:id="1905" w:author="Guilherme Pessoa-Amorim [2]" w:date="2021-11-16T13:46:00Z">
            <w:rPr>
              <w:rFonts w:ascii="Calibri" w:hAnsi="Calibri" w:cs="Calibri Light"/>
              <w:sz w:val="22"/>
              <w:szCs w:val="22"/>
            </w:rPr>
          </w:rPrChange>
        </w:rPr>
        <w:pPrChange w:id="1906" w:author="Guilherme Pessoa-Amorim [2]" w:date="2021-11-15T13:07:00Z">
          <w:pPr>
            <w:jc w:val="both"/>
          </w:pPr>
        </w:pPrChange>
      </w:pPr>
      <w:r w:rsidRPr="00D9517A">
        <w:rPr>
          <w:rFonts w:ascii="Mulish" w:hAnsi="Mulish" w:cs="Calibri Light"/>
          <w:sz w:val="22"/>
          <w:szCs w:val="22"/>
          <w:rPrChange w:id="1907" w:author="Guilherme Pessoa-Amorim [2]" w:date="2021-11-16T13:46:00Z">
            <w:rPr>
              <w:rFonts w:ascii="Calibri" w:hAnsi="Calibri" w:cs="Calibri Light"/>
              <w:sz w:val="22"/>
              <w:szCs w:val="22"/>
            </w:rPr>
          </w:rPrChange>
        </w:rPr>
        <w:lastRenderedPageBreak/>
        <w:t>AMALFI (ISRCTN</w:t>
      </w:r>
      <w:ins w:id="1908" w:author="Guilherme Pessoa-Amorim [2]" w:date="2021-11-16T15:13:00Z">
        <w:r w:rsidR="007C7566">
          <w:rPr>
            <w:rFonts w:ascii="Mulish" w:hAnsi="Mulish" w:cs="Calibri Light"/>
            <w:sz w:val="22"/>
            <w:szCs w:val="22"/>
          </w:rPr>
          <w:t xml:space="preserve"> </w:t>
        </w:r>
      </w:ins>
      <w:r w:rsidRPr="00D9517A">
        <w:rPr>
          <w:rFonts w:ascii="Mulish" w:hAnsi="Mulish" w:cs="Calibri Light"/>
          <w:sz w:val="22"/>
          <w:szCs w:val="22"/>
          <w:rPrChange w:id="1909" w:author="Guilherme Pessoa-Amorim [2]" w:date="2021-11-16T13:46:00Z">
            <w:rPr>
              <w:rFonts w:ascii="Calibri" w:hAnsi="Calibri" w:cs="Calibri Light"/>
              <w:sz w:val="22"/>
              <w:szCs w:val="22"/>
            </w:rPr>
          </w:rPrChange>
        </w:rPr>
        <w:t>15544176) is a trial</w:t>
      </w:r>
      <w:r w:rsidR="000C2573" w:rsidRPr="00D9517A">
        <w:rPr>
          <w:rFonts w:ascii="Mulish" w:hAnsi="Mulish" w:cs="Calibri Light"/>
          <w:sz w:val="22"/>
          <w:szCs w:val="22"/>
          <w:rPrChange w:id="1910" w:author="Guilherme Pessoa-Amorim [2]" w:date="2021-11-16T13:46:00Z">
            <w:rPr>
              <w:rFonts w:ascii="Calibri" w:hAnsi="Calibri" w:cs="Calibri Light"/>
              <w:sz w:val="22"/>
              <w:szCs w:val="22"/>
            </w:rPr>
          </w:rPrChange>
        </w:rPr>
        <w:t xml:space="preserve"> of screening for subclinical atrial fibrillation in elderly ambulatory patients</w:t>
      </w:r>
      <w:r w:rsidR="00BA301B" w:rsidRPr="00D9517A">
        <w:rPr>
          <w:rFonts w:ascii="Mulish" w:hAnsi="Mulish" w:cs="Calibri Light"/>
          <w:sz w:val="22"/>
          <w:szCs w:val="22"/>
          <w:rPrChange w:id="1911" w:author="Guilherme Pessoa-Amorim [2]" w:date="2021-11-16T13:46:00Z">
            <w:rPr>
              <w:rFonts w:ascii="Calibri" w:hAnsi="Calibri" w:cs="Calibri Light"/>
              <w:sz w:val="22"/>
              <w:szCs w:val="22"/>
            </w:rPr>
          </w:rPrChange>
        </w:rPr>
        <w:t xml:space="preserve"> with a CHA</w:t>
      </w:r>
      <w:r w:rsidR="00BA301B" w:rsidRPr="00D9517A">
        <w:rPr>
          <w:rFonts w:ascii="Mulish" w:hAnsi="Mulish" w:cs="Calibri Light"/>
          <w:sz w:val="22"/>
          <w:szCs w:val="22"/>
          <w:vertAlign w:val="subscript"/>
          <w:rPrChange w:id="1912" w:author="Guilherme Pessoa-Amorim [2]" w:date="2021-11-16T13:46:00Z">
            <w:rPr>
              <w:rFonts w:ascii="Calibri" w:hAnsi="Calibri" w:cs="Calibri Light"/>
              <w:sz w:val="22"/>
              <w:szCs w:val="22"/>
              <w:vertAlign w:val="subscript"/>
            </w:rPr>
          </w:rPrChange>
        </w:rPr>
        <w:t>2</w:t>
      </w:r>
      <w:r w:rsidR="00BA301B" w:rsidRPr="00D9517A">
        <w:rPr>
          <w:rFonts w:ascii="Mulish" w:hAnsi="Mulish" w:cs="Calibri Light"/>
          <w:sz w:val="22"/>
          <w:szCs w:val="22"/>
          <w:rPrChange w:id="1913" w:author="Guilherme Pessoa-Amorim [2]" w:date="2021-11-16T13:46:00Z">
            <w:rPr>
              <w:rFonts w:ascii="Calibri" w:hAnsi="Calibri" w:cs="Calibri Light"/>
              <w:sz w:val="22"/>
              <w:szCs w:val="22"/>
            </w:rPr>
          </w:rPrChange>
        </w:rPr>
        <w:t>DS</w:t>
      </w:r>
      <w:r w:rsidR="00BA301B" w:rsidRPr="00D9517A">
        <w:rPr>
          <w:rFonts w:ascii="Mulish" w:hAnsi="Mulish" w:cs="Calibri Light"/>
          <w:sz w:val="22"/>
          <w:szCs w:val="22"/>
          <w:vertAlign w:val="subscript"/>
          <w:rPrChange w:id="1914" w:author="Guilherme Pessoa-Amorim [2]" w:date="2021-11-16T13:46:00Z">
            <w:rPr>
              <w:rFonts w:ascii="Calibri" w:hAnsi="Calibri" w:cs="Calibri Light"/>
              <w:sz w:val="22"/>
              <w:szCs w:val="22"/>
              <w:vertAlign w:val="subscript"/>
            </w:rPr>
          </w:rPrChange>
        </w:rPr>
        <w:t>2</w:t>
      </w:r>
      <w:r w:rsidR="00BA301B" w:rsidRPr="00D9517A">
        <w:rPr>
          <w:rFonts w:ascii="Mulish" w:hAnsi="Mulish" w:cs="Calibri Light"/>
          <w:sz w:val="22"/>
          <w:szCs w:val="22"/>
          <w:rPrChange w:id="1915" w:author="Guilherme Pessoa-Amorim [2]" w:date="2021-11-16T13:46:00Z">
            <w:rPr>
              <w:rFonts w:ascii="Calibri" w:hAnsi="Calibri" w:cs="Calibri Light"/>
              <w:sz w:val="22"/>
              <w:szCs w:val="22"/>
            </w:rPr>
          </w:rPrChange>
        </w:rPr>
        <w:t>VASc score of 3 or more in men and 4 or more in women</w:t>
      </w:r>
      <w:r w:rsidR="000C2573" w:rsidRPr="00D9517A">
        <w:rPr>
          <w:rFonts w:ascii="Mulish" w:hAnsi="Mulish" w:cs="Calibri Light"/>
          <w:sz w:val="22"/>
          <w:szCs w:val="22"/>
          <w:rPrChange w:id="1916" w:author="Guilherme Pessoa-Amorim [2]" w:date="2021-11-16T13:46:00Z">
            <w:rPr>
              <w:rFonts w:ascii="Calibri" w:hAnsi="Calibri" w:cs="Calibri Light"/>
              <w:sz w:val="22"/>
              <w:szCs w:val="22"/>
            </w:rPr>
          </w:rPrChange>
        </w:rPr>
        <w:t xml:space="preserve">. </w:t>
      </w:r>
    </w:p>
    <w:p w14:paraId="60E5D76A" w14:textId="77777777" w:rsidR="00BA301B" w:rsidRPr="00D9517A" w:rsidRDefault="00BA301B">
      <w:pPr>
        <w:spacing w:line="360" w:lineRule="auto"/>
        <w:jc w:val="both"/>
        <w:rPr>
          <w:rFonts w:ascii="Mulish" w:hAnsi="Mulish" w:cs="Calibri Light"/>
          <w:sz w:val="20"/>
          <w:szCs w:val="22"/>
          <w:rPrChange w:id="1917" w:author="Guilherme Pessoa-Amorim [2]" w:date="2021-11-16T13:46:00Z">
            <w:rPr>
              <w:rFonts w:ascii="Calibri" w:hAnsi="Calibri" w:cs="Calibri Light"/>
              <w:sz w:val="22"/>
              <w:szCs w:val="22"/>
            </w:rPr>
          </w:rPrChange>
        </w:rPr>
        <w:pPrChange w:id="1918" w:author="Guilherme Pessoa-Amorim [2]" w:date="2021-11-15T13:07:00Z">
          <w:pPr>
            <w:jc w:val="both"/>
          </w:pPr>
        </w:pPrChange>
      </w:pPr>
    </w:p>
    <w:p w14:paraId="263770A8" w14:textId="0974CCEA" w:rsidR="00BA301B" w:rsidRPr="00D9517A" w:rsidRDefault="000C2573">
      <w:pPr>
        <w:spacing w:line="360" w:lineRule="auto"/>
        <w:jc w:val="both"/>
        <w:rPr>
          <w:rFonts w:ascii="Mulish" w:hAnsi="Mulish" w:cs="Calibri Light"/>
          <w:sz w:val="22"/>
          <w:szCs w:val="22"/>
          <w:rPrChange w:id="1919" w:author="Guilherme Pessoa-Amorim [2]" w:date="2021-11-16T13:46:00Z">
            <w:rPr>
              <w:rFonts w:ascii="Calibri" w:hAnsi="Calibri" w:cs="Calibri Light"/>
              <w:sz w:val="22"/>
              <w:szCs w:val="22"/>
            </w:rPr>
          </w:rPrChange>
        </w:rPr>
        <w:pPrChange w:id="1920" w:author="Guilherme Pessoa-Amorim [2]" w:date="2021-11-15T13:07:00Z">
          <w:pPr>
            <w:jc w:val="both"/>
          </w:pPr>
        </w:pPrChange>
      </w:pPr>
      <w:r w:rsidRPr="00D9517A">
        <w:rPr>
          <w:rFonts w:ascii="Mulish" w:hAnsi="Mulish" w:cs="Calibri Light"/>
          <w:sz w:val="22"/>
          <w:szCs w:val="22"/>
          <w:rPrChange w:id="1921" w:author="Guilherme Pessoa-Amorim [2]" w:date="2021-11-16T13:46:00Z">
            <w:rPr>
              <w:rFonts w:ascii="Calibri" w:hAnsi="Calibri" w:cs="Calibri Light"/>
              <w:sz w:val="22"/>
              <w:szCs w:val="22"/>
            </w:rPr>
          </w:rPrChange>
        </w:rPr>
        <w:t xml:space="preserve">The main source of medication data in AMALFI are extracts of primary care data performed by automatic searches at each of the general practices involved in the study (estimated 30-40). </w:t>
      </w:r>
      <w:r w:rsidR="00965A0E" w:rsidRPr="00D9517A">
        <w:rPr>
          <w:rFonts w:ascii="Mulish" w:hAnsi="Mulish" w:cs="Calibri Light"/>
          <w:sz w:val="22"/>
          <w:szCs w:val="22"/>
          <w:rPrChange w:id="1922" w:author="Guilherme Pessoa-Amorim [2]" w:date="2021-11-16T13:46:00Z">
            <w:rPr>
              <w:rFonts w:ascii="Calibri" w:hAnsi="Calibri" w:cs="Calibri Light"/>
              <w:sz w:val="22"/>
              <w:szCs w:val="22"/>
            </w:rPr>
          </w:rPrChange>
        </w:rPr>
        <w:t xml:space="preserve">These are collected at 1, 2.5, and 5 years after randomisation (NB: for this thesis, only the 1 year data will be used). </w:t>
      </w:r>
    </w:p>
    <w:p w14:paraId="19F17384" w14:textId="77777777" w:rsidR="00BA301B" w:rsidRPr="00D9517A" w:rsidRDefault="00BA301B">
      <w:pPr>
        <w:spacing w:line="360" w:lineRule="auto"/>
        <w:jc w:val="both"/>
        <w:rPr>
          <w:rFonts w:ascii="Mulish" w:hAnsi="Mulish" w:cs="Calibri Light"/>
          <w:sz w:val="22"/>
          <w:szCs w:val="22"/>
          <w:rPrChange w:id="1923" w:author="Guilherme Pessoa-Amorim [2]" w:date="2021-11-16T13:46:00Z">
            <w:rPr>
              <w:rFonts w:ascii="Calibri" w:hAnsi="Calibri" w:cs="Calibri Light"/>
              <w:sz w:val="22"/>
              <w:szCs w:val="22"/>
            </w:rPr>
          </w:rPrChange>
        </w:rPr>
        <w:pPrChange w:id="1924" w:author="Guilherme Pessoa-Amorim [2]" w:date="2021-11-15T13:07:00Z">
          <w:pPr>
            <w:jc w:val="both"/>
          </w:pPr>
        </w:pPrChange>
      </w:pPr>
    </w:p>
    <w:p w14:paraId="67F397C2" w14:textId="77777777" w:rsidR="00B748E3" w:rsidRPr="00D9517A" w:rsidRDefault="00B748E3" w:rsidP="00B748E3">
      <w:pPr>
        <w:spacing w:line="360" w:lineRule="auto"/>
        <w:jc w:val="both"/>
        <w:rPr>
          <w:ins w:id="1925" w:author="Guilherme Pessoa-Amorim [2]" w:date="2021-11-16T13:07:00Z"/>
          <w:rFonts w:ascii="Mulish" w:hAnsi="Mulish"/>
          <w:rPrChange w:id="1926" w:author="Guilherme Pessoa-Amorim [2]" w:date="2021-11-16T13:46:00Z">
            <w:rPr>
              <w:ins w:id="1927" w:author="Guilherme Pessoa-Amorim [2]" w:date="2021-11-16T13:07:00Z"/>
              <w:rFonts w:ascii="Mulish" w:hAnsi="Mulish"/>
              <w:sz w:val="22"/>
            </w:rPr>
          </w:rPrChange>
        </w:rPr>
      </w:pPr>
      <w:ins w:id="1928" w:author="Guilherme Pessoa-Amorim [2]" w:date="2021-11-16T13:07:00Z">
        <w:r w:rsidRPr="00D9517A">
          <w:rPr>
            <w:rFonts w:ascii="Mulish" w:hAnsi="Mulish" w:cs="Calibri Light"/>
            <w:sz w:val="22"/>
            <w:szCs w:val="22"/>
            <w:rPrChange w:id="1929" w:author="Guilherme Pessoa-Amorim [2]" w:date="2021-11-16T13:46:00Z">
              <w:rPr>
                <w:rFonts w:ascii="Mulish" w:hAnsi="Mulish" w:cs="Calibri Light"/>
                <w:sz w:val="20"/>
                <w:szCs w:val="22"/>
              </w:rPr>
            </w:rPrChange>
          </w:rPr>
          <w:t>Linkage data has been requested for the Dispensing dataset, and will be sought for the GP dataset if this becomes available.</w:t>
        </w:r>
      </w:ins>
    </w:p>
    <w:p w14:paraId="33D0F609" w14:textId="0711ED15" w:rsidR="000C2573" w:rsidRPr="00D9517A" w:rsidDel="00B748E3" w:rsidRDefault="00B748E3">
      <w:pPr>
        <w:spacing w:line="360" w:lineRule="auto"/>
        <w:jc w:val="both"/>
        <w:rPr>
          <w:del w:id="1930" w:author="Guilherme Pessoa-Amorim [2]" w:date="2021-11-16T13:07:00Z"/>
          <w:rFonts w:ascii="Mulish" w:hAnsi="Mulish"/>
          <w:sz w:val="22"/>
          <w:rPrChange w:id="1931" w:author="Guilherme Pessoa-Amorim [2]" w:date="2021-11-16T13:46:00Z">
            <w:rPr>
              <w:del w:id="1932" w:author="Guilherme Pessoa-Amorim [2]" w:date="2021-11-16T13:07:00Z"/>
            </w:rPr>
          </w:rPrChange>
        </w:rPr>
        <w:pPrChange w:id="1933" w:author="Guilherme Pessoa-Amorim [2]" w:date="2021-11-15T13:07:00Z">
          <w:pPr>
            <w:jc w:val="both"/>
          </w:pPr>
        </w:pPrChange>
      </w:pPr>
      <w:ins w:id="1934" w:author="Guilherme Pessoa-Amorim [2]" w:date="2021-11-16T13:07:00Z">
        <w:r w:rsidRPr="003E336D" w:rsidDel="00B748E3">
          <w:rPr>
            <w:rFonts w:ascii="Mulish" w:hAnsi="Mulish" w:cs="Calibri Light"/>
            <w:sz w:val="20"/>
            <w:szCs w:val="22"/>
          </w:rPr>
          <w:t xml:space="preserve"> </w:t>
        </w:r>
      </w:ins>
      <w:del w:id="1935" w:author="Guilherme Pessoa-Amorim [2]" w:date="2021-11-16T13:07:00Z">
        <w:r w:rsidR="000C2573" w:rsidRPr="00D9517A" w:rsidDel="00B748E3">
          <w:rPr>
            <w:rFonts w:ascii="Mulish" w:hAnsi="Mulish" w:cs="Calibri Light"/>
            <w:sz w:val="20"/>
            <w:szCs w:val="22"/>
            <w:rPrChange w:id="1936" w:author="Guilherme Pessoa-Amorim [2]" w:date="2021-11-16T13:46:00Z">
              <w:rPr>
                <w:rFonts w:ascii="Calibri" w:hAnsi="Calibri" w:cs="Calibri Light"/>
                <w:sz w:val="22"/>
                <w:szCs w:val="22"/>
              </w:rPr>
            </w:rPrChange>
          </w:rPr>
          <w:delText xml:space="preserve">Linkage data has been requested from the </w:delText>
        </w:r>
        <w:r w:rsidR="006844A9" w:rsidRPr="00D9517A" w:rsidDel="00B748E3">
          <w:rPr>
            <w:rFonts w:ascii="Mulish" w:hAnsi="Mulish" w:cs="Calibri Light"/>
            <w:sz w:val="20"/>
            <w:szCs w:val="22"/>
            <w:rPrChange w:id="1937" w:author="Guilherme Pessoa-Amorim [2]" w:date="2021-11-16T13:46:00Z">
              <w:rPr>
                <w:rFonts w:ascii="Calibri" w:hAnsi="Calibri" w:cs="Calibri Light"/>
                <w:sz w:val="22"/>
                <w:szCs w:val="22"/>
              </w:rPr>
            </w:rPrChange>
          </w:rPr>
          <w:delText>Dispensing</w:delText>
        </w:r>
        <w:r w:rsidR="000C2573" w:rsidRPr="00D9517A" w:rsidDel="00B748E3">
          <w:rPr>
            <w:rFonts w:ascii="Mulish" w:hAnsi="Mulish" w:cs="Calibri Light"/>
            <w:sz w:val="20"/>
            <w:szCs w:val="22"/>
            <w:rPrChange w:id="1938" w:author="Guilherme Pessoa-Amorim [2]" w:date="2021-11-16T13:46:00Z">
              <w:rPr>
                <w:rFonts w:ascii="Calibri" w:hAnsi="Calibri" w:cs="Calibri Light"/>
                <w:sz w:val="22"/>
                <w:szCs w:val="22"/>
              </w:rPr>
            </w:rPrChange>
          </w:rPr>
          <w:delText xml:space="preserve"> datase</w:delText>
        </w:r>
        <w:r w:rsidR="006844A9" w:rsidRPr="00D9517A" w:rsidDel="00B748E3">
          <w:rPr>
            <w:rFonts w:ascii="Mulish" w:hAnsi="Mulish" w:cs="Calibri Light"/>
            <w:sz w:val="20"/>
            <w:szCs w:val="22"/>
            <w:rPrChange w:id="1939" w:author="Guilherme Pessoa-Amorim [2]" w:date="2021-11-16T13:46:00Z">
              <w:rPr>
                <w:rFonts w:ascii="Calibri" w:hAnsi="Calibri" w:cs="Calibri Light"/>
                <w:sz w:val="22"/>
                <w:szCs w:val="22"/>
              </w:rPr>
            </w:rPrChange>
          </w:rPr>
          <w:delText>t</w:delText>
        </w:r>
        <w:r w:rsidR="00965A0E" w:rsidRPr="00D9517A" w:rsidDel="00B748E3">
          <w:rPr>
            <w:rFonts w:ascii="Mulish" w:hAnsi="Mulish" w:cs="Calibri Light"/>
            <w:sz w:val="20"/>
            <w:szCs w:val="22"/>
            <w:rPrChange w:id="1940" w:author="Guilherme Pessoa-Amorim [2]" w:date="2021-11-16T13:46:00Z">
              <w:rPr>
                <w:rFonts w:ascii="Calibri" w:hAnsi="Calibri" w:cs="Calibri Light"/>
                <w:sz w:val="22"/>
                <w:szCs w:val="22"/>
              </w:rPr>
            </w:rPrChange>
          </w:rPr>
          <w:delText xml:space="preserve">, and will be sought for the </w:delText>
        </w:r>
      </w:del>
      <w:del w:id="1941" w:author="Guilherme Pessoa-Amorim [2]" w:date="2021-11-15T13:02:00Z">
        <w:r w:rsidR="00965A0E" w:rsidRPr="00D9517A" w:rsidDel="00EB56F0">
          <w:rPr>
            <w:rFonts w:ascii="Mulish" w:hAnsi="Mulish" w:cs="Calibri Light"/>
            <w:sz w:val="20"/>
            <w:szCs w:val="22"/>
            <w:rPrChange w:id="1942" w:author="Guilherme Pessoa-Amorim [2]" w:date="2021-11-16T13:46:00Z">
              <w:rPr>
                <w:rFonts w:ascii="Calibri" w:hAnsi="Calibri" w:cs="Calibri Light"/>
                <w:sz w:val="22"/>
                <w:szCs w:val="22"/>
              </w:rPr>
            </w:rPrChange>
          </w:rPr>
          <w:delText xml:space="preserve">Prescribing </w:delText>
        </w:r>
      </w:del>
      <w:del w:id="1943" w:author="Guilherme Pessoa-Amorim [2]" w:date="2021-11-16T13:07:00Z">
        <w:r w:rsidR="00965A0E" w:rsidRPr="00D9517A" w:rsidDel="00B748E3">
          <w:rPr>
            <w:rFonts w:ascii="Mulish" w:hAnsi="Mulish" w:cs="Calibri Light"/>
            <w:sz w:val="20"/>
            <w:szCs w:val="22"/>
            <w:rPrChange w:id="1944" w:author="Guilherme Pessoa-Amorim [2]" w:date="2021-11-16T13:46:00Z">
              <w:rPr>
                <w:rFonts w:ascii="Calibri" w:hAnsi="Calibri" w:cs="Calibri Light"/>
                <w:sz w:val="22"/>
                <w:szCs w:val="22"/>
              </w:rPr>
            </w:rPrChange>
          </w:rPr>
          <w:delText xml:space="preserve">dataset once this is </w:delText>
        </w:r>
        <w:r w:rsidR="008D3C2F" w:rsidRPr="00D9517A" w:rsidDel="00B748E3">
          <w:rPr>
            <w:rFonts w:ascii="Mulish" w:hAnsi="Mulish" w:cs="Calibri Light"/>
            <w:sz w:val="20"/>
            <w:szCs w:val="22"/>
            <w:rPrChange w:id="1945" w:author="Guilherme Pessoa-Amorim [2]" w:date="2021-11-16T13:46:00Z">
              <w:rPr>
                <w:rFonts w:ascii="Calibri" w:hAnsi="Calibri" w:cs="Calibri Light"/>
                <w:sz w:val="22"/>
                <w:szCs w:val="22"/>
              </w:rPr>
            </w:rPrChange>
          </w:rPr>
          <w:delText xml:space="preserve">made </w:delText>
        </w:r>
        <w:r w:rsidR="00965A0E" w:rsidRPr="00D9517A" w:rsidDel="00B748E3">
          <w:rPr>
            <w:rFonts w:ascii="Mulish" w:hAnsi="Mulish" w:cs="Calibri Light"/>
            <w:sz w:val="20"/>
            <w:szCs w:val="22"/>
            <w:rPrChange w:id="1946" w:author="Guilherme Pessoa-Amorim [2]" w:date="2021-11-16T13:46:00Z">
              <w:rPr>
                <w:rFonts w:ascii="Calibri" w:hAnsi="Calibri" w:cs="Calibri Light"/>
                <w:sz w:val="22"/>
                <w:szCs w:val="22"/>
              </w:rPr>
            </w:rPrChange>
          </w:rPr>
          <w:delText>available.</w:delText>
        </w:r>
      </w:del>
    </w:p>
    <w:p w14:paraId="6F170024" w14:textId="05019719" w:rsidR="000C2573" w:rsidRPr="00D9517A" w:rsidRDefault="000C2573">
      <w:pPr>
        <w:pStyle w:val="ListParagraph"/>
        <w:spacing w:line="360" w:lineRule="auto"/>
        <w:ind w:left="1440"/>
        <w:jc w:val="both"/>
        <w:rPr>
          <w:rFonts w:ascii="Mulish" w:hAnsi="Mulish"/>
          <w:sz w:val="22"/>
          <w:rPrChange w:id="1947" w:author="Guilherme Pessoa-Amorim [2]" w:date="2021-11-16T13:46:00Z">
            <w:rPr/>
          </w:rPrChange>
        </w:rPr>
        <w:pPrChange w:id="1948" w:author="Guilherme Pessoa-Amorim [2]" w:date="2021-11-15T13:07:00Z">
          <w:pPr>
            <w:pStyle w:val="ListParagraph"/>
            <w:ind w:left="1440"/>
            <w:jc w:val="both"/>
          </w:pPr>
        </w:pPrChange>
      </w:pPr>
    </w:p>
    <w:p w14:paraId="4B15D200" w14:textId="2EA981DE" w:rsidR="005F270B" w:rsidRPr="00D9517A" w:rsidRDefault="000C2573">
      <w:pPr>
        <w:pStyle w:val="Heading4"/>
        <w:spacing w:line="360" w:lineRule="auto"/>
        <w:rPr>
          <w:rFonts w:ascii="Mulish" w:hAnsi="Mulish"/>
          <w:sz w:val="22"/>
          <w:rPrChange w:id="1949" w:author="Guilherme Pessoa-Amorim [2]" w:date="2021-11-16T13:46:00Z">
            <w:rPr/>
          </w:rPrChange>
        </w:rPr>
        <w:pPrChange w:id="1950" w:author="Guilherme Pessoa-Amorim [2]" w:date="2021-11-15T13:07:00Z">
          <w:pPr>
            <w:pStyle w:val="Heading4"/>
          </w:pPr>
        </w:pPrChange>
      </w:pPr>
      <w:r w:rsidRPr="00D9517A">
        <w:rPr>
          <w:rFonts w:ascii="Mulish" w:hAnsi="Mulish"/>
          <w:sz w:val="22"/>
          <w:rPrChange w:id="1951" w:author="Guilherme Pessoa-Amorim [2]" w:date="2021-11-16T13:46:00Z">
            <w:rPr/>
          </w:rPrChange>
        </w:rPr>
        <w:t>ORION-4</w:t>
      </w:r>
      <w:r w:rsidR="00BA1EF1" w:rsidRPr="00D9517A">
        <w:rPr>
          <w:rFonts w:ascii="Mulish" w:hAnsi="Mulish"/>
          <w:sz w:val="22"/>
          <w:rPrChange w:id="1952" w:author="Guilherme Pessoa-Amorim [2]" w:date="2021-11-16T13:46:00Z">
            <w:rPr/>
          </w:rPrChange>
        </w:rPr>
        <w:t xml:space="preserve"> (“A Randomized Trial Assessing the Effects of Inclisiran on Clinical Outcomes Among People with Cardiovascular Disease”)</w:t>
      </w:r>
    </w:p>
    <w:p w14:paraId="2C47E1AB" w14:textId="77777777" w:rsidR="00BA301B" w:rsidRPr="00D9517A" w:rsidRDefault="00BA301B">
      <w:pPr>
        <w:spacing w:line="360" w:lineRule="auto"/>
        <w:jc w:val="both"/>
        <w:rPr>
          <w:rFonts w:ascii="Mulish" w:hAnsi="Mulish" w:cs="Calibri Light"/>
          <w:sz w:val="22"/>
          <w:szCs w:val="22"/>
          <w:rPrChange w:id="1953" w:author="Guilherme Pessoa-Amorim [2]" w:date="2021-11-16T13:46:00Z">
            <w:rPr>
              <w:rFonts w:ascii="Calibri" w:hAnsi="Calibri" w:cs="Calibri Light"/>
              <w:sz w:val="22"/>
              <w:szCs w:val="22"/>
            </w:rPr>
          </w:rPrChange>
        </w:rPr>
        <w:pPrChange w:id="1954" w:author="Guilherme Pessoa-Amorim [2]" w:date="2021-11-15T13:07:00Z">
          <w:pPr>
            <w:jc w:val="both"/>
          </w:pPr>
        </w:pPrChange>
      </w:pPr>
    </w:p>
    <w:p w14:paraId="6A494D76" w14:textId="179EFDC5" w:rsidR="00BA301B" w:rsidRPr="00D9517A" w:rsidRDefault="00BA1EF1">
      <w:pPr>
        <w:spacing w:line="360" w:lineRule="auto"/>
        <w:jc w:val="both"/>
        <w:rPr>
          <w:rFonts w:ascii="Mulish" w:hAnsi="Mulish" w:cs="Calibri Light"/>
          <w:sz w:val="22"/>
          <w:szCs w:val="22"/>
          <w:rPrChange w:id="1955" w:author="Guilherme Pessoa-Amorim [2]" w:date="2021-11-16T13:46:00Z">
            <w:rPr>
              <w:rFonts w:ascii="Calibri" w:hAnsi="Calibri" w:cs="Calibri Light"/>
              <w:sz w:val="22"/>
              <w:szCs w:val="22"/>
            </w:rPr>
          </w:rPrChange>
        </w:rPr>
        <w:pPrChange w:id="1956" w:author="Guilherme Pessoa-Amorim [2]" w:date="2021-11-15T13:07:00Z">
          <w:pPr>
            <w:jc w:val="both"/>
          </w:pPr>
        </w:pPrChange>
      </w:pPr>
      <w:r w:rsidRPr="00D9517A">
        <w:rPr>
          <w:rFonts w:ascii="Mulish" w:hAnsi="Mulish" w:cs="Calibri Light"/>
          <w:sz w:val="22"/>
          <w:szCs w:val="22"/>
          <w:rPrChange w:id="1957" w:author="Guilherme Pessoa-Amorim [2]" w:date="2021-11-16T13:46:00Z">
            <w:rPr>
              <w:rFonts w:ascii="Calibri" w:hAnsi="Calibri" w:cs="Calibri Light"/>
              <w:sz w:val="22"/>
              <w:szCs w:val="22"/>
            </w:rPr>
          </w:rPrChange>
        </w:rPr>
        <w:t>ORION-4 (NCT03705234) is a</w:t>
      </w:r>
      <w:r w:rsidR="000C2573" w:rsidRPr="00D9517A">
        <w:rPr>
          <w:rFonts w:ascii="Mulish" w:hAnsi="Mulish" w:cs="Calibri Light"/>
          <w:sz w:val="22"/>
          <w:szCs w:val="22"/>
          <w:rPrChange w:id="1958" w:author="Guilherme Pessoa-Amorim [2]" w:date="2021-11-16T13:46:00Z">
            <w:rPr>
              <w:rFonts w:ascii="Calibri" w:hAnsi="Calibri" w:cs="Calibri Light"/>
              <w:sz w:val="22"/>
              <w:szCs w:val="22"/>
            </w:rPr>
          </w:rPrChange>
        </w:rPr>
        <w:t xml:space="preserve"> </w:t>
      </w:r>
      <w:r w:rsidRPr="00D9517A">
        <w:rPr>
          <w:rFonts w:ascii="Mulish" w:hAnsi="Mulish" w:cs="Calibri Light"/>
          <w:sz w:val="22"/>
          <w:szCs w:val="22"/>
          <w:rPrChange w:id="1959" w:author="Guilherme Pessoa-Amorim [2]" w:date="2021-11-16T13:46:00Z">
            <w:rPr>
              <w:rFonts w:ascii="Calibri" w:hAnsi="Calibri" w:cs="Calibri Light"/>
              <w:sz w:val="22"/>
              <w:szCs w:val="22"/>
            </w:rPr>
          </w:rPrChange>
        </w:rPr>
        <w:t xml:space="preserve">phase-III trial </w:t>
      </w:r>
      <w:r w:rsidR="000C2573" w:rsidRPr="00D9517A">
        <w:rPr>
          <w:rFonts w:ascii="Mulish" w:hAnsi="Mulish" w:cs="Calibri Light"/>
          <w:sz w:val="22"/>
          <w:szCs w:val="22"/>
          <w:rPrChange w:id="1960" w:author="Guilherme Pessoa-Amorim [2]" w:date="2021-11-16T13:46:00Z">
            <w:rPr>
              <w:rFonts w:ascii="Calibri" w:hAnsi="Calibri" w:cs="Calibri Light"/>
              <w:sz w:val="22"/>
              <w:szCs w:val="22"/>
            </w:rPr>
          </w:rPrChange>
        </w:rPr>
        <w:t>of a cholesterol-lowering medication</w:t>
      </w:r>
      <w:r w:rsidR="00BA301B" w:rsidRPr="00D9517A">
        <w:rPr>
          <w:rFonts w:ascii="Mulish" w:hAnsi="Mulish" w:cs="Calibri Light"/>
          <w:sz w:val="22"/>
          <w:szCs w:val="22"/>
          <w:rPrChange w:id="1961" w:author="Guilherme Pessoa-Amorim [2]" w:date="2021-11-16T13:46:00Z">
            <w:rPr>
              <w:rFonts w:ascii="Calibri" w:hAnsi="Calibri" w:cs="Calibri Light"/>
              <w:sz w:val="22"/>
              <w:szCs w:val="22"/>
            </w:rPr>
          </w:rPrChange>
        </w:rPr>
        <w:t xml:space="preserve"> called inclisiran in patients with established cardiovascular disease who are 55 years or older</w:t>
      </w:r>
      <w:r w:rsidR="000C2573" w:rsidRPr="00D9517A">
        <w:rPr>
          <w:rFonts w:ascii="Mulish" w:hAnsi="Mulish" w:cs="Calibri Light"/>
          <w:sz w:val="22"/>
          <w:szCs w:val="22"/>
          <w:rPrChange w:id="1962" w:author="Guilherme Pessoa-Amorim [2]" w:date="2021-11-16T13:46:00Z">
            <w:rPr>
              <w:rFonts w:ascii="Calibri" w:hAnsi="Calibri" w:cs="Calibri Light"/>
              <w:sz w:val="22"/>
              <w:szCs w:val="22"/>
            </w:rPr>
          </w:rPrChange>
        </w:rPr>
        <w:t xml:space="preserve">. </w:t>
      </w:r>
    </w:p>
    <w:p w14:paraId="04CCAC4A" w14:textId="77777777" w:rsidR="00BA301B" w:rsidRPr="00D9517A" w:rsidRDefault="00BA301B">
      <w:pPr>
        <w:spacing w:line="360" w:lineRule="auto"/>
        <w:jc w:val="both"/>
        <w:rPr>
          <w:rFonts w:ascii="Mulish" w:hAnsi="Mulish" w:cs="Calibri Light"/>
          <w:sz w:val="22"/>
          <w:szCs w:val="22"/>
          <w:rPrChange w:id="1963" w:author="Guilherme Pessoa-Amorim [2]" w:date="2021-11-16T13:46:00Z">
            <w:rPr>
              <w:rFonts w:ascii="Calibri" w:hAnsi="Calibri" w:cs="Calibri Light"/>
              <w:sz w:val="22"/>
              <w:szCs w:val="22"/>
            </w:rPr>
          </w:rPrChange>
        </w:rPr>
        <w:pPrChange w:id="1964" w:author="Guilherme Pessoa-Amorim [2]" w:date="2021-11-15T13:07:00Z">
          <w:pPr>
            <w:jc w:val="both"/>
          </w:pPr>
        </w:pPrChange>
      </w:pPr>
    </w:p>
    <w:p w14:paraId="439F68CD" w14:textId="0CA109F0" w:rsidR="00BA1EF1" w:rsidRPr="00D9517A" w:rsidRDefault="000C2573">
      <w:pPr>
        <w:spacing w:line="360" w:lineRule="auto"/>
        <w:jc w:val="both"/>
        <w:rPr>
          <w:rFonts w:ascii="Mulish" w:hAnsi="Mulish" w:cs="Calibri Light"/>
          <w:sz w:val="22"/>
          <w:szCs w:val="22"/>
          <w:rPrChange w:id="1965" w:author="Guilherme Pessoa-Amorim [2]" w:date="2021-11-16T13:46:00Z">
            <w:rPr>
              <w:rFonts w:ascii="Calibri" w:hAnsi="Calibri" w:cs="Calibri Light"/>
              <w:sz w:val="22"/>
              <w:szCs w:val="22"/>
            </w:rPr>
          </w:rPrChange>
        </w:rPr>
        <w:pPrChange w:id="1966" w:author="Guilherme Pessoa-Amorim [2]" w:date="2021-11-15T13:07:00Z">
          <w:pPr>
            <w:jc w:val="both"/>
          </w:pPr>
        </w:pPrChange>
      </w:pPr>
      <w:r w:rsidRPr="00D9517A">
        <w:rPr>
          <w:rFonts w:ascii="Mulish" w:hAnsi="Mulish" w:cs="Calibri Light"/>
          <w:sz w:val="22"/>
          <w:szCs w:val="22"/>
          <w:rPrChange w:id="1967" w:author="Guilherme Pessoa-Amorim [2]" w:date="2021-11-16T13:46:00Z">
            <w:rPr>
              <w:rFonts w:ascii="Calibri" w:hAnsi="Calibri" w:cs="Calibri Light"/>
              <w:sz w:val="22"/>
              <w:szCs w:val="22"/>
            </w:rPr>
          </w:rPrChange>
        </w:rPr>
        <w:t>The main source of concomitant medication data collection in ORION-4 are patient-reported medication lists</w:t>
      </w:r>
      <w:r w:rsidR="008D3C2F" w:rsidRPr="00D9517A">
        <w:rPr>
          <w:rFonts w:ascii="Mulish" w:hAnsi="Mulish" w:cs="Calibri Light"/>
          <w:sz w:val="22"/>
          <w:szCs w:val="22"/>
          <w:rPrChange w:id="1968" w:author="Guilherme Pessoa-Amorim [2]" w:date="2021-11-16T13:46:00Z">
            <w:rPr>
              <w:rFonts w:ascii="Calibri" w:hAnsi="Calibri" w:cs="Calibri Light"/>
              <w:sz w:val="22"/>
              <w:szCs w:val="22"/>
            </w:rPr>
          </w:rPrChange>
        </w:rPr>
        <w:t>,</w:t>
      </w:r>
      <w:r w:rsidRPr="00D9517A">
        <w:rPr>
          <w:rFonts w:ascii="Mulish" w:hAnsi="Mulish" w:cs="Calibri Light"/>
          <w:sz w:val="22"/>
          <w:szCs w:val="22"/>
          <w:rPrChange w:id="1969" w:author="Guilherme Pessoa-Amorim [2]" w:date="2021-11-16T13:46:00Z">
            <w:rPr>
              <w:rFonts w:ascii="Calibri" w:hAnsi="Calibri" w:cs="Calibri Light"/>
              <w:sz w:val="22"/>
              <w:szCs w:val="22"/>
            </w:rPr>
          </w:rPrChange>
        </w:rPr>
        <w:t xml:space="preserve"> collected at each study visit </w:t>
      </w:r>
      <w:ins w:id="1970" w:author="Will Stevens" w:date="2021-11-12T10:49:00Z">
        <w:r w:rsidR="00D96DAB" w:rsidRPr="00D9517A">
          <w:rPr>
            <w:rFonts w:ascii="Mulish" w:hAnsi="Mulish" w:cs="Calibri Light"/>
            <w:sz w:val="22"/>
            <w:szCs w:val="22"/>
            <w:rPrChange w:id="1971" w:author="Guilherme Pessoa-Amorim [2]" w:date="2021-11-16T13:46:00Z">
              <w:rPr>
                <w:rFonts w:ascii="Calibri" w:hAnsi="Calibri" w:cs="Calibri Light"/>
                <w:sz w:val="22"/>
                <w:szCs w:val="22"/>
              </w:rPr>
            </w:rPrChange>
          </w:rPr>
          <w:t xml:space="preserve">on an eCRF </w:t>
        </w:r>
      </w:ins>
      <w:r w:rsidR="00BA301B" w:rsidRPr="00D9517A">
        <w:rPr>
          <w:rFonts w:ascii="Mulish" w:hAnsi="Mulish" w:cs="Calibri Light"/>
          <w:sz w:val="22"/>
          <w:szCs w:val="22"/>
          <w:rPrChange w:id="1972" w:author="Guilherme Pessoa-Amorim [2]" w:date="2021-11-16T13:46:00Z">
            <w:rPr>
              <w:rFonts w:ascii="Calibri" w:hAnsi="Calibri" w:cs="Calibri Light"/>
              <w:sz w:val="22"/>
              <w:szCs w:val="22"/>
            </w:rPr>
          </w:rPrChange>
        </w:rPr>
        <w:t>by the local research teams. T</w:t>
      </w:r>
      <w:r w:rsidRPr="00D9517A">
        <w:rPr>
          <w:rFonts w:ascii="Mulish" w:hAnsi="Mulish" w:cs="Calibri Light"/>
          <w:sz w:val="22"/>
          <w:szCs w:val="22"/>
          <w:rPrChange w:id="1973" w:author="Guilherme Pessoa-Amorim [2]" w:date="2021-11-16T13:46:00Z">
            <w:rPr>
              <w:rFonts w:ascii="Calibri" w:hAnsi="Calibri" w:cs="Calibri Light"/>
              <w:sz w:val="22"/>
              <w:szCs w:val="22"/>
            </w:rPr>
          </w:rPrChange>
        </w:rPr>
        <w:t xml:space="preserve">his includes a screening visit </w:t>
      </w:r>
      <w:r w:rsidR="008D3C2F" w:rsidRPr="00D9517A">
        <w:rPr>
          <w:rFonts w:ascii="Mulish" w:hAnsi="Mulish" w:cs="Calibri Light"/>
          <w:sz w:val="22"/>
          <w:szCs w:val="22"/>
          <w:rPrChange w:id="1974" w:author="Guilherme Pessoa-Amorim [2]" w:date="2021-11-16T13:46:00Z">
            <w:rPr>
              <w:rFonts w:ascii="Calibri" w:hAnsi="Calibri" w:cs="Calibri Light"/>
              <w:sz w:val="22"/>
              <w:szCs w:val="22"/>
            </w:rPr>
          </w:rPrChange>
        </w:rPr>
        <w:t xml:space="preserve">approximately </w:t>
      </w:r>
      <w:r w:rsidRPr="00D9517A">
        <w:rPr>
          <w:rFonts w:ascii="Mulish" w:hAnsi="Mulish" w:cs="Calibri Light"/>
          <w:sz w:val="22"/>
          <w:szCs w:val="22"/>
          <w:rPrChange w:id="1975" w:author="Guilherme Pessoa-Amorim [2]" w:date="2021-11-16T13:46:00Z">
            <w:rPr>
              <w:rFonts w:ascii="Calibri" w:hAnsi="Calibri" w:cs="Calibri Light"/>
              <w:sz w:val="22"/>
              <w:szCs w:val="22"/>
            </w:rPr>
          </w:rPrChange>
        </w:rPr>
        <w:t xml:space="preserve">8-12 weeks before randomisation, a randomisation visit, a </w:t>
      </w:r>
      <w:r w:rsidR="00BA1EF1" w:rsidRPr="00D9517A">
        <w:rPr>
          <w:rFonts w:ascii="Mulish" w:hAnsi="Mulish" w:cs="Calibri Light"/>
          <w:sz w:val="22"/>
          <w:szCs w:val="22"/>
          <w:rPrChange w:id="1976" w:author="Guilherme Pessoa-Amorim [2]" w:date="2021-11-16T13:46:00Z">
            <w:rPr>
              <w:rFonts w:ascii="Calibri" w:hAnsi="Calibri" w:cs="Calibri Light"/>
              <w:sz w:val="22"/>
              <w:szCs w:val="22"/>
            </w:rPr>
          </w:rPrChange>
        </w:rPr>
        <w:t>first</w:t>
      </w:r>
      <w:r w:rsidRPr="00D9517A">
        <w:rPr>
          <w:rFonts w:ascii="Mulish" w:hAnsi="Mulish" w:cs="Calibri Light"/>
          <w:sz w:val="22"/>
          <w:szCs w:val="22"/>
          <w:rPrChange w:id="1977" w:author="Guilherme Pessoa-Amorim [2]" w:date="2021-11-16T13:46:00Z">
            <w:rPr>
              <w:rFonts w:ascii="Calibri" w:hAnsi="Calibri" w:cs="Calibri Light"/>
              <w:sz w:val="22"/>
              <w:szCs w:val="22"/>
            </w:rPr>
          </w:rPrChange>
        </w:rPr>
        <w:t xml:space="preserve"> follow-up visit</w:t>
      </w:r>
      <w:r w:rsidR="00BA1EF1" w:rsidRPr="00D9517A">
        <w:rPr>
          <w:rFonts w:ascii="Mulish" w:hAnsi="Mulish" w:cs="Calibri Light"/>
          <w:sz w:val="22"/>
          <w:szCs w:val="22"/>
          <w:rPrChange w:id="1978" w:author="Guilherme Pessoa-Amorim [2]" w:date="2021-11-16T13:46:00Z">
            <w:rPr>
              <w:rFonts w:ascii="Calibri" w:hAnsi="Calibri" w:cs="Calibri Light"/>
              <w:sz w:val="22"/>
              <w:szCs w:val="22"/>
            </w:rPr>
          </w:rPrChange>
        </w:rPr>
        <w:t xml:space="preserve"> at approximately 3</w:t>
      </w:r>
      <w:r w:rsidR="008D3C2F" w:rsidRPr="00D9517A">
        <w:rPr>
          <w:rFonts w:ascii="Mulish" w:hAnsi="Mulish" w:cs="Calibri Light"/>
          <w:sz w:val="22"/>
          <w:szCs w:val="22"/>
          <w:rPrChange w:id="1979" w:author="Guilherme Pessoa-Amorim [2]" w:date="2021-11-16T13:46:00Z">
            <w:rPr>
              <w:rFonts w:ascii="Calibri" w:hAnsi="Calibri" w:cs="Calibri Light"/>
              <w:sz w:val="22"/>
              <w:szCs w:val="22"/>
            </w:rPr>
          </w:rPrChange>
        </w:rPr>
        <w:t xml:space="preserve"> </w:t>
      </w:r>
      <w:r w:rsidR="00BA1EF1" w:rsidRPr="00D9517A">
        <w:rPr>
          <w:rFonts w:ascii="Mulish" w:hAnsi="Mulish" w:cs="Calibri Light"/>
          <w:sz w:val="22"/>
          <w:szCs w:val="22"/>
          <w:rPrChange w:id="1980" w:author="Guilherme Pessoa-Amorim [2]" w:date="2021-11-16T13:46:00Z">
            <w:rPr>
              <w:rFonts w:ascii="Calibri" w:hAnsi="Calibri" w:cs="Calibri Light"/>
              <w:sz w:val="22"/>
              <w:szCs w:val="22"/>
            </w:rPr>
          </w:rPrChange>
        </w:rPr>
        <w:t>months</w:t>
      </w:r>
      <w:r w:rsidRPr="00D9517A">
        <w:rPr>
          <w:rFonts w:ascii="Mulish" w:hAnsi="Mulish" w:cs="Calibri Light"/>
          <w:sz w:val="22"/>
          <w:szCs w:val="22"/>
          <w:rPrChange w:id="1981" w:author="Guilherme Pessoa-Amorim [2]" w:date="2021-11-16T13:46:00Z">
            <w:rPr>
              <w:rFonts w:ascii="Calibri" w:hAnsi="Calibri" w:cs="Calibri Light"/>
              <w:sz w:val="22"/>
              <w:szCs w:val="22"/>
            </w:rPr>
          </w:rPrChange>
        </w:rPr>
        <w:t xml:space="preserve">, and </w:t>
      </w:r>
      <w:r w:rsidR="00BA1EF1" w:rsidRPr="00D9517A">
        <w:rPr>
          <w:rFonts w:ascii="Mulish" w:hAnsi="Mulish" w:cs="Calibri Light"/>
          <w:sz w:val="22"/>
          <w:szCs w:val="22"/>
          <w:rPrChange w:id="1982" w:author="Guilherme Pessoa-Amorim [2]" w:date="2021-11-16T13:46:00Z">
            <w:rPr>
              <w:rFonts w:ascii="Calibri" w:hAnsi="Calibri" w:cs="Calibri Light"/>
              <w:sz w:val="22"/>
              <w:szCs w:val="22"/>
            </w:rPr>
          </w:rPrChange>
        </w:rPr>
        <w:t xml:space="preserve">subsequent follow-up </w:t>
      </w:r>
      <w:r w:rsidRPr="00D9517A">
        <w:rPr>
          <w:rFonts w:ascii="Mulish" w:hAnsi="Mulish" w:cs="Calibri Light"/>
          <w:sz w:val="22"/>
          <w:szCs w:val="22"/>
          <w:rPrChange w:id="1983" w:author="Guilherme Pessoa-Amorim [2]" w:date="2021-11-16T13:46:00Z">
            <w:rPr>
              <w:rFonts w:ascii="Calibri" w:hAnsi="Calibri" w:cs="Calibri Light"/>
              <w:sz w:val="22"/>
              <w:szCs w:val="22"/>
            </w:rPr>
          </w:rPrChange>
        </w:rPr>
        <w:t xml:space="preserve">visits </w:t>
      </w:r>
      <w:r w:rsidR="00BA1EF1" w:rsidRPr="00D9517A">
        <w:rPr>
          <w:rFonts w:ascii="Mulish" w:hAnsi="Mulish" w:cs="Calibri Light"/>
          <w:sz w:val="22"/>
          <w:szCs w:val="22"/>
          <w:rPrChange w:id="1984" w:author="Guilherme Pessoa-Amorim [2]" w:date="2021-11-16T13:46:00Z">
            <w:rPr>
              <w:rFonts w:ascii="Calibri" w:hAnsi="Calibri" w:cs="Calibri Light"/>
              <w:sz w:val="22"/>
              <w:szCs w:val="22"/>
            </w:rPr>
          </w:rPrChange>
        </w:rPr>
        <w:t>at approximately 6</w:t>
      </w:r>
      <w:r w:rsidR="008D3C2F" w:rsidRPr="00D9517A">
        <w:rPr>
          <w:rFonts w:ascii="Mulish" w:hAnsi="Mulish" w:cs="Calibri Light"/>
          <w:sz w:val="22"/>
          <w:szCs w:val="22"/>
          <w:rPrChange w:id="1985" w:author="Guilherme Pessoa-Amorim [2]" w:date="2021-11-16T13:46:00Z">
            <w:rPr>
              <w:rFonts w:ascii="Calibri" w:hAnsi="Calibri" w:cs="Calibri Light"/>
              <w:sz w:val="22"/>
              <w:szCs w:val="22"/>
            </w:rPr>
          </w:rPrChange>
        </w:rPr>
        <w:t>-</w:t>
      </w:r>
      <w:r w:rsidR="00BA1EF1" w:rsidRPr="00D9517A">
        <w:rPr>
          <w:rFonts w:ascii="Mulish" w:hAnsi="Mulish" w:cs="Calibri Light"/>
          <w:sz w:val="22"/>
          <w:szCs w:val="22"/>
          <w:rPrChange w:id="1986" w:author="Guilherme Pessoa-Amorim [2]" w:date="2021-11-16T13:46:00Z">
            <w:rPr>
              <w:rFonts w:ascii="Calibri" w:hAnsi="Calibri" w:cs="Calibri Light"/>
              <w:sz w:val="22"/>
              <w:szCs w:val="22"/>
            </w:rPr>
          </w:rPrChange>
        </w:rPr>
        <w:t xml:space="preserve">monthly periods </w:t>
      </w:r>
      <w:r w:rsidRPr="00D9517A">
        <w:rPr>
          <w:rFonts w:ascii="Mulish" w:hAnsi="Mulish" w:cs="Calibri Light"/>
          <w:sz w:val="22"/>
          <w:szCs w:val="22"/>
          <w:rPrChange w:id="1987" w:author="Guilherme Pessoa-Amorim [2]" w:date="2021-11-16T13:46:00Z">
            <w:rPr>
              <w:rFonts w:ascii="Calibri" w:hAnsi="Calibri" w:cs="Calibri Light"/>
              <w:sz w:val="22"/>
              <w:szCs w:val="22"/>
            </w:rPr>
          </w:rPrChange>
        </w:rPr>
        <w:t>thereafter</w:t>
      </w:r>
      <w:ins w:id="1988" w:author="Guilherme Pessoa-Amorim [2]" w:date="2021-11-16T13:07:00Z">
        <w:r w:rsidR="00B748E3" w:rsidRPr="00D9517A">
          <w:rPr>
            <w:rFonts w:ascii="Mulish" w:hAnsi="Mulish" w:cs="Calibri Light"/>
            <w:sz w:val="22"/>
            <w:szCs w:val="22"/>
            <w:rPrChange w:id="1989" w:author="Guilherme Pessoa-Amorim [2]" w:date="2021-11-16T13:46:00Z">
              <w:rPr>
                <w:rFonts w:ascii="Mulish" w:hAnsi="Mulish" w:cs="Calibri Light"/>
                <w:sz w:val="20"/>
                <w:szCs w:val="22"/>
              </w:rPr>
            </w:rPrChange>
          </w:rPr>
          <w:t xml:space="preserve"> (although follow-up visits can happen at any time after randomisation)</w:t>
        </w:r>
      </w:ins>
      <w:del w:id="1990" w:author="Guilherme Pessoa-Amorim [2]" w:date="2021-11-16T13:07:00Z">
        <w:r w:rsidRPr="00D9517A" w:rsidDel="00B748E3">
          <w:rPr>
            <w:rFonts w:ascii="Mulish" w:hAnsi="Mulish" w:cs="Calibri Light"/>
            <w:sz w:val="22"/>
            <w:szCs w:val="22"/>
            <w:rPrChange w:id="1991" w:author="Guilherme Pessoa-Amorim [2]" w:date="2021-11-16T13:46:00Z">
              <w:rPr>
                <w:rFonts w:ascii="Calibri" w:hAnsi="Calibri" w:cs="Calibri Light"/>
                <w:sz w:val="22"/>
                <w:szCs w:val="22"/>
              </w:rPr>
            </w:rPrChange>
          </w:rPr>
          <w:delText>.</w:delText>
        </w:r>
      </w:del>
      <w:ins w:id="1992" w:author="Guilherme Pessoa-Amorim [2]" w:date="2021-11-16T13:07:00Z">
        <w:r w:rsidR="00B748E3" w:rsidRPr="00D9517A">
          <w:rPr>
            <w:rFonts w:ascii="Mulish" w:hAnsi="Mulish" w:cs="Calibri Light"/>
            <w:sz w:val="22"/>
            <w:szCs w:val="22"/>
            <w:rPrChange w:id="1993" w:author="Guilherme Pessoa-Amorim [2]" w:date="2021-11-16T13:46:00Z">
              <w:rPr>
                <w:rFonts w:ascii="Mulish" w:hAnsi="Mulish" w:cs="Calibri Light"/>
                <w:sz w:val="20"/>
                <w:szCs w:val="22"/>
              </w:rPr>
            </w:rPrChange>
          </w:rPr>
          <w:t>.</w:t>
        </w:r>
      </w:ins>
      <w:del w:id="1994" w:author="Guilherme Pessoa-Amorim [2]" w:date="2021-11-16T13:07:00Z">
        <w:r w:rsidRPr="00D9517A" w:rsidDel="00B748E3">
          <w:rPr>
            <w:rFonts w:ascii="Mulish" w:hAnsi="Mulish" w:cs="Calibri Light"/>
            <w:sz w:val="22"/>
            <w:szCs w:val="22"/>
            <w:rPrChange w:id="1995" w:author="Guilherme Pessoa-Amorim [2]" w:date="2021-11-16T13:46:00Z">
              <w:rPr>
                <w:rFonts w:ascii="Calibri" w:hAnsi="Calibri" w:cs="Calibri Light"/>
                <w:sz w:val="22"/>
                <w:szCs w:val="22"/>
              </w:rPr>
            </w:rPrChange>
          </w:rPr>
          <w:delText xml:space="preserve"> </w:delText>
        </w:r>
      </w:del>
    </w:p>
    <w:p w14:paraId="52D411DC" w14:textId="77777777" w:rsidR="00BA1EF1" w:rsidRPr="00D9517A" w:rsidRDefault="00BA1EF1">
      <w:pPr>
        <w:spacing w:line="360" w:lineRule="auto"/>
        <w:jc w:val="both"/>
        <w:rPr>
          <w:rFonts w:ascii="Mulish" w:hAnsi="Mulish" w:cs="Calibri Light"/>
          <w:sz w:val="22"/>
          <w:szCs w:val="22"/>
          <w:rPrChange w:id="1996" w:author="Guilherme Pessoa-Amorim [2]" w:date="2021-11-16T13:46:00Z">
            <w:rPr>
              <w:rFonts w:ascii="Calibri" w:hAnsi="Calibri" w:cs="Calibri Light"/>
              <w:sz w:val="22"/>
              <w:szCs w:val="22"/>
            </w:rPr>
          </w:rPrChange>
        </w:rPr>
        <w:pPrChange w:id="1997" w:author="Guilherme Pessoa-Amorim [2]" w:date="2021-11-15T13:07:00Z">
          <w:pPr>
            <w:jc w:val="both"/>
          </w:pPr>
        </w:pPrChange>
      </w:pPr>
    </w:p>
    <w:p w14:paraId="7A00EAE3" w14:textId="7CDDB52B" w:rsidR="000C2573" w:rsidRPr="00D9517A" w:rsidRDefault="00B748E3">
      <w:pPr>
        <w:spacing w:line="360" w:lineRule="auto"/>
        <w:jc w:val="both"/>
        <w:rPr>
          <w:rFonts w:ascii="Mulish" w:hAnsi="Mulish"/>
          <w:rPrChange w:id="1998" w:author="Guilherme Pessoa-Amorim [2]" w:date="2021-11-16T13:46:00Z">
            <w:rPr/>
          </w:rPrChange>
        </w:rPr>
        <w:pPrChange w:id="1999" w:author="Guilherme Pessoa-Amorim [2]" w:date="2021-11-15T13:07:00Z">
          <w:pPr>
            <w:jc w:val="both"/>
          </w:pPr>
        </w:pPrChange>
      </w:pPr>
      <w:ins w:id="2000" w:author="Guilherme Pessoa-Amorim [2]" w:date="2021-11-16T13:07:00Z">
        <w:r w:rsidRPr="00D9517A">
          <w:rPr>
            <w:rFonts w:ascii="Mulish" w:hAnsi="Mulish" w:cs="Calibri Light"/>
            <w:sz w:val="22"/>
            <w:szCs w:val="22"/>
            <w:rPrChange w:id="2001" w:author="Guilherme Pessoa-Amorim [2]" w:date="2021-11-16T13:46:00Z">
              <w:rPr>
                <w:rFonts w:ascii="Mulish" w:hAnsi="Mulish" w:cs="Calibri Light"/>
                <w:sz w:val="20"/>
                <w:szCs w:val="22"/>
              </w:rPr>
            </w:rPrChange>
          </w:rPr>
          <w:t xml:space="preserve">A </w:t>
        </w:r>
      </w:ins>
      <w:del w:id="2002" w:author="Guilherme Pessoa-Amorim [2]" w:date="2021-11-16T13:07:00Z">
        <w:r w:rsidR="00965A0E" w:rsidRPr="00D9517A" w:rsidDel="00B748E3">
          <w:rPr>
            <w:rFonts w:ascii="Mulish" w:hAnsi="Mulish" w:cs="Calibri Light"/>
            <w:sz w:val="22"/>
            <w:szCs w:val="22"/>
            <w:rPrChange w:id="2003" w:author="Guilherme Pessoa-Amorim [2]" w:date="2021-11-16T13:46:00Z">
              <w:rPr>
                <w:rFonts w:ascii="Calibri" w:hAnsi="Calibri" w:cs="Calibri Light"/>
                <w:sz w:val="22"/>
                <w:szCs w:val="22"/>
              </w:rPr>
            </w:rPrChange>
          </w:rPr>
          <w:delText>L</w:delText>
        </w:r>
      </w:del>
      <w:ins w:id="2004" w:author="Guilherme Pessoa-Amorim [2]" w:date="2021-11-16T13:07:00Z">
        <w:r w:rsidRPr="00D9517A">
          <w:rPr>
            <w:rFonts w:ascii="Mulish" w:hAnsi="Mulish" w:cs="Calibri Light"/>
            <w:sz w:val="22"/>
            <w:szCs w:val="22"/>
            <w:rPrChange w:id="2005" w:author="Guilherme Pessoa-Amorim [2]" w:date="2021-11-16T13:46:00Z">
              <w:rPr>
                <w:rFonts w:ascii="Mulish" w:hAnsi="Mulish" w:cs="Calibri Light"/>
                <w:sz w:val="20"/>
                <w:szCs w:val="22"/>
              </w:rPr>
            </w:rPrChange>
          </w:rPr>
          <w:t>l</w:t>
        </w:r>
      </w:ins>
      <w:r w:rsidR="00965A0E" w:rsidRPr="00D9517A">
        <w:rPr>
          <w:rFonts w:ascii="Mulish" w:hAnsi="Mulish" w:cs="Calibri Light"/>
          <w:sz w:val="22"/>
          <w:szCs w:val="22"/>
          <w:rPrChange w:id="2006" w:author="Guilherme Pessoa-Amorim [2]" w:date="2021-11-16T13:46:00Z">
            <w:rPr>
              <w:rFonts w:ascii="Calibri" w:hAnsi="Calibri" w:cs="Calibri Light"/>
              <w:sz w:val="22"/>
              <w:szCs w:val="22"/>
            </w:rPr>
          </w:rPrChange>
        </w:rPr>
        <w:t xml:space="preserve">inkage </w:t>
      </w:r>
      <w:del w:id="2007" w:author="Guilherme Pessoa-Amorim [2]" w:date="2021-11-16T13:07:00Z">
        <w:r w:rsidR="00965A0E" w:rsidRPr="00D9517A" w:rsidDel="00B748E3">
          <w:rPr>
            <w:rFonts w:ascii="Mulish" w:hAnsi="Mulish" w:cs="Calibri Light"/>
            <w:sz w:val="22"/>
            <w:szCs w:val="22"/>
            <w:rPrChange w:id="2008" w:author="Guilherme Pessoa-Amorim [2]" w:date="2021-11-16T13:46:00Z">
              <w:rPr>
                <w:rFonts w:ascii="Calibri" w:hAnsi="Calibri" w:cs="Calibri Light"/>
                <w:sz w:val="22"/>
                <w:szCs w:val="22"/>
              </w:rPr>
            </w:rPrChange>
          </w:rPr>
          <w:delText xml:space="preserve">data has been </w:delText>
        </w:r>
      </w:del>
      <w:r w:rsidR="00965A0E" w:rsidRPr="00D9517A">
        <w:rPr>
          <w:rFonts w:ascii="Mulish" w:hAnsi="Mulish" w:cs="Calibri Light"/>
          <w:sz w:val="22"/>
          <w:szCs w:val="22"/>
          <w:rPrChange w:id="2009" w:author="Guilherme Pessoa-Amorim [2]" w:date="2021-11-16T13:46:00Z">
            <w:rPr>
              <w:rFonts w:ascii="Calibri" w:hAnsi="Calibri" w:cs="Calibri Light"/>
              <w:sz w:val="22"/>
              <w:szCs w:val="22"/>
            </w:rPr>
          </w:rPrChange>
        </w:rPr>
        <w:t xml:space="preserve">requested </w:t>
      </w:r>
      <w:ins w:id="2010" w:author="Guilherme Pessoa-Amorim [2]" w:date="2021-11-16T13:07:00Z">
        <w:r w:rsidRPr="00D9517A">
          <w:rPr>
            <w:rFonts w:ascii="Mulish" w:hAnsi="Mulish" w:cs="Calibri Light"/>
            <w:sz w:val="22"/>
            <w:szCs w:val="22"/>
            <w:rPrChange w:id="2011" w:author="Guilherme Pessoa-Amorim [2]" w:date="2021-11-16T13:46:00Z">
              <w:rPr>
                <w:rFonts w:ascii="Mulish" w:hAnsi="Mulish" w:cs="Calibri Light"/>
                <w:sz w:val="20"/>
                <w:szCs w:val="22"/>
              </w:rPr>
            </w:rPrChange>
          </w:rPr>
          <w:t xml:space="preserve">is currently </w:t>
        </w:r>
      </w:ins>
      <w:ins w:id="2012" w:author="Guilherme Pessoa-Amorim [2]" w:date="2021-11-16T13:08:00Z">
        <w:r w:rsidRPr="00D9517A">
          <w:rPr>
            <w:rFonts w:ascii="Mulish" w:hAnsi="Mulish" w:cs="Calibri Light"/>
            <w:sz w:val="22"/>
            <w:szCs w:val="22"/>
            <w:rPrChange w:id="2013" w:author="Guilherme Pessoa-Amorim [2]" w:date="2021-11-16T13:46:00Z">
              <w:rPr>
                <w:rFonts w:ascii="Mulish" w:hAnsi="Mulish" w:cs="Calibri Light"/>
                <w:sz w:val="20"/>
                <w:szCs w:val="22"/>
              </w:rPr>
            </w:rPrChange>
          </w:rPr>
          <w:t xml:space="preserve">(November 2021) </w:t>
        </w:r>
      </w:ins>
      <w:ins w:id="2014" w:author="Guilherme Pessoa-Amorim [2]" w:date="2021-11-16T13:07:00Z">
        <w:r w:rsidRPr="00D9517A">
          <w:rPr>
            <w:rFonts w:ascii="Mulish" w:hAnsi="Mulish" w:cs="Calibri Light"/>
            <w:sz w:val="22"/>
            <w:szCs w:val="22"/>
            <w:rPrChange w:id="2015" w:author="Guilherme Pessoa-Amorim [2]" w:date="2021-11-16T13:46:00Z">
              <w:rPr>
                <w:rFonts w:ascii="Mulish" w:hAnsi="Mulish" w:cs="Calibri Light"/>
                <w:sz w:val="20"/>
                <w:szCs w:val="22"/>
              </w:rPr>
            </w:rPrChange>
          </w:rPr>
          <w:t xml:space="preserve">being </w:t>
        </w:r>
      </w:ins>
      <w:r w:rsidR="00965A0E" w:rsidRPr="00D9517A">
        <w:rPr>
          <w:rFonts w:ascii="Mulish" w:hAnsi="Mulish" w:cs="Calibri Light"/>
          <w:sz w:val="22"/>
          <w:szCs w:val="22"/>
          <w:rPrChange w:id="2016" w:author="Guilherme Pessoa-Amorim [2]" w:date="2021-11-16T13:46:00Z">
            <w:rPr>
              <w:rFonts w:ascii="Calibri" w:hAnsi="Calibri" w:cs="Calibri Light"/>
              <w:sz w:val="22"/>
              <w:szCs w:val="22"/>
            </w:rPr>
          </w:rPrChange>
        </w:rPr>
        <w:t xml:space="preserve">for the Dispensing dataset, and will be sought for the </w:t>
      </w:r>
      <w:del w:id="2017" w:author="Guilherme Pessoa-Amorim [2]" w:date="2021-11-15T13:02:00Z">
        <w:r w:rsidR="00965A0E" w:rsidRPr="00D9517A" w:rsidDel="00EB56F0">
          <w:rPr>
            <w:rFonts w:ascii="Mulish" w:hAnsi="Mulish" w:cs="Calibri Light"/>
            <w:sz w:val="22"/>
            <w:szCs w:val="22"/>
            <w:rPrChange w:id="2018" w:author="Guilherme Pessoa-Amorim [2]" w:date="2021-11-16T13:46:00Z">
              <w:rPr>
                <w:rFonts w:ascii="Calibri" w:hAnsi="Calibri" w:cs="Calibri Light"/>
                <w:sz w:val="22"/>
                <w:szCs w:val="22"/>
              </w:rPr>
            </w:rPrChange>
          </w:rPr>
          <w:delText xml:space="preserve">Prescribing </w:delText>
        </w:r>
      </w:del>
      <w:ins w:id="2019" w:author="Guilherme Pessoa-Amorim [2]" w:date="2021-11-15T13:02:00Z">
        <w:r w:rsidR="00EB56F0" w:rsidRPr="00D9517A">
          <w:rPr>
            <w:rFonts w:ascii="Mulish" w:hAnsi="Mulish" w:cs="Calibri Light"/>
            <w:sz w:val="22"/>
            <w:szCs w:val="22"/>
            <w:rPrChange w:id="2020" w:author="Guilherme Pessoa-Amorim [2]" w:date="2021-11-16T13:46:00Z">
              <w:rPr>
                <w:rFonts w:ascii="Calibri" w:hAnsi="Calibri" w:cs="Calibri Light"/>
                <w:sz w:val="22"/>
                <w:szCs w:val="22"/>
              </w:rPr>
            </w:rPrChange>
          </w:rPr>
          <w:t xml:space="preserve">GP </w:t>
        </w:r>
      </w:ins>
      <w:r w:rsidR="00965A0E" w:rsidRPr="00D9517A">
        <w:rPr>
          <w:rFonts w:ascii="Mulish" w:hAnsi="Mulish" w:cs="Calibri Light"/>
          <w:sz w:val="22"/>
          <w:szCs w:val="22"/>
          <w:rPrChange w:id="2021" w:author="Guilherme Pessoa-Amorim [2]" w:date="2021-11-16T13:46:00Z">
            <w:rPr>
              <w:rFonts w:ascii="Calibri" w:hAnsi="Calibri" w:cs="Calibri Light"/>
              <w:sz w:val="22"/>
              <w:szCs w:val="22"/>
            </w:rPr>
          </w:rPrChange>
        </w:rPr>
        <w:t xml:space="preserve">dataset </w:t>
      </w:r>
      <w:del w:id="2022" w:author="Guilherme Pessoa-Amorim [2]" w:date="2021-11-16T13:07:00Z">
        <w:r w:rsidR="00965A0E" w:rsidRPr="00D9517A" w:rsidDel="00B748E3">
          <w:rPr>
            <w:rFonts w:ascii="Mulish" w:hAnsi="Mulish" w:cs="Calibri Light"/>
            <w:sz w:val="22"/>
            <w:szCs w:val="22"/>
            <w:rPrChange w:id="2023" w:author="Guilherme Pessoa-Amorim [2]" w:date="2021-11-16T13:46:00Z">
              <w:rPr>
                <w:rFonts w:ascii="Calibri" w:hAnsi="Calibri" w:cs="Calibri Light"/>
                <w:sz w:val="22"/>
                <w:szCs w:val="22"/>
              </w:rPr>
            </w:rPrChange>
          </w:rPr>
          <w:delText xml:space="preserve">once </w:delText>
        </w:r>
      </w:del>
      <w:ins w:id="2024" w:author="Guilherme Pessoa-Amorim [2]" w:date="2021-11-16T13:07:00Z">
        <w:r w:rsidRPr="00D9517A">
          <w:rPr>
            <w:rFonts w:ascii="Mulish" w:hAnsi="Mulish" w:cs="Calibri Light"/>
            <w:sz w:val="22"/>
            <w:szCs w:val="22"/>
            <w:rPrChange w:id="2025" w:author="Guilherme Pessoa-Amorim [2]" w:date="2021-11-16T13:46:00Z">
              <w:rPr>
                <w:rFonts w:ascii="Mulish" w:hAnsi="Mulish" w:cs="Calibri Light"/>
                <w:sz w:val="20"/>
                <w:szCs w:val="22"/>
              </w:rPr>
            </w:rPrChange>
          </w:rPr>
          <w:t>if</w:t>
        </w:r>
        <w:r w:rsidRPr="00D9517A">
          <w:rPr>
            <w:rFonts w:ascii="Mulish" w:hAnsi="Mulish" w:cs="Calibri Light"/>
            <w:sz w:val="22"/>
            <w:szCs w:val="22"/>
            <w:rPrChange w:id="2026" w:author="Guilherme Pessoa-Amorim [2]" w:date="2021-11-16T13:46:00Z">
              <w:rPr>
                <w:rFonts w:ascii="Calibri" w:hAnsi="Calibri" w:cs="Calibri Light"/>
                <w:sz w:val="22"/>
                <w:szCs w:val="22"/>
              </w:rPr>
            </w:rPrChange>
          </w:rPr>
          <w:t xml:space="preserve"> </w:t>
        </w:r>
      </w:ins>
      <w:r w:rsidR="00965A0E" w:rsidRPr="00D9517A">
        <w:rPr>
          <w:rFonts w:ascii="Mulish" w:hAnsi="Mulish" w:cs="Calibri Light"/>
          <w:sz w:val="22"/>
          <w:szCs w:val="22"/>
          <w:rPrChange w:id="2027" w:author="Guilherme Pessoa-Amorim [2]" w:date="2021-11-16T13:46:00Z">
            <w:rPr>
              <w:rFonts w:ascii="Calibri" w:hAnsi="Calibri" w:cs="Calibri Light"/>
              <w:sz w:val="22"/>
              <w:szCs w:val="22"/>
            </w:rPr>
          </w:rPrChange>
        </w:rPr>
        <w:t xml:space="preserve">this </w:t>
      </w:r>
      <w:ins w:id="2028" w:author="Guilherme Pessoa-Amorim [2]" w:date="2021-11-16T13:07:00Z">
        <w:r w:rsidRPr="00D9517A">
          <w:rPr>
            <w:rFonts w:ascii="Mulish" w:hAnsi="Mulish" w:cs="Calibri Light"/>
            <w:sz w:val="22"/>
            <w:szCs w:val="22"/>
            <w:rPrChange w:id="2029" w:author="Guilherme Pessoa-Amorim [2]" w:date="2021-11-16T13:46:00Z">
              <w:rPr>
                <w:rFonts w:ascii="Mulish" w:hAnsi="Mulish" w:cs="Calibri Light"/>
                <w:sz w:val="20"/>
                <w:szCs w:val="22"/>
              </w:rPr>
            </w:rPrChange>
          </w:rPr>
          <w:t>becomes</w:t>
        </w:r>
      </w:ins>
      <w:del w:id="2030" w:author="Guilherme Pessoa-Amorim [2]" w:date="2021-11-16T13:07:00Z">
        <w:r w:rsidR="00965A0E" w:rsidRPr="00D9517A" w:rsidDel="00B748E3">
          <w:rPr>
            <w:rFonts w:ascii="Mulish" w:hAnsi="Mulish" w:cs="Calibri Light"/>
            <w:sz w:val="22"/>
            <w:szCs w:val="22"/>
            <w:rPrChange w:id="2031" w:author="Guilherme Pessoa-Amorim [2]" w:date="2021-11-16T13:46:00Z">
              <w:rPr>
                <w:rFonts w:ascii="Calibri" w:hAnsi="Calibri" w:cs="Calibri Light"/>
                <w:sz w:val="22"/>
                <w:szCs w:val="22"/>
              </w:rPr>
            </w:rPrChange>
          </w:rPr>
          <w:delText>is</w:delText>
        </w:r>
      </w:del>
      <w:r w:rsidR="00965A0E" w:rsidRPr="00D9517A">
        <w:rPr>
          <w:rFonts w:ascii="Mulish" w:hAnsi="Mulish" w:cs="Calibri Light"/>
          <w:sz w:val="22"/>
          <w:szCs w:val="22"/>
          <w:rPrChange w:id="2032" w:author="Guilherme Pessoa-Amorim [2]" w:date="2021-11-16T13:46:00Z">
            <w:rPr>
              <w:rFonts w:ascii="Calibri" w:hAnsi="Calibri" w:cs="Calibri Light"/>
              <w:sz w:val="22"/>
              <w:szCs w:val="22"/>
            </w:rPr>
          </w:rPrChange>
        </w:rPr>
        <w:t xml:space="preserve"> available.</w:t>
      </w:r>
    </w:p>
    <w:p w14:paraId="36FA1A27" w14:textId="22DD08CF" w:rsidR="00D863CD" w:rsidRPr="00D9517A" w:rsidRDefault="00D863CD">
      <w:pPr>
        <w:spacing w:line="360" w:lineRule="auto"/>
        <w:rPr>
          <w:rFonts w:ascii="Mulish" w:hAnsi="Mulish"/>
          <w:b/>
          <w:bCs/>
          <w:sz w:val="22"/>
          <w:rPrChange w:id="2033" w:author="Guilherme Pessoa-Amorim [2]" w:date="2021-11-16T13:46:00Z">
            <w:rPr>
              <w:b/>
              <w:bCs/>
            </w:rPr>
          </w:rPrChange>
        </w:rPr>
        <w:pPrChange w:id="2034" w:author="Guilherme Pessoa-Amorim [2]" w:date="2021-11-15T13:07:00Z">
          <w:pPr/>
        </w:pPrChange>
      </w:pPr>
    </w:p>
    <w:p w14:paraId="1436CFE0" w14:textId="021BE08F" w:rsidR="00EB56F0" w:rsidRPr="00D9517A" w:rsidRDefault="00797C4F">
      <w:pPr>
        <w:pStyle w:val="Heading3"/>
        <w:spacing w:line="360" w:lineRule="auto"/>
        <w:rPr>
          <w:ins w:id="2035" w:author="Guilherme Pessoa-Amorim [2]" w:date="2021-11-15T13:07:00Z"/>
          <w:rFonts w:ascii="Mulish" w:hAnsi="Mulish"/>
          <w:sz w:val="22"/>
          <w:rPrChange w:id="2036" w:author="Guilherme Pessoa-Amorim [2]" w:date="2021-11-16T13:46:00Z">
            <w:rPr>
              <w:ins w:id="2037" w:author="Guilherme Pessoa-Amorim [2]" w:date="2021-11-15T13:07:00Z"/>
            </w:rPr>
          </w:rPrChange>
        </w:rPr>
        <w:pPrChange w:id="2038" w:author="Guilherme Pessoa-Amorim [2]" w:date="2021-11-15T13:07:00Z">
          <w:pPr>
            <w:pStyle w:val="Heading3"/>
          </w:pPr>
        </w:pPrChange>
      </w:pPr>
      <w:bookmarkStart w:id="2039" w:name="_Toc87965178"/>
      <w:commentRangeStart w:id="2040"/>
      <w:commentRangeStart w:id="2041"/>
      <w:r w:rsidRPr="00D9517A">
        <w:rPr>
          <w:rFonts w:ascii="Mulish" w:hAnsi="Mulish"/>
          <w:sz w:val="22"/>
          <w:rPrChange w:id="2042" w:author="Guilherme Pessoa-Amorim [2]" w:date="2021-11-16T13:46:00Z">
            <w:rPr/>
          </w:rPrChange>
        </w:rPr>
        <w:t>Overview of data sources</w:t>
      </w:r>
      <w:commentRangeEnd w:id="2040"/>
      <w:r w:rsidR="003337BB" w:rsidRPr="00D9517A">
        <w:rPr>
          <w:rStyle w:val="CommentReference"/>
          <w:rFonts w:ascii="Mulish" w:eastAsiaTheme="minorHAnsi" w:hAnsi="Mulish" w:cstheme="minorBidi"/>
          <w:color w:val="auto"/>
          <w:sz w:val="14"/>
          <w:rPrChange w:id="2043" w:author="Guilherme Pessoa-Amorim [2]" w:date="2021-11-16T13:46:00Z">
            <w:rPr>
              <w:rStyle w:val="CommentReference"/>
              <w:rFonts w:asciiTheme="minorHAnsi" w:eastAsiaTheme="minorHAnsi" w:hAnsiTheme="minorHAnsi" w:cstheme="minorBidi"/>
              <w:color w:val="auto"/>
            </w:rPr>
          </w:rPrChange>
        </w:rPr>
        <w:commentReference w:id="2040"/>
      </w:r>
      <w:bookmarkEnd w:id="2039"/>
      <w:commentRangeEnd w:id="2041"/>
    </w:p>
    <w:p w14:paraId="2013E902" w14:textId="77777777" w:rsidR="00EB56F0" w:rsidRPr="00D9517A" w:rsidRDefault="00EB56F0">
      <w:pPr>
        <w:spacing w:line="360" w:lineRule="auto"/>
        <w:rPr>
          <w:ins w:id="2044" w:author="Guilherme Pessoa-Amorim [2]" w:date="2021-11-15T13:06:00Z"/>
          <w:rFonts w:ascii="Mulish" w:hAnsi="Mulish"/>
          <w:sz w:val="22"/>
          <w:rPrChange w:id="2045" w:author="Guilherme Pessoa-Amorim [2]" w:date="2021-11-16T13:46:00Z">
            <w:rPr>
              <w:ins w:id="2046" w:author="Guilherme Pessoa-Amorim [2]" w:date="2021-11-15T13:06:00Z"/>
            </w:rPr>
          </w:rPrChange>
        </w:rPr>
        <w:pPrChange w:id="2047" w:author="Guilherme Pessoa-Amorim [2]" w:date="2021-11-15T13:07:00Z">
          <w:pPr>
            <w:pStyle w:val="Heading3"/>
          </w:pPr>
        </w:pPrChange>
      </w:pPr>
    </w:p>
    <w:p w14:paraId="6B1F460E" w14:textId="7C2AE241" w:rsidR="00D863CD" w:rsidRPr="00D9517A" w:rsidDel="00EB56F0" w:rsidRDefault="000B7425">
      <w:pPr>
        <w:pStyle w:val="Heading3"/>
        <w:numPr>
          <w:ilvl w:val="0"/>
          <w:numId w:val="0"/>
        </w:numPr>
        <w:spacing w:line="360" w:lineRule="auto"/>
        <w:ind w:left="1224"/>
        <w:rPr>
          <w:del w:id="2048" w:author="Guilherme Pessoa-Amorim [2]" w:date="2021-11-15T13:07:00Z"/>
          <w:rFonts w:ascii="Mulish" w:hAnsi="Mulish"/>
          <w:sz w:val="22"/>
          <w:rPrChange w:id="2049" w:author="Guilherme Pessoa-Amorim [2]" w:date="2021-11-16T13:46:00Z">
            <w:rPr>
              <w:del w:id="2050" w:author="Guilherme Pessoa-Amorim [2]" w:date="2021-11-15T13:07:00Z"/>
            </w:rPr>
          </w:rPrChange>
        </w:rPr>
        <w:pPrChange w:id="2051" w:author="Guilherme Pessoa-Amorim [2]" w:date="2021-11-15T13:07:00Z">
          <w:pPr>
            <w:pStyle w:val="Heading3"/>
          </w:pPr>
        </w:pPrChange>
      </w:pPr>
      <w:r w:rsidRPr="00D9517A">
        <w:rPr>
          <w:rStyle w:val="CommentReference"/>
          <w:rFonts w:ascii="Mulish" w:hAnsi="Mulish"/>
          <w:sz w:val="14"/>
          <w:rPrChange w:id="2052" w:author="Guilherme Pessoa-Amorim [2]" w:date="2021-11-16T13:46:00Z">
            <w:rPr>
              <w:rStyle w:val="CommentReference"/>
            </w:rPr>
          </w:rPrChange>
        </w:rPr>
        <w:commentReference w:id="2041"/>
      </w:r>
    </w:p>
    <w:p w14:paraId="1597E0E6" w14:textId="1A52A197" w:rsidR="00D863CD" w:rsidRPr="00D9517A" w:rsidDel="00EB56F0" w:rsidRDefault="00D863CD">
      <w:pPr>
        <w:pStyle w:val="Heading4"/>
        <w:spacing w:line="360" w:lineRule="auto"/>
        <w:rPr>
          <w:del w:id="2053" w:author="Guilherme Pessoa-Amorim [2]" w:date="2021-11-15T11:46:00Z"/>
          <w:rFonts w:ascii="Mulish" w:hAnsi="Mulish"/>
          <w:sz w:val="22"/>
          <w:rPrChange w:id="2054" w:author="Guilherme Pessoa-Amorim [2]" w:date="2021-11-16T13:46:00Z">
            <w:rPr>
              <w:del w:id="2055" w:author="Guilherme Pessoa-Amorim [2]" w:date="2021-11-15T11:46:00Z"/>
            </w:rPr>
          </w:rPrChange>
        </w:rPr>
        <w:pPrChange w:id="2056" w:author="Guilherme Pessoa-Amorim [2]" w:date="2021-11-15T13:07:00Z">
          <w:pPr>
            <w:pStyle w:val="Heading4"/>
          </w:pPr>
        </w:pPrChange>
      </w:pPr>
    </w:p>
    <w:p w14:paraId="3373371E" w14:textId="281AC50E" w:rsidR="000B7425" w:rsidRPr="00D9517A" w:rsidRDefault="00EB56F0">
      <w:pPr>
        <w:pStyle w:val="Heading4"/>
        <w:spacing w:line="360" w:lineRule="auto"/>
        <w:rPr>
          <w:ins w:id="2057" w:author="Guilherme Pessoa-Amorim [2]" w:date="2021-11-15T13:07:00Z"/>
          <w:rFonts w:ascii="Mulish" w:hAnsi="Mulish"/>
          <w:sz w:val="22"/>
          <w:rPrChange w:id="2058" w:author="Guilherme Pessoa-Amorim [2]" w:date="2021-11-16T13:46:00Z">
            <w:rPr>
              <w:ins w:id="2059" w:author="Guilherme Pessoa-Amorim [2]" w:date="2021-11-15T13:07:00Z"/>
            </w:rPr>
          </w:rPrChange>
        </w:rPr>
        <w:pPrChange w:id="2060" w:author="Guilherme Pessoa-Amorim [2]" w:date="2021-11-15T13:07:00Z">
          <w:pPr>
            <w:pStyle w:val="Heading4"/>
          </w:pPr>
        </w:pPrChange>
      </w:pPr>
      <w:ins w:id="2061" w:author="Guilherme Pessoa-Amorim [2]" w:date="2021-11-15T13:07:00Z">
        <w:r w:rsidRPr="00D9517A">
          <w:rPr>
            <w:rFonts w:ascii="Mulish" w:hAnsi="Mulish"/>
            <w:sz w:val="22"/>
            <w:rPrChange w:id="2062" w:author="Guilherme Pessoa-Amorim [2]" w:date="2021-11-16T13:46:00Z">
              <w:rPr/>
            </w:rPrChange>
          </w:rPr>
          <w:t>R</w:t>
        </w:r>
      </w:ins>
      <w:ins w:id="2063" w:author="Guilherme Pessoa-Amorim [2]" w:date="2021-11-15T13:06:00Z">
        <w:r w:rsidRPr="00D9517A">
          <w:rPr>
            <w:rFonts w:ascii="Mulish" w:hAnsi="Mulish"/>
            <w:sz w:val="22"/>
            <w:rPrChange w:id="2064" w:author="Guilherme Pessoa-Amorim [2]" w:date="2021-11-16T13:46:00Z">
              <w:rPr/>
            </w:rPrChange>
          </w:rPr>
          <w:t>outinely collected data sources</w:t>
        </w:r>
      </w:ins>
    </w:p>
    <w:p w14:paraId="260678D6" w14:textId="77777777" w:rsidR="00EB56F0" w:rsidRPr="00D9517A" w:rsidRDefault="00EB56F0">
      <w:pPr>
        <w:spacing w:line="360" w:lineRule="auto"/>
        <w:rPr>
          <w:ins w:id="2065" w:author="Guilherme Pessoa-Amorim [2]" w:date="2021-11-15T13:06:00Z"/>
          <w:rFonts w:ascii="Mulish" w:hAnsi="Mulish"/>
          <w:sz w:val="22"/>
          <w:rPrChange w:id="2066" w:author="Guilherme Pessoa-Amorim [2]" w:date="2021-11-16T13:46:00Z">
            <w:rPr>
              <w:ins w:id="2067" w:author="Guilherme Pessoa-Amorim [2]" w:date="2021-11-15T13:06:00Z"/>
            </w:rPr>
          </w:rPrChange>
        </w:rPr>
        <w:pPrChange w:id="2068" w:author="Guilherme Pessoa-Amorim [2]" w:date="2021-11-15T13:07:00Z">
          <w:pPr>
            <w:pStyle w:val="Heading4"/>
          </w:pPr>
        </w:pPrChange>
      </w:pPr>
    </w:p>
    <w:p w14:paraId="2033656B" w14:textId="43637E45" w:rsidR="00965A0E" w:rsidRPr="00D9517A" w:rsidRDefault="00965A0E">
      <w:pPr>
        <w:pStyle w:val="Heading5"/>
        <w:spacing w:line="360" w:lineRule="auto"/>
        <w:rPr>
          <w:rFonts w:ascii="Mulish" w:hAnsi="Mulish"/>
          <w:sz w:val="22"/>
          <w:rPrChange w:id="2069" w:author="Guilherme Pessoa-Amorim [2]" w:date="2021-11-16T13:46:00Z">
            <w:rPr/>
          </w:rPrChange>
        </w:rPr>
        <w:pPrChange w:id="2070" w:author="Guilherme Pessoa-Amorim [2]" w:date="2021-11-15T13:07:00Z">
          <w:pPr>
            <w:pStyle w:val="Heading4"/>
          </w:pPr>
        </w:pPrChange>
      </w:pPr>
      <w:r w:rsidRPr="00D9517A">
        <w:rPr>
          <w:rFonts w:ascii="Mulish" w:hAnsi="Mulish"/>
          <w:sz w:val="22"/>
          <w:rPrChange w:id="2071" w:author="Guilherme Pessoa-Amorim [2]" w:date="2021-11-16T13:46:00Z">
            <w:rPr/>
          </w:rPrChange>
        </w:rPr>
        <w:lastRenderedPageBreak/>
        <w:t xml:space="preserve">The </w:t>
      </w:r>
      <w:del w:id="2072" w:author="Guilherme Pessoa-Amorim [2]" w:date="2021-11-15T13:02:00Z">
        <w:r w:rsidRPr="00D9517A" w:rsidDel="00EB56F0">
          <w:rPr>
            <w:rFonts w:ascii="Mulish" w:hAnsi="Mulish"/>
            <w:sz w:val="22"/>
            <w:rPrChange w:id="2073" w:author="Guilherme Pessoa-Amorim [2]" w:date="2021-11-16T13:46:00Z">
              <w:rPr/>
            </w:rPrChange>
          </w:rPr>
          <w:delText xml:space="preserve">Prescribing </w:delText>
        </w:r>
      </w:del>
      <w:ins w:id="2074" w:author="Guilherme Pessoa-Amorim [2]" w:date="2021-11-15T13:02:00Z">
        <w:r w:rsidR="00EB56F0" w:rsidRPr="00D9517A">
          <w:rPr>
            <w:rFonts w:ascii="Mulish" w:hAnsi="Mulish"/>
            <w:sz w:val="22"/>
            <w:rPrChange w:id="2075" w:author="Guilherme Pessoa-Amorim [2]" w:date="2021-11-16T13:46:00Z">
              <w:rPr/>
            </w:rPrChange>
          </w:rPr>
          <w:t xml:space="preserve">GP </w:t>
        </w:r>
      </w:ins>
      <w:r w:rsidRPr="00D9517A">
        <w:rPr>
          <w:rFonts w:ascii="Mulish" w:hAnsi="Mulish"/>
          <w:sz w:val="22"/>
          <w:rPrChange w:id="2076" w:author="Guilherme Pessoa-Amorim [2]" w:date="2021-11-16T13:46:00Z">
            <w:rPr/>
          </w:rPrChange>
        </w:rPr>
        <w:t>dataset</w:t>
      </w:r>
    </w:p>
    <w:p w14:paraId="59553375" w14:textId="77777777" w:rsidR="0023604F" w:rsidRPr="00D9517A" w:rsidRDefault="0023604F">
      <w:pPr>
        <w:spacing w:line="360" w:lineRule="auto"/>
        <w:jc w:val="both"/>
        <w:rPr>
          <w:rFonts w:ascii="Mulish" w:hAnsi="Mulish"/>
          <w:sz w:val="22"/>
          <w:rPrChange w:id="2077" w:author="Guilherme Pessoa-Amorim [2]" w:date="2021-11-16T13:46:00Z">
            <w:rPr/>
          </w:rPrChange>
        </w:rPr>
        <w:pPrChange w:id="2078" w:author="Guilherme Pessoa-Amorim [2]" w:date="2021-11-15T13:07:00Z">
          <w:pPr>
            <w:jc w:val="both"/>
          </w:pPr>
        </w:pPrChange>
      </w:pPr>
    </w:p>
    <w:p w14:paraId="406B0C40" w14:textId="26F7E014" w:rsidR="00C653CB" w:rsidRPr="00D9517A" w:rsidRDefault="00965A0E">
      <w:pPr>
        <w:spacing w:line="360" w:lineRule="auto"/>
        <w:jc w:val="both"/>
        <w:rPr>
          <w:rFonts w:ascii="Mulish" w:hAnsi="Mulish"/>
          <w:sz w:val="22"/>
          <w:rPrChange w:id="2079" w:author="Guilherme Pessoa-Amorim [2]" w:date="2021-11-16T13:46:00Z">
            <w:rPr/>
          </w:rPrChange>
        </w:rPr>
        <w:pPrChange w:id="2080" w:author="Guilherme Pessoa-Amorim [2]" w:date="2021-11-15T13:07:00Z">
          <w:pPr>
            <w:jc w:val="both"/>
          </w:pPr>
        </w:pPrChange>
      </w:pPr>
      <w:r w:rsidRPr="00D9517A">
        <w:rPr>
          <w:rFonts w:ascii="Mulish" w:hAnsi="Mulish"/>
          <w:sz w:val="22"/>
          <w:rPrChange w:id="2081" w:author="Guilherme Pessoa-Amorim [2]" w:date="2021-11-16T13:46:00Z">
            <w:rPr/>
          </w:rPrChange>
        </w:rPr>
        <w:t xml:space="preserve">The </w:t>
      </w:r>
      <w:del w:id="2082" w:author="Guilherme Pessoa-Amorim [2]" w:date="2021-11-15T13:02:00Z">
        <w:r w:rsidRPr="00D9517A" w:rsidDel="00EB56F0">
          <w:rPr>
            <w:rFonts w:ascii="Mulish" w:hAnsi="Mulish"/>
            <w:sz w:val="22"/>
            <w:rPrChange w:id="2083" w:author="Guilherme Pessoa-Amorim [2]" w:date="2021-11-16T13:46:00Z">
              <w:rPr/>
            </w:rPrChange>
          </w:rPr>
          <w:delText xml:space="preserve">Prescribing </w:delText>
        </w:r>
      </w:del>
      <w:ins w:id="2084" w:author="Guilherme Pessoa-Amorim [2]" w:date="2021-11-15T13:02:00Z">
        <w:r w:rsidR="00EB56F0" w:rsidRPr="00D9517A">
          <w:rPr>
            <w:rFonts w:ascii="Mulish" w:hAnsi="Mulish"/>
            <w:sz w:val="22"/>
            <w:rPrChange w:id="2085" w:author="Guilherme Pessoa-Amorim [2]" w:date="2021-11-16T13:46:00Z">
              <w:rPr/>
            </w:rPrChange>
          </w:rPr>
          <w:t xml:space="preserve">GP </w:t>
        </w:r>
      </w:ins>
      <w:r w:rsidRPr="00D9517A">
        <w:rPr>
          <w:rFonts w:ascii="Mulish" w:hAnsi="Mulish"/>
          <w:sz w:val="22"/>
          <w:rPrChange w:id="2086" w:author="Guilherme Pessoa-Amorim [2]" w:date="2021-11-16T13:46:00Z">
            <w:rPr/>
          </w:rPrChange>
        </w:rPr>
        <w:t>dataset is provided as a sub</w:t>
      </w:r>
      <w:ins w:id="2087" w:author="Guilherme Pessoa-Amorim [2]" w:date="2021-11-15T11:51:00Z">
        <w:r w:rsidR="000B7425" w:rsidRPr="00D9517A">
          <w:rPr>
            <w:rFonts w:ascii="Mulish" w:hAnsi="Mulish"/>
            <w:sz w:val="22"/>
            <w:rPrChange w:id="2088" w:author="Guilherme Pessoa-Amorim [2]" w:date="2021-11-16T13:46:00Z">
              <w:rPr/>
            </w:rPrChange>
          </w:rPr>
          <w:t>-</w:t>
        </w:r>
      </w:ins>
      <w:r w:rsidRPr="00D9517A">
        <w:rPr>
          <w:rFonts w:ascii="Mulish" w:hAnsi="Mulish"/>
          <w:sz w:val="22"/>
          <w:rPrChange w:id="2089" w:author="Guilherme Pessoa-Amorim [2]" w:date="2021-11-16T13:46:00Z">
            <w:rPr/>
          </w:rPrChange>
        </w:rPr>
        <w:t>product of the General Practice Extraction Service (GPES).</w:t>
      </w:r>
      <w:r w:rsidR="00BE3377" w:rsidRPr="00D9517A">
        <w:rPr>
          <w:rFonts w:ascii="Mulish" w:hAnsi="Mulish"/>
          <w:sz w:val="22"/>
          <w:rPrChange w:id="2090" w:author="Guilherme Pessoa-Amorim [2]" w:date="2021-11-16T13:46:00Z">
            <w:rPr/>
          </w:rPrChange>
        </w:rPr>
        <w:fldChar w:fldCharType="begin"/>
      </w:r>
      <w:r w:rsidR="00BC3133" w:rsidRPr="00D9517A">
        <w:rPr>
          <w:rFonts w:ascii="Mulish" w:hAnsi="Mulish"/>
          <w:sz w:val="22"/>
          <w:rPrChange w:id="2091" w:author="Guilherme Pessoa-Amorim [2]" w:date="2021-11-16T13:46:00Z">
            <w:rPr/>
          </w:rPrChange>
        </w:rPr>
        <w:instrText xml:space="preserve"> ADDIN ZOTERO_ITEM CSL_CITATION {"citationID":"gAFxzNgE","properties":{"formattedCitation":"\\super 2\\nosupersub{}","plainCitation":"2","noteIndex":0},"citationItems":[{"id":15347,"uris":["http://zotero.org/users/5813034/items/T84VV7KR"],"uri":["http://zotero.org/users/5813034/items/T84VV7KR"],"itemData":{"id":15347,"type":"webpage","title":"General Practice Extraction Service","URL":"https://digital.nhs.uk/services/general-practice-extraction-service","author":[{"literal":"NHS Digital"}],"accessed":{"date-parts":[["2021",9,21]]},"issued":{"date-parts":[["2021",9,13]]}}}],"schema":"https://github.com/citation-style-language/schema/raw/master/csl-citation.json"} </w:instrText>
      </w:r>
      <w:r w:rsidR="00BE3377" w:rsidRPr="00D9517A">
        <w:rPr>
          <w:rFonts w:ascii="Mulish" w:hAnsi="Mulish"/>
          <w:sz w:val="22"/>
          <w:rPrChange w:id="2092" w:author="Guilherme Pessoa-Amorim [2]" w:date="2021-11-16T13:46:00Z">
            <w:rPr/>
          </w:rPrChange>
        </w:rPr>
        <w:fldChar w:fldCharType="separate"/>
      </w:r>
      <w:r w:rsidR="00BC3133" w:rsidRPr="00D9517A">
        <w:rPr>
          <w:rFonts w:ascii="Mulish" w:hAnsi="Mulish" w:cs="Calibri"/>
          <w:sz w:val="22"/>
          <w:vertAlign w:val="superscript"/>
          <w:rPrChange w:id="2093" w:author="Guilherme Pessoa-Amorim [2]" w:date="2021-11-16T13:46:00Z">
            <w:rPr>
              <w:rFonts w:ascii="Calibri" w:hAnsi="Calibri" w:cs="Calibri"/>
              <w:vertAlign w:val="superscript"/>
            </w:rPr>
          </w:rPrChange>
        </w:rPr>
        <w:t>2</w:t>
      </w:r>
      <w:r w:rsidR="00BE3377" w:rsidRPr="00D9517A">
        <w:rPr>
          <w:rFonts w:ascii="Mulish" w:hAnsi="Mulish"/>
          <w:sz w:val="22"/>
          <w:rPrChange w:id="2094" w:author="Guilherme Pessoa-Amorim [2]" w:date="2021-11-16T13:46:00Z">
            <w:rPr/>
          </w:rPrChange>
        </w:rPr>
        <w:fldChar w:fldCharType="end"/>
      </w:r>
      <w:r w:rsidRPr="00D9517A">
        <w:rPr>
          <w:rFonts w:ascii="Mulish" w:hAnsi="Mulish"/>
          <w:sz w:val="22"/>
          <w:rPrChange w:id="2095" w:author="Guilherme Pessoa-Amorim [2]" w:date="2021-11-16T13:46:00Z">
            <w:rPr/>
          </w:rPrChange>
        </w:rPr>
        <w:t xml:space="preserve"> GPES is a system operated by NHS Digital that regularly extracts data from GP practices in England for several purposes, namely reimbursement. </w:t>
      </w:r>
    </w:p>
    <w:p w14:paraId="54703959" w14:textId="77777777" w:rsidR="00C653CB" w:rsidRPr="00D9517A" w:rsidRDefault="00C653CB">
      <w:pPr>
        <w:spacing w:line="360" w:lineRule="auto"/>
        <w:jc w:val="both"/>
        <w:rPr>
          <w:rFonts w:ascii="Mulish" w:hAnsi="Mulish"/>
          <w:sz w:val="22"/>
          <w:rPrChange w:id="2096" w:author="Guilherme Pessoa-Amorim [2]" w:date="2021-11-16T13:46:00Z">
            <w:rPr/>
          </w:rPrChange>
        </w:rPr>
        <w:pPrChange w:id="2097" w:author="Guilherme Pessoa-Amorim [2]" w:date="2021-11-15T13:07:00Z">
          <w:pPr>
            <w:jc w:val="both"/>
          </w:pPr>
        </w:pPrChange>
      </w:pPr>
    </w:p>
    <w:p w14:paraId="5F631435" w14:textId="0F01B6CD" w:rsidR="00965A0E" w:rsidRPr="00D9517A" w:rsidRDefault="00965A0E">
      <w:pPr>
        <w:spacing w:line="360" w:lineRule="auto"/>
        <w:jc w:val="both"/>
        <w:rPr>
          <w:rFonts w:ascii="Mulish" w:hAnsi="Mulish"/>
          <w:sz w:val="22"/>
          <w:rPrChange w:id="2098" w:author="Guilherme Pessoa-Amorim [2]" w:date="2021-11-16T13:46:00Z">
            <w:rPr/>
          </w:rPrChange>
        </w:rPr>
        <w:pPrChange w:id="2099" w:author="Guilherme Pessoa-Amorim [2]" w:date="2021-11-15T13:07:00Z">
          <w:pPr>
            <w:jc w:val="both"/>
          </w:pPr>
        </w:pPrChange>
      </w:pPr>
      <w:r w:rsidRPr="00D9517A">
        <w:rPr>
          <w:rFonts w:ascii="Mulish" w:hAnsi="Mulish"/>
          <w:sz w:val="22"/>
          <w:rPrChange w:id="2100" w:author="Guilherme Pessoa-Amorim [2]" w:date="2021-11-16T13:46:00Z">
            <w:rPr/>
          </w:rPrChange>
        </w:rPr>
        <w:t xml:space="preserve">Rather than a complete extraction of all the information contained in primary care, GPES </w:t>
      </w:r>
      <w:r w:rsidR="0064743D" w:rsidRPr="00D9517A">
        <w:rPr>
          <w:rFonts w:ascii="Mulish" w:hAnsi="Mulish"/>
          <w:sz w:val="22"/>
          <w:rPrChange w:id="2101" w:author="Guilherme Pessoa-Amorim [2]" w:date="2021-11-16T13:46:00Z">
            <w:rPr/>
          </w:rPrChange>
        </w:rPr>
        <w:t>performs data extracts</w:t>
      </w:r>
      <w:r w:rsidRPr="00D9517A">
        <w:rPr>
          <w:rFonts w:ascii="Mulish" w:hAnsi="Mulish"/>
          <w:sz w:val="22"/>
          <w:rPrChange w:id="2102" w:author="Guilherme Pessoa-Amorim [2]" w:date="2021-11-16T13:46:00Z">
            <w:rPr/>
          </w:rPrChange>
        </w:rPr>
        <w:t xml:space="preserve"> relating to </w:t>
      </w:r>
      <w:r w:rsidR="0064743D" w:rsidRPr="00D9517A">
        <w:rPr>
          <w:rFonts w:ascii="Mulish" w:hAnsi="Mulish"/>
          <w:sz w:val="22"/>
          <w:rPrChange w:id="2103" w:author="Guilherme Pessoa-Amorim [2]" w:date="2021-11-16T13:46:00Z">
            <w:rPr/>
          </w:rPrChange>
        </w:rPr>
        <w:t xml:space="preserve">specific </w:t>
      </w:r>
      <w:r w:rsidRPr="00D9517A">
        <w:rPr>
          <w:rFonts w:ascii="Mulish" w:hAnsi="Mulish"/>
          <w:sz w:val="22"/>
          <w:rPrChange w:id="2104" w:author="Guilherme Pessoa-Amorim [2]" w:date="2021-11-16T13:46:00Z">
            <w:rPr/>
          </w:rPrChange>
        </w:rPr>
        <w:t xml:space="preserve">clusters of interest, such as specific conditions, medications, and clinical care pathways. The GPES export comprises about 450 different clusters, which are built of approximately 50,000 individual </w:t>
      </w:r>
      <w:r w:rsidR="0064743D" w:rsidRPr="00D9517A">
        <w:rPr>
          <w:rFonts w:ascii="Mulish" w:hAnsi="Mulish"/>
          <w:sz w:val="22"/>
          <w:rPrChange w:id="2105" w:author="Guilherme Pessoa-Amorim [2]" w:date="2021-11-16T13:46:00Z">
            <w:rPr/>
          </w:rPrChange>
        </w:rPr>
        <w:t xml:space="preserve">SNOMED </w:t>
      </w:r>
      <w:r w:rsidRPr="00D9517A">
        <w:rPr>
          <w:rFonts w:ascii="Mulish" w:hAnsi="Mulish"/>
          <w:sz w:val="22"/>
          <w:rPrChange w:id="2106" w:author="Guilherme Pessoa-Amorim [2]" w:date="2021-11-16T13:46:00Z">
            <w:rPr/>
          </w:rPrChange>
        </w:rPr>
        <w:t>codes use</w:t>
      </w:r>
      <w:r w:rsidR="0064743D" w:rsidRPr="00D9517A">
        <w:rPr>
          <w:rFonts w:ascii="Mulish" w:hAnsi="Mulish"/>
          <w:sz w:val="22"/>
          <w:rPrChange w:id="2107" w:author="Guilherme Pessoa-Amorim [2]" w:date="2021-11-16T13:46:00Z">
            <w:rPr/>
          </w:rPrChange>
        </w:rPr>
        <w:t>d in the</w:t>
      </w:r>
      <w:r w:rsidRPr="00D9517A">
        <w:rPr>
          <w:rFonts w:ascii="Mulish" w:hAnsi="Mulish"/>
          <w:sz w:val="22"/>
          <w:rPrChange w:id="2108" w:author="Guilherme Pessoa-Amorim [2]" w:date="2021-11-16T13:46:00Z">
            <w:rPr/>
          </w:rPrChange>
        </w:rPr>
        <w:t xml:space="preserve">  extraction</w:t>
      </w:r>
      <w:r w:rsidR="0064743D" w:rsidRPr="00D9517A">
        <w:rPr>
          <w:rFonts w:ascii="Mulish" w:hAnsi="Mulish"/>
          <w:sz w:val="22"/>
          <w:rPrChange w:id="2109" w:author="Guilherme Pessoa-Amorim [2]" w:date="2021-11-16T13:46:00Z">
            <w:rPr/>
          </w:rPrChange>
        </w:rPr>
        <w:t xml:space="preserve"> process</w:t>
      </w:r>
      <w:r w:rsidRPr="00D9517A">
        <w:rPr>
          <w:rFonts w:ascii="Mulish" w:hAnsi="Mulish"/>
          <w:sz w:val="22"/>
          <w:rPrChange w:id="2110" w:author="Guilherme Pessoa-Amorim [2]" w:date="2021-11-16T13:46:00Z">
            <w:rPr/>
          </w:rPrChange>
        </w:rPr>
        <w:t>.</w:t>
      </w:r>
      <w:r w:rsidR="00BE3377" w:rsidRPr="00D9517A">
        <w:rPr>
          <w:rFonts w:ascii="Mulish" w:hAnsi="Mulish"/>
          <w:sz w:val="22"/>
          <w:rPrChange w:id="2111" w:author="Guilherme Pessoa-Amorim [2]" w:date="2021-11-16T13:46:00Z">
            <w:rPr/>
          </w:rPrChange>
        </w:rPr>
        <w:fldChar w:fldCharType="begin"/>
      </w:r>
      <w:r w:rsidR="00BC3133" w:rsidRPr="00D9517A">
        <w:rPr>
          <w:rFonts w:ascii="Mulish" w:hAnsi="Mulish"/>
          <w:sz w:val="22"/>
          <w:rPrChange w:id="2112" w:author="Guilherme Pessoa-Amorim [2]" w:date="2021-11-16T13:46:00Z">
            <w:rPr/>
          </w:rPrChange>
        </w:rPr>
        <w:instrText xml:space="preserve"> ADDIN ZOTERO_ITEM CSL_CITATION {"citationID":"LQ6nJSUG","properties":{"formattedCitation":"\\super 3\\nosupersub{}","plainCitation":"3","noteIndex":0},"citationItems":[{"id":15342,"uris":["http://zotero.org/users/5813034/items/JYPPWZIA"],"uri":["http://zotero.org/users/5813034/items/JYPPWZIA"],"itemData":{"id":15342,"type":"webpage","title":"GPES data for pandemic planning and research (COVID-19)","URL":"https://digital.nhs.uk/coronavirus/gpes-data-for-pandemic-planning-and-research","author":[{"literal":"NHS Digital"}],"accessed":{"date-parts":[["2021",9,21]]},"issued":{"date-parts":[["2021",9,20]]}}}],"schema":"https://github.com/citation-style-language/schema/raw/master/csl-citation.json"} </w:instrText>
      </w:r>
      <w:r w:rsidR="00BE3377" w:rsidRPr="00D9517A">
        <w:rPr>
          <w:rFonts w:ascii="Mulish" w:hAnsi="Mulish"/>
          <w:sz w:val="22"/>
          <w:rPrChange w:id="2113" w:author="Guilherme Pessoa-Amorim [2]" w:date="2021-11-16T13:46:00Z">
            <w:rPr/>
          </w:rPrChange>
        </w:rPr>
        <w:fldChar w:fldCharType="separate"/>
      </w:r>
      <w:r w:rsidR="00BC3133" w:rsidRPr="00D9517A">
        <w:rPr>
          <w:rFonts w:ascii="Mulish" w:hAnsi="Mulish" w:cs="Calibri"/>
          <w:sz w:val="22"/>
          <w:vertAlign w:val="superscript"/>
          <w:rPrChange w:id="2114" w:author="Guilherme Pessoa-Amorim [2]" w:date="2021-11-16T13:46:00Z">
            <w:rPr>
              <w:rFonts w:ascii="Calibri" w:hAnsi="Calibri" w:cs="Calibri"/>
              <w:vertAlign w:val="superscript"/>
            </w:rPr>
          </w:rPrChange>
        </w:rPr>
        <w:t>3</w:t>
      </w:r>
      <w:r w:rsidR="00BE3377" w:rsidRPr="00D9517A">
        <w:rPr>
          <w:rFonts w:ascii="Mulish" w:hAnsi="Mulish"/>
          <w:sz w:val="22"/>
          <w:rPrChange w:id="2115" w:author="Guilherme Pessoa-Amorim [2]" w:date="2021-11-16T13:46:00Z">
            <w:rPr/>
          </w:rPrChange>
        </w:rPr>
        <w:fldChar w:fldCharType="end"/>
      </w:r>
      <w:r w:rsidR="0090421B" w:rsidRPr="00D9517A">
        <w:rPr>
          <w:rFonts w:ascii="Mulish" w:hAnsi="Mulish"/>
          <w:sz w:val="22"/>
          <w:rPrChange w:id="2116" w:author="Guilherme Pessoa-Amorim [2]" w:date="2021-11-16T13:46:00Z">
            <w:rPr/>
          </w:rPrChange>
        </w:rPr>
        <w:t xml:space="preserve"> This dataset has no specified lookback period.</w:t>
      </w:r>
      <w:r w:rsidR="0064743D" w:rsidRPr="00D9517A">
        <w:rPr>
          <w:rFonts w:ascii="Mulish" w:hAnsi="Mulish"/>
          <w:sz w:val="22"/>
          <w:rPrChange w:id="2117" w:author="Guilherme Pessoa-Amorim [2]" w:date="2021-11-16T13:46:00Z">
            <w:rPr/>
          </w:rPrChange>
        </w:rPr>
        <w:t xml:space="preserve"> Given the novelty of dataset this, its features and structure will be described as part of this project.</w:t>
      </w:r>
    </w:p>
    <w:p w14:paraId="399D0D90" w14:textId="591E11A5" w:rsidR="006844A9" w:rsidRPr="00D9517A" w:rsidRDefault="006844A9">
      <w:pPr>
        <w:spacing w:line="360" w:lineRule="auto"/>
        <w:rPr>
          <w:rFonts w:ascii="Mulish" w:hAnsi="Mulish"/>
          <w:b/>
          <w:bCs/>
          <w:sz w:val="22"/>
          <w:rPrChange w:id="2118" w:author="Guilherme Pessoa-Amorim [2]" w:date="2021-11-16T13:46:00Z">
            <w:rPr>
              <w:b/>
              <w:bCs/>
            </w:rPr>
          </w:rPrChange>
        </w:rPr>
        <w:pPrChange w:id="2119" w:author="Guilherme Pessoa-Amorim [2]" w:date="2021-11-15T13:07:00Z">
          <w:pPr/>
        </w:pPrChange>
      </w:pPr>
    </w:p>
    <w:p w14:paraId="7197D9F4" w14:textId="1C162042" w:rsidR="006844A9" w:rsidRPr="00D9517A" w:rsidRDefault="00965A0E">
      <w:pPr>
        <w:pStyle w:val="Heading5"/>
        <w:spacing w:line="360" w:lineRule="auto"/>
        <w:rPr>
          <w:rFonts w:ascii="Mulish" w:hAnsi="Mulish"/>
          <w:sz w:val="22"/>
          <w:rPrChange w:id="2120" w:author="Guilherme Pessoa-Amorim [2]" w:date="2021-11-16T13:46:00Z">
            <w:rPr/>
          </w:rPrChange>
        </w:rPr>
        <w:pPrChange w:id="2121" w:author="Guilherme Pessoa-Amorim [2]" w:date="2021-11-15T13:07:00Z">
          <w:pPr>
            <w:pStyle w:val="Heading4"/>
          </w:pPr>
        </w:pPrChange>
      </w:pPr>
      <w:r w:rsidRPr="00D9517A">
        <w:rPr>
          <w:rFonts w:ascii="Mulish" w:hAnsi="Mulish"/>
          <w:sz w:val="22"/>
          <w:rPrChange w:id="2122" w:author="Guilherme Pessoa-Amorim [2]" w:date="2021-11-16T13:46:00Z">
            <w:rPr/>
          </w:rPrChange>
        </w:rPr>
        <w:t>The Dispensing dataset</w:t>
      </w:r>
    </w:p>
    <w:p w14:paraId="7DC8D239" w14:textId="77777777" w:rsidR="0023604F" w:rsidRPr="00D9517A" w:rsidRDefault="0023604F">
      <w:pPr>
        <w:spacing w:line="360" w:lineRule="auto"/>
        <w:jc w:val="both"/>
        <w:rPr>
          <w:rFonts w:ascii="Mulish" w:hAnsi="Mulish"/>
          <w:sz w:val="22"/>
          <w:rPrChange w:id="2123" w:author="Guilherme Pessoa-Amorim [2]" w:date="2021-11-16T13:46:00Z">
            <w:rPr/>
          </w:rPrChange>
        </w:rPr>
        <w:pPrChange w:id="2124" w:author="Guilherme Pessoa-Amorim [2]" w:date="2021-11-15T13:07:00Z">
          <w:pPr>
            <w:jc w:val="both"/>
          </w:pPr>
        </w:pPrChange>
      </w:pPr>
    </w:p>
    <w:p w14:paraId="43C474D9" w14:textId="2F166194" w:rsidR="00C653CB" w:rsidRPr="00D9517A" w:rsidRDefault="00965A0E">
      <w:pPr>
        <w:spacing w:line="360" w:lineRule="auto"/>
        <w:jc w:val="both"/>
        <w:rPr>
          <w:rFonts w:ascii="Mulish" w:hAnsi="Mulish"/>
          <w:sz w:val="22"/>
          <w:rPrChange w:id="2125" w:author="Guilherme Pessoa-Amorim [2]" w:date="2021-11-16T13:46:00Z">
            <w:rPr/>
          </w:rPrChange>
        </w:rPr>
        <w:pPrChange w:id="2126" w:author="Guilherme Pessoa-Amorim [2]" w:date="2021-11-15T13:07:00Z">
          <w:pPr>
            <w:jc w:val="both"/>
          </w:pPr>
        </w:pPrChange>
      </w:pPr>
      <w:r w:rsidRPr="00D9517A">
        <w:rPr>
          <w:rFonts w:ascii="Mulish" w:hAnsi="Mulish"/>
          <w:sz w:val="22"/>
          <w:rPrChange w:id="2127" w:author="Guilherme Pessoa-Amorim [2]" w:date="2021-11-16T13:46:00Z">
            <w:rPr/>
          </w:rPrChange>
        </w:rPr>
        <w:t xml:space="preserve">The Dispensing dataset </w:t>
      </w:r>
      <w:r w:rsidR="00C653CB" w:rsidRPr="00D9517A">
        <w:rPr>
          <w:rFonts w:ascii="Mulish" w:hAnsi="Mulish"/>
          <w:sz w:val="22"/>
          <w:rPrChange w:id="2128" w:author="Guilherme Pessoa-Amorim [2]" w:date="2021-11-16T13:46:00Z">
            <w:rPr/>
          </w:rPrChange>
        </w:rPr>
        <w:t xml:space="preserve">is </w:t>
      </w:r>
      <w:r w:rsidR="0090421B" w:rsidRPr="00D9517A">
        <w:rPr>
          <w:rFonts w:ascii="Mulish" w:hAnsi="Mulish"/>
          <w:sz w:val="22"/>
          <w:rPrChange w:id="2129" w:author="Guilherme Pessoa-Amorim [2]" w:date="2021-11-16T13:46:00Z">
            <w:rPr/>
          </w:rPrChange>
        </w:rPr>
        <w:t>maintained and provided</w:t>
      </w:r>
      <w:r w:rsidR="00C653CB" w:rsidRPr="00D9517A">
        <w:rPr>
          <w:rFonts w:ascii="Mulish" w:hAnsi="Mulish"/>
          <w:sz w:val="22"/>
          <w:rPrChange w:id="2130" w:author="Guilherme Pessoa-Amorim [2]" w:date="2021-11-16T13:46:00Z">
            <w:rPr/>
          </w:rPrChange>
        </w:rPr>
        <w:t xml:space="preserve"> by NHS Digital using data </w:t>
      </w:r>
      <w:r w:rsidR="0090421B" w:rsidRPr="00D9517A">
        <w:rPr>
          <w:rFonts w:ascii="Mulish" w:hAnsi="Mulish"/>
          <w:sz w:val="22"/>
          <w:rPrChange w:id="2131" w:author="Guilherme Pessoa-Amorim [2]" w:date="2021-11-16T13:46:00Z">
            <w:rPr/>
          </w:rPrChange>
        </w:rPr>
        <w:t>generated by</w:t>
      </w:r>
      <w:r w:rsidR="00C653CB" w:rsidRPr="00D9517A">
        <w:rPr>
          <w:rFonts w:ascii="Mulish" w:hAnsi="Mulish"/>
          <w:sz w:val="22"/>
          <w:rPrChange w:id="2132" w:author="Guilherme Pessoa-Amorim [2]" w:date="2021-11-16T13:46:00Z">
            <w:rPr/>
          </w:rPrChange>
        </w:rPr>
        <w:t xml:space="preserve"> NHSBSA as a collection of electronic and paper prescriptions submitted for reimbursement each month</w:t>
      </w:r>
      <w:r w:rsidR="0090421B" w:rsidRPr="00D9517A">
        <w:rPr>
          <w:rFonts w:ascii="Mulish" w:hAnsi="Mulish"/>
          <w:sz w:val="22"/>
          <w:rPrChange w:id="2133" w:author="Guilherme Pessoa-Amorim [2]" w:date="2021-11-16T13:46:00Z">
            <w:rPr/>
          </w:rPrChange>
        </w:rPr>
        <w:t xml:space="preserve"> (</w:t>
      </w:r>
      <w:r w:rsidR="0064743D" w:rsidRPr="00D9517A">
        <w:rPr>
          <w:rFonts w:ascii="Mulish" w:hAnsi="Mulish"/>
          <w:sz w:val="22"/>
          <w:rPrChange w:id="2134" w:author="Guilherme Pessoa-Amorim [2]" w:date="2021-11-16T13:46:00Z">
            <w:rPr/>
          </w:rPrChange>
        </w:rPr>
        <w:t>dating</w:t>
      </w:r>
      <w:r w:rsidR="0090421B" w:rsidRPr="00D9517A">
        <w:rPr>
          <w:rFonts w:ascii="Mulish" w:hAnsi="Mulish"/>
          <w:sz w:val="22"/>
          <w:rPrChange w:id="2135" w:author="Guilherme Pessoa-Amorim [2]" w:date="2021-11-16T13:46:00Z">
            <w:rPr/>
          </w:rPrChange>
        </w:rPr>
        <w:t xml:space="preserve"> back to April 2018)</w:t>
      </w:r>
      <w:r w:rsidR="00C653CB" w:rsidRPr="00D9517A">
        <w:rPr>
          <w:rFonts w:ascii="Mulish" w:hAnsi="Mulish"/>
          <w:sz w:val="22"/>
          <w:rPrChange w:id="2136" w:author="Guilherme Pessoa-Amorim [2]" w:date="2021-11-16T13:46:00Z">
            <w:rPr/>
          </w:rPrChange>
        </w:rPr>
        <w:t>.</w:t>
      </w:r>
      <w:r w:rsidR="00BE3377" w:rsidRPr="00D9517A">
        <w:rPr>
          <w:rFonts w:ascii="Mulish" w:hAnsi="Mulish"/>
          <w:sz w:val="22"/>
          <w:rPrChange w:id="2137" w:author="Guilherme Pessoa-Amorim [2]" w:date="2021-11-16T13:46:00Z">
            <w:rPr/>
          </w:rPrChange>
        </w:rPr>
        <w:fldChar w:fldCharType="begin"/>
      </w:r>
      <w:r w:rsidR="00BC3133" w:rsidRPr="00D9517A">
        <w:rPr>
          <w:rFonts w:ascii="Mulish" w:hAnsi="Mulish"/>
          <w:sz w:val="22"/>
          <w:rPrChange w:id="2138" w:author="Guilherme Pessoa-Amorim [2]" w:date="2021-11-16T13:46:00Z">
            <w:rPr/>
          </w:rPrChange>
        </w:rPr>
        <w:instrText xml:space="preserve"> ADDIN ZOTERO_ITEM CSL_CITATION {"citationID":"qDQEnMFo","properties":{"formattedCitation":"\\super 4\\nosupersub{}","plainCitation":"4","noteIndex":0},"citationItems":[{"id":1370,"uris":["http://zotero.org/users/5813034/items/XA2FAHQF"],"uri":["http://zotero.org/users/5813034/items/XA2FAHQF"],"itemData":{"id":1370,"type":"post-weblog","title":"Dispensing data","URL":"https://www.nhsbsa.nhs.uk/prescription-data/dispensing-data","author":[{"family":"NHSBSA","given":""}],"accessed":{"date-parts":[["2019",10,26]]}}}],"schema":"https://github.com/citation-style-language/schema/raw/master/csl-citation.json"} </w:instrText>
      </w:r>
      <w:r w:rsidR="00BE3377" w:rsidRPr="00D9517A">
        <w:rPr>
          <w:rFonts w:ascii="Mulish" w:hAnsi="Mulish"/>
          <w:sz w:val="22"/>
          <w:rPrChange w:id="2139" w:author="Guilherme Pessoa-Amorim [2]" w:date="2021-11-16T13:46:00Z">
            <w:rPr/>
          </w:rPrChange>
        </w:rPr>
        <w:fldChar w:fldCharType="separate"/>
      </w:r>
      <w:r w:rsidR="00BC3133" w:rsidRPr="00D9517A">
        <w:rPr>
          <w:rFonts w:ascii="Mulish" w:hAnsi="Mulish" w:cs="Calibri"/>
          <w:sz w:val="22"/>
          <w:vertAlign w:val="superscript"/>
          <w:rPrChange w:id="2140" w:author="Guilherme Pessoa-Amorim [2]" w:date="2021-11-16T13:46:00Z">
            <w:rPr>
              <w:rFonts w:ascii="Calibri" w:hAnsi="Calibri" w:cs="Calibri"/>
              <w:vertAlign w:val="superscript"/>
            </w:rPr>
          </w:rPrChange>
        </w:rPr>
        <w:t>4</w:t>
      </w:r>
      <w:r w:rsidR="00BE3377" w:rsidRPr="00D9517A">
        <w:rPr>
          <w:rFonts w:ascii="Mulish" w:hAnsi="Mulish"/>
          <w:sz w:val="22"/>
          <w:rPrChange w:id="2141" w:author="Guilherme Pessoa-Amorim [2]" w:date="2021-11-16T13:46:00Z">
            <w:rPr/>
          </w:rPrChange>
        </w:rPr>
        <w:fldChar w:fldCharType="end"/>
      </w:r>
      <w:r w:rsidR="00C653CB" w:rsidRPr="00D9517A">
        <w:rPr>
          <w:rFonts w:ascii="Mulish" w:hAnsi="Mulish"/>
          <w:sz w:val="22"/>
          <w:rPrChange w:id="2142" w:author="Guilherme Pessoa-Amorim [2]" w:date="2021-11-16T13:46:00Z">
            <w:rPr/>
          </w:rPrChange>
        </w:rPr>
        <w:t xml:space="preserve"> This includes medicines dispensed or supplied by community pharmacies, appliance contractors, and dispensing doctors in England, as well as: </w:t>
      </w:r>
    </w:p>
    <w:p w14:paraId="595BA448" w14:textId="77777777" w:rsidR="00C653CB" w:rsidRPr="00D9517A" w:rsidRDefault="00C653CB">
      <w:pPr>
        <w:pStyle w:val="ListParagraph"/>
        <w:numPr>
          <w:ilvl w:val="0"/>
          <w:numId w:val="16"/>
        </w:numPr>
        <w:spacing w:line="360" w:lineRule="auto"/>
        <w:ind w:left="709"/>
        <w:rPr>
          <w:rFonts w:ascii="Mulish" w:hAnsi="Mulish"/>
          <w:sz w:val="22"/>
          <w:rPrChange w:id="2143" w:author="Guilherme Pessoa-Amorim [2]" w:date="2021-11-16T13:46:00Z">
            <w:rPr/>
          </w:rPrChange>
        </w:rPr>
        <w:pPrChange w:id="2144" w:author="Guilherme Pessoa-Amorim [2]" w:date="2021-11-15T13:07:00Z">
          <w:pPr>
            <w:pStyle w:val="ListParagraph"/>
            <w:numPr>
              <w:numId w:val="16"/>
            </w:numPr>
            <w:ind w:left="709" w:hanging="360"/>
          </w:pPr>
        </w:pPrChange>
      </w:pPr>
      <w:r w:rsidRPr="00D9517A">
        <w:rPr>
          <w:rFonts w:ascii="Mulish" w:hAnsi="Mulish"/>
          <w:sz w:val="22"/>
          <w:rPrChange w:id="2145" w:author="Guilherme Pessoa-Amorim [2]" w:date="2021-11-16T13:46:00Z">
            <w:rPr/>
          </w:rPrChange>
        </w:rPr>
        <w:t>medicines submitted by prescribing doctors and personally administered in England</w:t>
      </w:r>
    </w:p>
    <w:p w14:paraId="7A51971D" w14:textId="7DFFC10B" w:rsidR="00C653CB" w:rsidRPr="00D9517A" w:rsidRDefault="00C653CB">
      <w:pPr>
        <w:pStyle w:val="ListParagraph"/>
        <w:numPr>
          <w:ilvl w:val="0"/>
          <w:numId w:val="16"/>
        </w:numPr>
        <w:spacing w:line="360" w:lineRule="auto"/>
        <w:ind w:left="709"/>
        <w:rPr>
          <w:rFonts w:ascii="Mulish" w:hAnsi="Mulish"/>
          <w:sz w:val="22"/>
          <w:rPrChange w:id="2146" w:author="Guilherme Pessoa-Amorim [2]" w:date="2021-11-16T13:46:00Z">
            <w:rPr/>
          </w:rPrChange>
        </w:rPr>
        <w:pPrChange w:id="2147" w:author="Guilherme Pessoa-Amorim [2]" w:date="2021-11-15T13:07:00Z">
          <w:pPr>
            <w:pStyle w:val="ListParagraph"/>
            <w:numPr>
              <w:numId w:val="16"/>
            </w:numPr>
            <w:ind w:left="709" w:hanging="360"/>
          </w:pPr>
        </w:pPrChange>
      </w:pPr>
      <w:r w:rsidRPr="00D9517A">
        <w:rPr>
          <w:rFonts w:ascii="Mulish" w:hAnsi="Mulish"/>
          <w:sz w:val="22"/>
          <w:rPrChange w:id="2148" w:author="Guilherme Pessoa-Amorim [2]" w:date="2021-11-16T13:46:00Z">
            <w:rPr/>
          </w:rPrChange>
        </w:rPr>
        <w:t>medicines prescribed in England but dispensed elsewhere in the UK</w:t>
      </w:r>
    </w:p>
    <w:p w14:paraId="133ED8AB" w14:textId="579DB39D" w:rsidR="00965A0E" w:rsidRPr="00D9517A" w:rsidRDefault="00C653CB">
      <w:pPr>
        <w:pStyle w:val="ListParagraph"/>
        <w:numPr>
          <w:ilvl w:val="0"/>
          <w:numId w:val="16"/>
        </w:numPr>
        <w:spacing w:line="360" w:lineRule="auto"/>
        <w:ind w:left="709"/>
        <w:rPr>
          <w:rFonts w:ascii="Mulish" w:hAnsi="Mulish"/>
          <w:sz w:val="22"/>
          <w:rPrChange w:id="2149" w:author="Guilherme Pessoa-Amorim [2]" w:date="2021-11-16T13:46:00Z">
            <w:rPr/>
          </w:rPrChange>
        </w:rPr>
        <w:pPrChange w:id="2150" w:author="Guilherme Pessoa-Amorim [2]" w:date="2021-11-15T13:07:00Z">
          <w:pPr>
            <w:pStyle w:val="ListParagraph"/>
            <w:numPr>
              <w:numId w:val="16"/>
            </w:numPr>
            <w:ind w:left="709" w:hanging="360"/>
          </w:pPr>
        </w:pPrChange>
      </w:pPr>
      <w:r w:rsidRPr="00D9517A">
        <w:rPr>
          <w:rFonts w:ascii="Mulish" w:hAnsi="Mulish"/>
          <w:sz w:val="22"/>
          <w:rPrChange w:id="2151" w:author="Guilherme Pessoa-Amorim [2]" w:date="2021-11-16T13:46:00Z">
            <w:rPr/>
          </w:rPrChange>
        </w:rPr>
        <w:t xml:space="preserve">medicines prescribed elsewhere in the UK but dispensed in England </w:t>
      </w:r>
    </w:p>
    <w:p w14:paraId="66CFF524" w14:textId="7C846B97" w:rsidR="00C653CB" w:rsidRPr="00D9517A" w:rsidRDefault="00C653CB">
      <w:pPr>
        <w:spacing w:line="360" w:lineRule="auto"/>
        <w:rPr>
          <w:rFonts w:ascii="Mulish" w:hAnsi="Mulish"/>
          <w:sz w:val="22"/>
          <w:rPrChange w:id="2152" w:author="Guilherme Pessoa-Amorim [2]" w:date="2021-11-16T13:46:00Z">
            <w:rPr/>
          </w:rPrChange>
        </w:rPr>
        <w:pPrChange w:id="2153" w:author="Guilherme Pessoa-Amorim [2]" w:date="2021-11-15T13:07:00Z">
          <w:pPr/>
        </w:pPrChange>
      </w:pPr>
    </w:p>
    <w:p w14:paraId="7F20811A" w14:textId="196246CB" w:rsidR="0064743D" w:rsidRPr="00D9517A" w:rsidRDefault="0064743D">
      <w:pPr>
        <w:spacing w:line="360" w:lineRule="auto"/>
        <w:rPr>
          <w:rFonts w:ascii="Mulish" w:hAnsi="Mulish"/>
          <w:sz w:val="22"/>
          <w:rPrChange w:id="2154" w:author="Guilherme Pessoa-Amorim [2]" w:date="2021-11-16T13:46:00Z">
            <w:rPr/>
          </w:rPrChange>
        </w:rPr>
        <w:pPrChange w:id="2155" w:author="Guilherme Pessoa-Amorim [2]" w:date="2021-11-15T13:07:00Z">
          <w:pPr/>
        </w:pPrChange>
      </w:pPr>
      <w:r w:rsidRPr="00D9517A">
        <w:rPr>
          <w:rFonts w:ascii="Mulish" w:hAnsi="Mulish"/>
          <w:sz w:val="22"/>
          <w:rPrChange w:id="2156" w:author="Guilherme Pessoa-Amorim [2]" w:date="2021-11-16T13:46:00Z">
            <w:rPr/>
          </w:rPrChange>
        </w:rPr>
        <w:t>The data includes prescriptions issued not only by general practitioners, but also community and hospital clinics, dentists, and community nursing services. Therefore, it is expected that this dataset will contain any medicine that was either prescribed anywhere in England, or dispensed in the community in England.</w:t>
      </w:r>
    </w:p>
    <w:p w14:paraId="11F8053F" w14:textId="77777777" w:rsidR="0064743D" w:rsidRPr="00D9517A" w:rsidRDefault="0064743D">
      <w:pPr>
        <w:spacing w:line="360" w:lineRule="auto"/>
        <w:rPr>
          <w:rFonts w:ascii="Mulish" w:hAnsi="Mulish"/>
          <w:sz w:val="22"/>
          <w:rPrChange w:id="2157" w:author="Guilherme Pessoa-Amorim [2]" w:date="2021-11-16T13:46:00Z">
            <w:rPr/>
          </w:rPrChange>
        </w:rPr>
        <w:pPrChange w:id="2158" w:author="Guilherme Pessoa-Amorim [2]" w:date="2021-11-15T13:07:00Z">
          <w:pPr/>
        </w:pPrChange>
      </w:pPr>
    </w:p>
    <w:p w14:paraId="4524202C" w14:textId="193CFAD3" w:rsidR="0064743D" w:rsidRPr="00D9517A" w:rsidRDefault="0064743D">
      <w:pPr>
        <w:spacing w:line="360" w:lineRule="auto"/>
        <w:rPr>
          <w:ins w:id="2159" w:author="Guilherme Pessoa-Amorim [2]" w:date="2021-11-15T11:47:00Z"/>
          <w:rFonts w:ascii="Mulish" w:hAnsi="Mulish"/>
          <w:sz w:val="22"/>
          <w:rPrChange w:id="2160" w:author="Guilherme Pessoa-Amorim [2]" w:date="2021-11-16T13:46:00Z">
            <w:rPr>
              <w:ins w:id="2161" w:author="Guilherme Pessoa-Amorim [2]" w:date="2021-11-15T11:47:00Z"/>
            </w:rPr>
          </w:rPrChange>
        </w:rPr>
        <w:pPrChange w:id="2162" w:author="Guilherme Pessoa-Amorim [2]" w:date="2021-11-15T13:07:00Z">
          <w:pPr/>
        </w:pPrChange>
      </w:pPr>
      <w:r w:rsidRPr="00D9517A">
        <w:rPr>
          <w:rFonts w:ascii="Mulish" w:hAnsi="Mulish"/>
          <w:sz w:val="22"/>
          <w:rPrChange w:id="2163" w:author="Guilherme Pessoa-Amorim [2]" w:date="2021-11-16T13:46:00Z">
            <w:rPr/>
          </w:rPrChange>
        </w:rPr>
        <w:t xml:space="preserve">Similarly to the </w:t>
      </w:r>
      <w:del w:id="2164" w:author="Guilherme Pessoa-Amorim [2]" w:date="2021-11-15T13:02:00Z">
        <w:r w:rsidRPr="00D9517A" w:rsidDel="00EB56F0">
          <w:rPr>
            <w:rFonts w:ascii="Mulish" w:hAnsi="Mulish"/>
            <w:sz w:val="22"/>
            <w:rPrChange w:id="2165" w:author="Guilherme Pessoa-Amorim [2]" w:date="2021-11-16T13:46:00Z">
              <w:rPr/>
            </w:rPrChange>
          </w:rPr>
          <w:delText xml:space="preserve">Prescribing </w:delText>
        </w:r>
      </w:del>
      <w:ins w:id="2166" w:author="Guilherme Pessoa-Amorim [2]" w:date="2021-11-15T13:02:00Z">
        <w:r w:rsidR="00EB56F0" w:rsidRPr="00D9517A">
          <w:rPr>
            <w:rFonts w:ascii="Mulish" w:hAnsi="Mulish"/>
            <w:sz w:val="22"/>
            <w:rPrChange w:id="2167" w:author="Guilherme Pessoa-Amorim [2]" w:date="2021-11-16T13:46:00Z">
              <w:rPr/>
            </w:rPrChange>
          </w:rPr>
          <w:t xml:space="preserve">GP </w:t>
        </w:r>
      </w:ins>
      <w:r w:rsidRPr="00D9517A">
        <w:rPr>
          <w:rFonts w:ascii="Mulish" w:hAnsi="Mulish"/>
          <w:sz w:val="22"/>
          <w:rPrChange w:id="2168" w:author="Guilherme Pessoa-Amorim [2]" w:date="2021-11-16T13:46:00Z">
            <w:rPr/>
          </w:rPrChange>
        </w:rPr>
        <w:t>dataset, the features and structure of the Dispensing dataset will be described as part of this project.</w:t>
      </w:r>
    </w:p>
    <w:p w14:paraId="486CBBFF" w14:textId="77777777" w:rsidR="000B7425" w:rsidRPr="00D9517A" w:rsidRDefault="000B7425">
      <w:pPr>
        <w:spacing w:line="360" w:lineRule="auto"/>
        <w:rPr>
          <w:rFonts w:ascii="Mulish" w:hAnsi="Mulish"/>
          <w:sz w:val="22"/>
          <w:rPrChange w:id="2169" w:author="Guilherme Pessoa-Amorim [2]" w:date="2021-11-16T13:46:00Z">
            <w:rPr/>
          </w:rPrChange>
        </w:rPr>
        <w:pPrChange w:id="2170" w:author="Guilherme Pessoa-Amorim [2]" w:date="2021-11-15T13:07:00Z">
          <w:pPr/>
        </w:pPrChange>
      </w:pPr>
    </w:p>
    <w:p w14:paraId="5561D986" w14:textId="6F9F3C7E" w:rsidR="00965A0E" w:rsidRPr="00D9517A" w:rsidRDefault="000B7425">
      <w:pPr>
        <w:pStyle w:val="Heading4"/>
        <w:spacing w:line="360" w:lineRule="auto"/>
        <w:rPr>
          <w:rFonts w:ascii="Mulish" w:hAnsi="Mulish"/>
          <w:sz w:val="22"/>
          <w:rPrChange w:id="2171" w:author="Guilherme Pessoa-Amorim [2]" w:date="2021-11-16T13:46:00Z">
            <w:rPr>
              <w:b/>
              <w:bCs/>
            </w:rPr>
          </w:rPrChange>
        </w:rPr>
        <w:pPrChange w:id="2172" w:author="Guilherme Pessoa-Amorim [2]" w:date="2021-11-15T13:07:00Z">
          <w:pPr/>
        </w:pPrChange>
      </w:pPr>
      <w:ins w:id="2173" w:author="Guilherme Pessoa-Amorim [2]" w:date="2021-11-15T11:46:00Z">
        <w:r w:rsidRPr="00D9517A">
          <w:rPr>
            <w:rFonts w:ascii="Mulish" w:hAnsi="Mulish"/>
            <w:sz w:val="22"/>
            <w:rPrChange w:id="2174" w:author="Guilherme Pessoa-Amorim [2]" w:date="2021-11-16T13:46:00Z">
              <w:rPr>
                <w:i/>
                <w:iCs/>
              </w:rPr>
            </w:rPrChange>
          </w:rPr>
          <w:lastRenderedPageBreak/>
          <w:t>Standard data sources</w:t>
        </w:r>
      </w:ins>
    </w:p>
    <w:p w14:paraId="4D8223D5" w14:textId="10A6F12B" w:rsidR="00BA301B" w:rsidRPr="00D9517A" w:rsidRDefault="00BA301B">
      <w:pPr>
        <w:pStyle w:val="Heading5"/>
        <w:spacing w:line="360" w:lineRule="auto"/>
        <w:rPr>
          <w:rFonts w:ascii="Mulish" w:hAnsi="Mulish"/>
          <w:sz w:val="22"/>
          <w:rPrChange w:id="2175" w:author="Guilherme Pessoa-Amorim [2]" w:date="2021-11-16T13:46:00Z">
            <w:rPr/>
          </w:rPrChange>
        </w:rPr>
        <w:pPrChange w:id="2176" w:author="Guilherme Pessoa-Amorim [2]" w:date="2021-11-15T13:07:00Z">
          <w:pPr>
            <w:pStyle w:val="Heading4"/>
          </w:pPr>
        </w:pPrChange>
      </w:pPr>
      <w:r w:rsidRPr="00D9517A">
        <w:rPr>
          <w:rFonts w:ascii="Mulish" w:hAnsi="Mulish"/>
          <w:sz w:val="22"/>
          <w:rPrChange w:id="2177" w:author="Guilherme Pessoa-Amorim [2]" w:date="2021-11-16T13:46:00Z">
            <w:rPr/>
          </w:rPrChange>
        </w:rPr>
        <w:t>Local general practice data (AMALFI)</w:t>
      </w:r>
    </w:p>
    <w:p w14:paraId="1D903C89" w14:textId="77777777" w:rsidR="0023604F" w:rsidRPr="00D9517A" w:rsidRDefault="0023604F">
      <w:pPr>
        <w:spacing w:line="360" w:lineRule="auto"/>
        <w:jc w:val="both"/>
        <w:rPr>
          <w:rFonts w:ascii="Mulish" w:hAnsi="Mulish"/>
          <w:sz w:val="22"/>
          <w:rPrChange w:id="2178" w:author="Guilherme Pessoa-Amorim [2]" w:date="2021-11-16T13:46:00Z">
            <w:rPr/>
          </w:rPrChange>
        </w:rPr>
        <w:pPrChange w:id="2179" w:author="Guilherme Pessoa-Amorim [2]" w:date="2021-11-15T13:07:00Z">
          <w:pPr>
            <w:jc w:val="both"/>
          </w:pPr>
        </w:pPrChange>
      </w:pPr>
    </w:p>
    <w:p w14:paraId="6F7EC474" w14:textId="0D0FB2EA" w:rsidR="00BA301B" w:rsidRPr="00D9517A" w:rsidRDefault="00BA301B">
      <w:pPr>
        <w:spacing w:line="360" w:lineRule="auto"/>
        <w:jc w:val="both"/>
        <w:rPr>
          <w:ins w:id="2180" w:author="Guilherme Pessoa-Amorim [2]" w:date="2021-11-15T11:47:00Z"/>
          <w:rFonts w:ascii="Mulish" w:hAnsi="Mulish"/>
          <w:sz w:val="22"/>
          <w:rPrChange w:id="2181" w:author="Guilherme Pessoa-Amorim [2]" w:date="2021-11-16T13:46:00Z">
            <w:rPr>
              <w:ins w:id="2182" w:author="Guilherme Pessoa-Amorim [2]" w:date="2021-11-15T11:47:00Z"/>
            </w:rPr>
          </w:rPrChange>
        </w:rPr>
        <w:pPrChange w:id="2183" w:author="Guilherme Pessoa-Amorim [2]" w:date="2021-11-15T13:07:00Z">
          <w:pPr>
            <w:jc w:val="both"/>
          </w:pPr>
        </w:pPrChange>
      </w:pPr>
      <w:r w:rsidRPr="00D9517A">
        <w:rPr>
          <w:rFonts w:ascii="Mulish" w:hAnsi="Mulish"/>
          <w:sz w:val="22"/>
          <w:rPrChange w:id="2184" w:author="Guilherme Pessoa-Amorim [2]" w:date="2021-11-16T13:46:00Z">
            <w:rPr/>
          </w:rPrChange>
        </w:rPr>
        <w:t>AMALFI is collecting data on medications and other features of interest from GP practices</w:t>
      </w:r>
      <w:r w:rsidR="0057275C" w:rsidRPr="00D9517A">
        <w:rPr>
          <w:rFonts w:ascii="Mulish" w:hAnsi="Mulish"/>
          <w:sz w:val="22"/>
          <w:rPrChange w:id="2185" w:author="Guilherme Pessoa-Amorim [2]" w:date="2021-11-16T13:46:00Z">
            <w:rPr/>
          </w:rPrChange>
        </w:rPr>
        <w:t xml:space="preserve">. </w:t>
      </w:r>
      <w:r w:rsidRPr="00D9517A">
        <w:rPr>
          <w:rFonts w:ascii="Mulish" w:hAnsi="Mulish"/>
          <w:sz w:val="22"/>
          <w:rPrChange w:id="2186" w:author="Guilherme Pessoa-Amorim [2]" w:date="2021-11-16T13:46:00Z">
            <w:rPr/>
          </w:rPrChange>
        </w:rPr>
        <w:t xml:space="preserve"> </w:t>
      </w:r>
      <w:r w:rsidR="0057275C" w:rsidRPr="00D9517A">
        <w:rPr>
          <w:rFonts w:ascii="Mulish" w:hAnsi="Mulish"/>
          <w:sz w:val="22"/>
          <w:rPrChange w:id="2187" w:author="Guilherme Pessoa-Amorim [2]" w:date="2021-11-16T13:46:00Z">
            <w:rPr/>
          </w:rPrChange>
        </w:rPr>
        <w:t xml:space="preserve">Similarly to the </w:t>
      </w:r>
      <w:del w:id="2188" w:author="Guilherme Pessoa-Amorim [2]" w:date="2021-11-15T13:02:00Z">
        <w:r w:rsidR="0057275C" w:rsidRPr="00D9517A" w:rsidDel="00EB56F0">
          <w:rPr>
            <w:rFonts w:ascii="Mulish" w:hAnsi="Mulish"/>
            <w:sz w:val="22"/>
            <w:rPrChange w:id="2189" w:author="Guilherme Pessoa-Amorim [2]" w:date="2021-11-16T13:46:00Z">
              <w:rPr/>
            </w:rPrChange>
          </w:rPr>
          <w:delText xml:space="preserve">Prescribing </w:delText>
        </w:r>
      </w:del>
      <w:ins w:id="2190" w:author="Guilherme Pessoa-Amorim [2]" w:date="2021-11-15T13:02:00Z">
        <w:r w:rsidR="00EB56F0" w:rsidRPr="00D9517A">
          <w:rPr>
            <w:rFonts w:ascii="Mulish" w:hAnsi="Mulish"/>
            <w:sz w:val="22"/>
            <w:rPrChange w:id="2191" w:author="Guilherme Pessoa-Amorim [2]" w:date="2021-11-16T13:46:00Z">
              <w:rPr/>
            </w:rPrChange>
          </w:rPr>
          <w:t xml:space="preserve">GP </w:t>
        </w:r>
      </w:ins>
      <w:r w:rsidR="0057275C" w:rsidRPr="00D9517A">
        <w:rPr>
          <w:rFonts w:ascii="Mulish" w:hAnsi="Mulish"/>
          <w:sz w:val="22"/>
          <w:rPrChange w:id="2192" w:author="Guilherme Pessoa-Amorim [2]" w:date="2021-11-16T13:46:00Z">
            <w:rPr/>
          </w:rPrChange>
        </w:rPr>
        <w:t xml:space="preserve">dataset, the GP data extract in AMALFI is not a direct copy of all the data entered in the electronic health record, but </w:t>
      </w:r>
      <w:r w:rsidRPr="00D9517A">
        <w:rPr>
          <w:rFonts w:ascii="Mulish" w:hAnsi="Mulish"/>
          <w:sz w:val="22"/>
          <w:rPrChange w:id="2193" w:author="Guilherme Pessoa-Amorim [2]" w:date="2021-11-16T13:46:00Z">
            <w:rPr/>
          </w:rPrChange>
        </w:rPr>
        <w:t xml:space="preserve">based on a pre-specified search query developed by experienced primary care physicians and focused on medications of interest to the trial. </w:t>
      </w:r>
      <w:r w:rsidR="0057275C" w:rsidRPr="00D9517A">
        <w:rPr>
          <w:rFonts w:ascii="Mulish" w:hAnsi="Mulish"/>
          <w:sz w:val="22"/>
          <w:rPrChange w:id="2194" w:author="Guilherme Pessoa-Amorim [2]" w:date="2021-11-16T13:46:00Z">
            <w:rPr/>
          </w:rPrChange>
        </w:rPr>
        <w:t xml:space="preserve">This search is created by compiling </w:t>
      </w:r>
      <w:r w:rsidR="00E75CD6" w:rsidRPr="00D9517A">
        <w:rPr>
          <w:rFonts w:ascii="Mulish" w:hAnsi="Mulish"/>
          <w:sz w:val="22"/>
          <w:rPrChange w:id="2195" w:author="Guilherme Pessoa-Amorim [2]" w:date="2021-11-16T13:46:00Z">
            <w:rPr/>
          </w:rPrChange>
        </w:rPr>
        <w:t xml:space="preserve">clinical codes and terms that represent a specific </w:t>
      </w:r>
      <w:r w:rsidR="0057275C" w:rsidRPr="00D9517A">
        <w:rPr>
          <w:rFonts w:ascii="Mulish" w:hAnsi="Mulish"/>
          <w:sz w:val="22"/>
          <w:rPrChange w:id="2196" w:author="Guilherme Pessoa-Amorim [2]" w:date="2021-11-16T13:46:00Z">
            <w:rPr/>
          </w:rPrChange>
        </w:rPr>
        <w:t>feature of interest into a group of individual queries</w:t>
      </w:r>
      <w:r w:rsidR="00E75CD6" w:rsidRPr="00D9517A">
        <w:rPr>
          <w:rFonts w:ascii="Mulish" w:hAnsi="Mulish"/>
          <w:sz w:val="22"/>
          <w:rPrChange w:id="2197" w:author="Guilherme Pessoa-Amorim [2]" w:date="2021-11-16T13:46:00Z">
            <w:rPr/>
          </w:rPrChange>
        </w:rPr>
        <w:t>, each represented by a collection of clinical codes; the system then returns</w:t>
      </w:r>
      <w:r w:rsidR="0057275C" w:rsidRPr="00D9517A">
        <w:rPr>
          <w:rFonts w:ascii="Mulish" w:hAnsi="Mulish"/>
          <w:sz w:val="22"/>
          <w:rPrChange w:id="2198" w:author="Guilherme Pessoa-Amorim [2]" w:date="2021-11-16T13:46:00Z">
            <w:rPr/>
          </w:rPrChange>
        </w:rPr>
        <w:t xml:space="preserve"> any </w:t>
      </w:r>
      <w:r w:rsidR="00E75CD6" w:rsidRPr="00D9517A">
        <w:rPr>
          <w:rFonts w:ascii="Mulish" w:hAnsi="Mulish"/>
          <w:sz w:val="22"/>
          <w:rPrChange w:id="2199" w:author="Guilherme Pessoa-Amorim [2]" w:date="2021-11-16T13:46:00Z">
            <w:rPr/>
          </w:rPrChange>
        </w:rPr>
        <w:t>records</w:t>
      </w:r>
      <w:r w:rsidR="0057275C" w:rsidRPr="00D9517A">
        <w:rPr>
          <w:rFonts w:ascii="Mulish" w:hAnsi="Mulish"/>
          <w:sz w:val="22"/>
          <w:rPrChange w:id="2200" w:author="Guilherme Pessoa-Amorim [2]" w:date="2021-11-16T13:46:00Z">
            <w:rPr/>
          </w:rPrChange>
        </w:rPr>
        <w:t xml:space="preserve"> matching the </w:t>
      </w:r>
      <w:r w:rsidR="00E75CD6" w:rsidRPr="00D9517A">
        <w:rPr>
          <w:rFonts w:ascii="Mulish" w:hAnsi="Mulish"/>
          <w:sz w:val="22"/>
          <w:rPrChange w:id="2201" w:author="Guilherme Pessoa-Amorim [2]" w:date="2021-11-16T13:46:00Z">
            <w:rPr/>
          </w:rPrChange>
        </w:rPr>
        <w:t>codes of interest</w:t>
      </w:r>
      <w:r w:rsidR="0064743D" w:rsidRPr="00D9517A">
        <w:rPr>
          <w:rFonts w:ascii="Mulish" w:hAnsi="Mulish"/>
          <w:sz w:val="22"/>
          <w:rPrChange w:id="2202" w:author="Guilherme Pessoa-Amorim [2]" w:date="2021-11-16T13:46:00Z">
            <w:rPr/>
          </w:rPrChange>
        </w:rPr>
        <w:t>,</w:t>
      </w:r>
      <w:r w:rsidR="00E75CD6" w:rsidRPr="00D9517A">
        <w:rPr>
          <w:rFonts w:ascii="Mulish" w:hAnsi="Mulish"/>
          <w:sz w:val="22"/>
          <w:rPrChange w:id="2203" w:author="Guilherme Pessoa-Amorim [2]" w:date="2021-11-16T13:46:00Z">
            <w:rPr/>
          </w:rPrChange>
        </w:rPr>
        <w:t xml:space="preserve"> grouped by query (e.g. aspirin, statins, insulins, etc). </w:t>
      </w:r>
      <w:r w:rsidRPr="00D9517A">
        <w:rPr>
          <w:rFonts w:ascii="Mulish" w:hAnsi="Mulish"/>
          <w:sz w:val="22"/>
          <w:rPrChange w:id="2204" w:author="Guilherme Pessoa-Amorim [2]" w:date="2021-11-16T13:46:00Z">
            <w:rPr/>
          </w:rPrChange>
        </w:rPr>
        <w:t>These data are direct extracts of the</w:t>
      </w:r>
      <w:r w:rsidR="00EB6650" w:rsidRPr="00D9517A">
        <w:rPr>
          <w:rFonts w:ascii="Mulish" w:hAnsi="Mulish"/>
          <w:sz w:val="22"/>
          <w:rPrChange w:id="2205" w:author="Guilherme Pessoa-Amorim [2]" w:date="2021-11-16T13:46:00Z">
            <w:rPr/>
          </w:rPrChange>
        </w:rPr>
        <w:t xml:space="preserve"> local</w:t>
      </w:r>
      <w:r w:rsidRPr="00D9517A">
        <w:rPr>
          <w:rFonts w:ascii="Mulish" w:hAnsi="Mulish"/>
          <w:sz w:val="22"/>
          <w:rPrChange w:id="2206" w:author="Guilherme Pessoa-Amorim [2]" w:date="2021-11-16T13:46:00Z">
            <w:rPr/>
          </w:rPrChange>
        </w:rPr>
        <w:t xml:space="preserve"> </w:t>
      </w:r>
      <w:r w:rsidR="0064743D" w:rsidRPr="00D9517A">
        <w:rPr>
          <w:rFonts w:ascii="Mulish" w:hAnsi="Mulish"/>
          <w:sz w:val="22"/>
          <w:rPrChange w:id="2207" w:author="Guilherme Pessoa-Amorim [2]" w:date="2021-11-16T13:46:00Z">
            <w:rPr/>
          </w:rPrChange>
        </w:rPr>
        <w:t>record</w:t>
      </w:r>
      <w:r w:rsidRPr="00D9517A">
        <w:rPr>
          <w:rFonts w:ascii="Mulish" w:hAnsi="Mulish"/>
          <w:sz w:val="22"/>
          <w:rPrChange w:id="2208" w:author="Guilherme Pessoa-Amorim [2]" w:date="2021-11-16T13:46:00Z">
            <w:rPr/>
          </w:rPrChange>
        </w:rPr>
        <w:t xml:space="preserve"> and </w:t>
      </w:r>
      <w:r w:rsidR="0057275C" w:rsidRPr="00D9517A">
        <w:rPr>
          <w:rFonts w:ascii="Mulish" w:hAnsi="Mulish"/>
          <w:sz w:val="22"/>
          <w:rPrChange w:id="2209" w:author="Guilherme Pessoa-Amorim [2]" w:date="2021-11-16T13:46:00Z">
            <w:rPr/>
          </w:rPrChange>
        </w:rPr>
        <w:t>can be</w:t>
      </w:r>
      <w:r w:rsidRPr="00D9517A">
        <w:rPr>
          <w:rFonts w:ascii="Mulish" w:hAnsi="Mulish"/>
          <w:sz w:val="22"/>
          <w:rPrChange w:id="2210" w:author="Guilherme Pessoa-Amorim [2]" w:date="2021-11-16T13:46:00Z">
            <w:rPr/>
          </w:rPrChange>
        </w:rPr>
        <w:t xml:space="preserve"> considered prescription </w:t>
      </w:r>
      <w:r w:rsidR="0057275C" w:rsidRPr="00D9517A">
        <w:rPr>
          <w:rFonts w:ascii="Mulish" w:hAnsi="Mulish"/>
          <w:sz w:val="22"/>
          <w:rPrChange w:id="2211" w:author="Guilherme Pessoa-Amorim [2]" w:date="2021-11-16T13:46:00Z">
            <w:rPr/>
          </w:rPrChange>
        </w:rPr>
        <w:t xml:space="preserve">(rather than dispensing) </w:t>
      </w:r>
      <w:r w:rsidRPr="00D9517A">
        <w:rPr>
          <w:rFonts w:ascii="Mulish" w:hAnsi="Mulish"/>
          <w:sz w:val="22"/>
          <w:rPrChange w:id="2212" w:author="Guilherme Pessoa-Amorim [2]" w:date="2021-11-16T13:46:00Z">
            <w:rPr/>
          </w:rPrChange>
        </w:rPr>
        <w:t>data. The data fields collected include the medication name</w:t>
      </w:r>
      <w:r w:rsidR="00EB6650" w:rsidRPr="00D9517A">
        <w:rPr>
          <w:rFonts w:ascii="Mulish" w:hAnsi="Mulish"/>
          <w:sz w:val="22"/>
          <w:rPrChange w:id="2213" w:author="Guilherme Pessoa-Amorim [2]" w:date="2021-11-16T13:46:00Z">
            <w:rPr/>
          </w:rPrChange>
        </w:rPr>
        <w:t xml:space="preserve">, date, </w:t>
      </w:r>
      <w:r w:rsidR="0023604F" w:rsidRPr="00D9517A">
        <w:rPr>
          <w:rFonts w:ascii="Mulish" w:hAnsi="Mulish"/>
          <w:sz w:val="22"/>
          <w:rPrChange w:id="2214" w:author="Guilherme Pessoa-Amorim [2]" w:date="2021-11-16T13:46:00Z">
            <w:rPr/>
          </w:rPrChange>
        </w:rPr>
        <w:t>units prescribed</w:t>
      </w:r>
      <w:r w:rsidR="00EB6650" w:rsidRPr="00D9517A">
        <w:rPr>
          <w:rFonts w:ascii="Mulish" w:hAnsi="Mulish"/>
          <w:sz w:val="22"/>
          <w:rPrChange w:id="2215" w:author="Guilherme Pessoa-Amorim [2]" w:date="2021-11-16T13:46:00Z">
            <w:rPr/>
          </w:rPrChange>
        </w:rPr>
        <w:t xml:space="preserve">, number of </w:t>
      </w:r>
      <w:r w:rsidR="0023604F" w:rsidRPr="00D9517A">
        <w:rPr>
          <w:rFonts w:ascii="Mulish" w:hAnsi="Mulish"/>
          <w:sz w:val="22"/>
          <w:rPrChange w:id="2216" w:author="Guilherme Pessoa-Amorim [2]" w:date="2021-11-16T13:46:00Z">
            <w:rPr/>
          </w:rPrChange>
        </w:rPr>
        <w:t>issues in course</w:t>
      </w:r>
      <w:r w:rsidR="00EB6650" w:rsidRPr="00D9517A">
        <w:rPr>
          <w:rFonts w:ascii="Mulish" w:hAnsi="Mulish"/>
          <w:sz w:val="22"/>
          <w:rPrChange w:id="2217" w:author="Guilherme Pessoa-Amorim [2]" w:date="2021-11-16T13:46:00Z">
            <w:rPr/>
          </w:rPrChange>
        </w:rPr>
        <w:t>, and instructions to patients</w:t>
      </w:r>
      <w:r w:rsidR="0023604F" w:rsidRPr="00D9517A">
        <w:rPr>
          <w:rFonts w:ascii="Mulish" w:hAnsi="Mulish"/>
          <w:sz w:val="22"/>
          <w:rPrChange w:id="2218" w:author="Guilherme Pessoa-Amorim [2]" w:date="2021-11-16T13:46:00Z">
            <w:rPr/>
          </w:rPrChange>
        </w:rPr>
        <w:t xml:space="preserve">. </w:t>
      </w:r>
    </w:p>
    <w:p w14:paraId="1A329C67" w14:textId="77777777" w:rsidR="000B7425" w:rsidRPr="00D9517A" w:rsidRDefault="000B7425">
      <w:pPr>
        <w:spacing w:line="360" w:lineRule="auto"/>
        <w:jc w:val="both"/>
        <w:rPr>
          <w:ins w:id="2219" w:author="Guilherme Pessoa-Amorim [2]" w:date="2021-11-15T11:47:00Z"/>
          <w:rFonts w:ascii="Mulish" w:hAnsi="Mulish"/>
          <w:sz w:val="22"/>
          <w:rPrChange w:id="2220" w:author="Guilherme Pessoa-Amorim [2]" w:date="2021-11-16T13:46:00Z">
            <w:rPr>
              <w:ins w:id="2221" w:author="Guilherme Pessoa-Amorim [2]" w:date="2021-11-15T11:47:00Z"/>
            </w:rPr>
          </w:rPrChange>
        </w:rPr>
        <w:pPrChange w:id="2222" w:author="Guilherme Pessoa-Amorim [2]" w:date="2021-11-15T13:07:00Z">
          <w:pPr>
            <w:jc w:val="both"/>
          </w:pPr>
        </w:pPrChange>
      </w:pPr>
    </w:p>
    <w:p w14:paraId="5FA41AC0" w14:textId="1109E9FC" w:rsidR="000B7425" w:rsidRPr="00D9517A" w:rsidRDefault="000B7425">
      <w:pPr>
        <w:spacing w:line="360" w:lineRule="auto"/>
        <w:jc w:val="both"/>
        <w:rPr>
          <w:rFonts w:ascii="Mulish" w:hAnsi="Mulish"/>
          <w:sz w:val="22"/>
          <w:rPrChange w:id="2223" w:author="Guilherme Pessoa-Amorim [2]" w:date="2021-11-16T13:46:00Z">
            <w:rPr/>
          </w:rPrChange>
        </w:rPr>
        <w:pPrChange w:id="2224" w:author="Guilherme Pessoa-Amorim [2]" w:date="2021-11-15T13:07:00Z">
          <w:pPr>
            <w:jc w:val="both"/>
          </w:pPr>
        </w:pPrChange>
      </w:pPr>
      <w:ins w:id="2225" w:author="Guilherme Pessoa-Amorim [2]" w:date="2021-11-15T11:47:00Z">
        <w:r w:rsidRPr="00D9517A">
          <w:rPr>
            <w:rFonts w:ascii="Mulish" w:hAnsi="Mulish"/>
            <w:sz w:val="22"/>
            <w:rPrChange w:id="2226" w:author="Guilherme Pessoa-Amorim [2]" w:date="2021-11-16T13:46:00Z">
              <w:rPr/>
            </w:rPrChange>
          </w:rPr>
          <w:t xml:space="preserve">NB: Although this is strictly speaking </w:t>
        </w:r>
      </w:ins>
      <w:ins w:id="2227" w:author="Guilherme Pessoa-Amorim [2]" w:date="2021-11-15T11:48:00Z">
        <w:r w:rsidRPr="00D9517A">
          <w:rPr>
            <w:rFonts w:ascii="Mulish" w:hAnsi="Mulish"/>
            <w:sz w:val="22"/>
            <w:rPrChange w:id="2228" w:author="Guilherme Pessoa-Amorim [2]" w:date="2021-11-16T13:46:00Z">
              <w:rPr/>
            </w:rPrChange>
          </w:rPr>
          <w:t xml:space="preserve">a </w:t>
        </w:r>
      </w:ins>
      <w:ins w:id="2229" w:author="Guilherme Pessoa-Amorim [2]" w:date="2021-11-15T11:47:00Z">
        <w:r w:rsidRPr="00D9517A">
          <w:rPr>
            <w:rFonts w:ascii="Mulish" w:hAnsi="Mulish"/>
            <w:sz w:val="22"/>
            <w:rPrChange w:id="2230" w:author="Guilherme Pessoa-Amorim [2]" w:date="2021-11-16T13:46:00Z">
              <w:rPr/>
            </w:rPrChange>
          </w:rPr>
          <w:t>RCD</w:t>
        </w:r>
      </w:ins>
      <w:ins w:id="2231" w:author="Guilherme Pessoa-Amorim [2]" w:date="2021-11-15T11:48:00Z">
        <w:r w:rsidRPr="00D9517A">
          <w:rPr>
            <w:rFonts w:ascii="Mulish" w:hAnsi="Mulish"/>
            <w:sz w:val="22"/>
            <w:rPrChange w:id="2232" w:author="Guilherme Pessoa-Amorim [2]" w:date="2021-11-16T13:46:00Z">
              <w:rPr/>
            </w:rPrChange>
          </w:rPr>
          <w:t xml:space="preserve"> source, it will be considered as standard for comparison purposes since it was the established method used in this trial.</w:t>
        </w:r>
      </w:ins>
    </w:p>
    <w:p w14:paraId="04069F6A" w14:textId="0D1E51A5" w:rsidR="0023604F" w:rsidRPr="00D9517A" w:rsidRDefault="0023604F">
      <w:pPr>
        <w:spacing w:line="360" w:lineRule="auto"/>
        <w:jc w:val="both"/>
        <w:rPr>
          <w:rFonts w:ascii="Mulish" w:hAnsi="Mulish"/>
          <w:sz w:val="22"/>
          <w:rPrChange w:id="2233" w:author="Guilherme Pessoa-Amorim [2]" w:date="2021-11-16T13:46:00Z">
            <w:rPr/>
          </w:rPrChange>
        </w:rPr>
        <w:pPrChange w:id="2234" w:author="Guilherme Pessoa-Amorim [2]" w:date="2021-11-15T13:07:00Z">
          <w:pPr>
            <w:jc w:val="both"/>
          </w:pPr>
        </w:pPrChange>
      </w:pPr>
    </w:p>
    <w:p w14:paraId="5F2ED9E4" w14:textId="2938293E" w:rsidR="0023604F" w:rsidRPr="00D9517A" w:rsidRDefault="0023604F">
      <w:pPr>
        <w:pStyle w:val="Heading5"/>
        <w:spacing w:line="360" w:lineRule="auto"/>
        <w:rPr>
          <w:rFonts w:ascii="Mulish" w:hAnsi="Mulish"/>
          <w:sz w:val="22"/>
          <w:rPrChange w:id="2235" w:author="Guilherme Pessoa-Amorim [2]" w:date="2021-11-16T13:46:00Z">
            <w:rPr/>
          </w:rPrChange>
        </w:rPr>
        <w:pPrChange w:id="2236" w:author="Guilherme Pessoa-Amorim [2]" w:date="2021-11-15T13:07:00Z">
          <w:pPr>
            <w:pStyle w:val="Heading4"/>
          </w:pPr>
        </w:pPrChange>
      </w:pPr>
      <w:r w:rsidRPr="00D9517A">
        <w:rPr>
          <w:rFonts w:ascii="Mulish" w:hAnsi="Mulish"/>
          <w:sz w:val="22"/>
          <w:rPrChange w:id="2237" w:author="Guilherme Pessoa-Amorim [2]" w:date="2021-11-16T13:46:00Z">
            <w:rPr/>
          </w:rPrChange>
        </w:rPr>
        <w:t>Patient-reported medication (ORION-4)</w:t>
      </w:r>
    </w:p>
    <w:p w14:paraId="5EB1A850" w14:textId="77777777" w:rsidR="0023604F" w:rsidRPr="00D9517A" w:rsidRDefault="0023604F">
      <w:pPr>
        <w:spacing w:line="360" w:lineRule="auto"/>
        <w:jc w:val="both"/>
        <w:rPr>
          <w:rFonts w:ascii="Mulish" w:hAnsi="Mulish"/>
          <w:sz w:val="22"/>
          <w:rPrChange w:id="2238" w:author="Guilherme Pessoa-Amorim [2]" w:date="2021-11-16T13:46:00Z">
            <w:rPr/>
          </w:rPrChange>
        </w:rPr>
        <w:pPrChange w:id="2239" w:author="Guilherme Pessoa-Amorim [2]" w:date="2021-11-15T13:07:00Z">
          <w:pPr>
            <w:jc w:val="both"/>
          </w:pPr>
        </w:pPrChange>
      </w:pPr>
    </w:p>
    <w:p w14:paraId="2CA0D640" w14:textId="2EF15F13" w:rsidR="00BA301B" w:rsidRPr="00D9517A" w:rsidRDefault="0023604F">
      <w:pPr>
        <w:spacing w:line="360" w:lineRule="auto"/>
        <w:jc w:val="both"/>
        <w:rPr>
          <w:rFonts w:ascii="Mulish" w:hAnsi="Mulish"/>
          <w:sz w:val="22"/>
          <w:rPrChange w:id="2240" w:author="Guilherme Pessoa-Amorim [2]" w:date="2021-11-16T13:46:00Z">
            <w:rPr/>
          </w:rPrChange>
        </w:rPr>
        <w:pPrChange w:id="2241" w:author="Guilherme Pessoa-Amorim [2]" w:date="2021-11-15T13:07:00Z">
          <w:pPr>
            <w:jc w:val="both"/>
          </w:pPr>
        </w:pPrChange>
      </w:pPr>
      <w:r w:rsidRPr="00D9517A">
        <w:rPr>
          <w:rFonts w:ascii="Mulish" w:hAnsi="Mulish"/>
          <w:sz w:val="22"/>
          <w:rPrChange w:id="2242" w:author="Guilherme Pessoa-Amorim [2]" w:date="2021-11-16T13:46:00Z">
            <w:rPr/>
          </w:rPrChange>
        </w:rPr>
        <w:t>Concomitant medications for ORION-4 participants are recorded using electronic case report forms (eCRFs)</w:t>
      </w:r>
      <w:r w:rsidR="0057275C" w:rsidRPr="00D9517A">
        <w:rPr>
          <w:rFonts w:ascii="Mulish" w:hAnsi="Mulish"/>
          <w:sz w:val="22"/>
          <w:rPrChange w:id="2243" w:author="Guilherme Pessoa-Amorim [2]" w:date="2021-11-16T13:46:00Z">
            <w:rPr/>
          </w:rPrChange>
        </w:rPr>
        <w:t xml:space="preserve"> </w:t>
      </w:r>
      <w:r w:rsidRPr="00D9517A">
        <w:rPr>
          <w:rFonts w:ascii="Mulish" w:hAnsi="Mulish"/>
          <w:sz w:val="22"/>
          <w:rPrChange w:id="2244" w:author="Guilherme Pessoa-Amorim [2]" w:date="2021-11-16T13:46:00Z">
            <w:rPr/>
          </w:rPrChange>
        </w:rPr>
        <w:t xml:space="preserve">at each study visit. All regular medications taken at the time of the visit are recorded using drop-down menus </w:t>
      </w:r>
      <w:r w:rsidR="0057275C" w:rsidRPr="00D9517A">
        <w:rPr>
          <w:rFonts w:ascii="Mulish" w:hAnsi="Mulish"/>
          <w:sz w:val="22"/>
          <w:rPrChange w:id="2245" w:author="Guilherme Pessoa-Amorim [2]" w:date="2021-11-16T13:46:00Z">
            <w:rPr/>
          </w:rPrChange>
        </w:rPr>
        <w:t xml:space="preserve">containing </w:t>
      </w:r>
      <w:r w:rsidR="00DE4F24" w:rsidRPr="00D9517A">
        <w:rPr>
          <w:rFonts w:ascii="Mulish" w:hAnsi="Mulish"/>
          <w:sz w:val="22"/>
          <w:rPrChange w:id="2246" w:author="Guilherme Pessoa-Amorim [2]" w:date="2021-11-16T13:46:00Z">
            <w:rPr/>
          </w:rPrChange>
        </w:rPr>
        <w:t>a</w:t>
      </w:r>
      <w:r w:rsidR="00E75CD6" w:rsidRPr="00D9517A">
        <w:rPr>
          <w:rFonts w:ascii="Mulish" w:hAnsi="Mulish"/>
          <w:sz w:val="22"/>
          <w:rPrChange w:id="2247" w:author="Guilherme Pessoa-Amorim [2]" w:date="2021-11-16T13:46:00Z">
            <w:rPr/>
          </w:rPrChange>
        </w:rPr>
        <w:t xml:space="preserve">n in-house </w:t>
      </w:r>
      <w:r w:rsidR="00DE4F24" w:rsidRPr="00D9517A">
        <w:rPr>
          <w:rFonts w:ascii="Mulish" w:hAnsi="Mulish"/>
          <w:sz w:val="22"/>
          <w:rPrChange w:id="2248" w:author="Guilherme Pessoa-Amorim [2]" w:date="2021-11-16T13:46:00Z">
            <w:rPr/>
          </w:rPrChange>
        </w:rPr>
        <w:t>list of approximately 9,000 unique drug terms</w:t>
      </w:r>
      <w:r w:rsidR="0057275C" w:rsidRPr="00D9517A">
        <w:rPr>
          <w:rFonts w:ascii="Mulish" w:hAnsi="Mulish"/>
          <w:sz w:val="22"/>
          <w:rPrChange w:id="2249" w:author="Guilherme Pessoa-Amorim [2]" w:date="2021-11-16T13:46:00Z">
            <w:rPr/>
          </w:rPrChange>
        </w:rPr>
        <w:t>, or else by free text</w:t>
      </w:r>
      <w:r w:rsidR="00DE4F24" w:rsidRPr="00D9517A">
        <w:rPr>
          <w:rFonts w:ascii="Mulish" w:hAnsi="Mulish"/>
          <w:sz w:val="22"/>
          <w:rPrChange w:id="2250" w:author="Guilherme Pessoa-Amorim [2]" w:date="2021-11-16T13:46:00Z">
            <w:rPr/>
          </w:rPrChange>
        </w:rPr>
        <w:t>.</w:t>
      </w:r>
      <w:r w:rsidR="0057275C" w:rsidRPr="00D9517A">
        <w:rPr>
          <w:rFonts w:ascii="Mulish" w:hAnsi="Mulish"/>
          <w:sz w:val="22"/>
          <w:rPrChange w:id="2251" w:author="Guilherme Pessoa-Amorim [2]" w:date="2021-11-16T13:46:00Z">
            <w:rPr/>
          </w:rPrChange>
        </w:rPr>
        <w:t xml:space="preserve"> </w:t>
      </w:r>
      <w:r w:rsidR="00DE4F24" w:rsidRPr="00D9517A">
        <w:rPr>
          <w:rFonts w:ascii="Mulish" w:hAnsi="Mulish"/>
          <w:sz w:val="22"/>
          <w:rPrChange w:id="2252" w:author="Guilherme Pessoa-Amorim [2]" w:date="2021-11-16T13:46:00Z">
            <w:rPr/>
          </w:rPrChange>
        </w:rPr>
        <w:t>Th</w:t>
      </w:r>
      <w:r w:rsidR="0057275C" w:rsidRPr="00D9517A">
        <w:rPr>
          <w:rFonts w:ascii="Mulish" w:hAnsi="Mulish"/>
          <w:sz w:val="22"/>
          <w:rPrChange w:id="2253" w:author="Guilherme Pessoa-Amorim [2]" w:date="2021-11-16T13:46:00Z">
            <w:rPr/>
          </w:rPrChange>
        </w:rPr>
        <w:t>e drug</w:t>
      </w:r>
      <w:r w:rsidR="00DE4F24" w:rsidRPr="00D9517A">
        <w:rPr>
          <w:rFonts w:ascii="Mulish" w:hAnsi="Mulish"/>
          <w:sz w:val="22"/>
          <w:rPrChange w:id="2254" w:author="Guilherme Pessoa-Amorim [2]" w:date="2021-11-16T13:46:00Z">
            <w:rPr/>
          </w:rPrChange>
        </w:rPr>
        <w:t xml:space="preserve"> list </w:t>
      </w:r>
      <w:r w:rsidR="0057275C" w:rsidRPr="00D9517A">
        <w:rPr>
          <w:rFonts w:ascii="Mulish" w:hAnsi="Mulish"/>
          <w:sz w:val="22"/>
          <w:rPrChange w:id="2255" w:author="Guilherme Pessoa-Amorim [2]" w:date="2021-11-16T13:46:00Z">
            <w:rPr/>
          </w:rPrChange>
        </w:rPr>
        <w:t xml:space="preserve">is based on </w:t>
      </w:r>
      <w:r w:rsidR="00DE4F24" w:rsidRPr="00D9517A">
        <w:rPr>
          <w:rFonts w:ascii="Mulish" w:hAnsi="Mulish"/>
          <w:sz w:val="22"/>
          <w:rPrChange w:id="2256" w:author="Guilherme Pessoa-Amorim [2]" w:date="2021-11-16T13:46:00Z">
            <w:rPr/>
          </w:rPrChange>
        </w:rPr>
        <w:t xml:space="preserve">READ </w:t>
      </w:r>
      <w:r w:rsidR="0057275C" w:rsidRPr="00D9517A">
        <w:rPr>
          <w:rFonts w:ascii="Mulish" w:hAnsi="Mulish"/>
          <w:sz w:val="22"/>
          <w:rPrChange w:id="2257" w:author="Guilherme Pessoa-Amorim [2]" w:date="2021-11-16T13:46:00Z">
            <w:rPr/>
          </w:rPrChange>
        </w:rPr>
        <w:t>drug codes</w:t>
      </w:r>
      <w:r w:rsidR="00DE4F24" w:rsidRPr="00D9517A">
        <w:rPr>
          <w:rFonts w:ascii="Mulish" w:hAnsi="Mulish"/>
          <w:sz w:val="22"/>
          <w:rPrChange w:id="2258" w:author="Guilherme Pessoa-Amorim [2]" w:date="2021-11-16T13:46:00Z">
            <w:rPr/>
          </w:rPrChange>
        </w:rPr>
        <w:t xml:space="preserve"> and additional bespoke drug codes</w:t>
      </w:r>
      <w:r w:rsidR="00E75CD6" w:rsidRPr="00D9517A">
        <w:rPr>
          <w:rFonts w:ascii="Mulish" w:hAnsi="Mulish"/>
          <w:sz w:val="22"/>
          <w:rPrChange w:id="2259" w:author="Guilherme Pessoa-Amorim [2]" w:date="2021-11-16T13:46:00Z">
            <w:rPr/>
          </w:rPrChange>
        </w:rPr>
        <w:t xml:space="preserve"> assembled by researchers at CTSU, either for ORION-4 specifically or for previous trials</w:t>
      </w:r>
      <w:r w:rsidR="0057275C" w:rsidRPr="00D9517A">
        <w:rPr>
          <w:rFonts w:ascii="Mulish" w:hAnsi="Mulish"/>
          <w:sz w:val="22"/>
          <w:rPrChange w:id="2260" w:author="Guilherme Pessoa-Amorim [2]" w:date="2021-11-16T13:46:00Z">
            <w:rPr/>
          </w:rPrChange>
        </w:rPr>
        <w:t>. E</w:t>
      </w:r>
      <w:r w:rsidR="00DE4F24" w:rsidRPr="00D9517A">
        <w:rPr>
          <w:rFonts w:ascii="Mulish" w:hAnsi="Mulish"/>
          <w:sz w:val="22"/>
          <w:rPrChange w:id="2261" w:author="Guilherme Pessoa-Amorim [2]" w:date="2021-11-16T13:46:00Z">
            <w:rPr/>
          </w:rPrChange>
        </w:rPr>
        <w:t xml:space="preserve">ach </w:t>
      </w:r>
      <w:r w:rsidR="0057275C" w:rsidRPr="00D9517A">
        <w:rPr>
          <w:rFonts w:ascii="Mulish" w:hAnsi="Mulish"/>
          <w:sz w:val="22"/>
          <w:rPrChange w:id="2262" w:author="Guilherme Pessoa-Amorim [2]" w:date="2021-11-16T13:46:00Z">
            <w:rPr/>
          </w:rPrChange>
        </w:rPr>
        <w:t xml:space="preserve">individual drug term has a unique </w:t>
      </w:r>
      <w:r w:rsidRPr="00D9517A">
        <w:rPr>
          <w:rFonts w:ascii="Mulish" w:hAnsi="Mulish"/>
          <w:sz w:val="22"/>
          <w:rPrChange w:id="2263" w:author="Guilherme Pessoa-Amorim [2]" w:date="2021-11-16T13:46:00Z">
            <w:rPr/>
          </w:rPrChange>
        </w:rPr>
        <w:t xml:space="preserve">in-house </w:t>
      </w:r>
      <w:r w:rsidR="0057275C" w:rsidRPr="00D9517A">
        <w:rPr>
          <w:rFonts w:ascii="Mulish" w:hAnsi="Mulish"/>
          <w:sz w:val="22"/>
          <w:rPrChange w:id="2264" w:author="Guilherme Pessoa-Amorim [2]" w:date="2021-11-16T13:46:00Z">
            <w:rPr/>
          </w:rPrChange>
        </w:rPr>
        <w:t>identifier (as well as a READ code if based on a READ concept)</w:t>
      </w:r>
      <w:r w:rsidRPr="00D9517A">
        <w:rPr>
          <w:rFonts w:ascii="Mulish" w:hAnsi="Mulish"/>
          <w:sz w:val="22"/>
          <w:rPrChange w:id="2265" w:author="Guilherme Pessoa-Amorim [2]" w:date="2021-11-16T13:46:00Z">
            <w:rPr/>
          </w:rPrChange>
        </w:rPr>
        <w:t xml:space="preserve">. </w:t>
      </w:r>
      <w:r w:rsidR="0057275C" w:rsidRPr="00D9517A">
        <w:rPr>
          <w:rFonts w:ascii="Mulish" w:hAnsi="Mulish"/>
          <w:sz w:val="22"/>
          <w:rPrChange w:id="2266" w:author="Guilherme Pessoa-Amorim [2]" w:date="2021-11-16T13:46:00Z">
            <w:rPr/>
          </w:rPrChange>
        </w:rPr>
        <w:t xml:space="preserve">Free text entries are later </w:t>
      </w:r>
      <w:r w:rsidR="0064743D" w:rsidRPr="00D9517A">
        <w:rPr>
          <w:rFonts w:ascii="Mulish" w:hAnsi="Mulish"/>
          <w:sz w:val="22"/>
          <w:rPrChange w:id="2267" w:author="Guilherme Pessoa-Amorim [2]" w:date="2021-11-16T13:46:00Z">
            <w:rPr/>
          </w:rPrChange>
        </w:rPr>
        <w:t>assigned a pre-exist</w:t>
      </w:r>
      <w:ins w:id="2268" w:author="Will Stevens" w:date="2021-11-12T11:02:00Z">
        <w:r w:rsidR="003337BB" w:rsidRPr="00D9517A">
          <w:rPr>
            <w:rFonts w:ascii="Mulish" w:hAnsi="Mulish"/>
            <w:sz w:val="22"/>
            <w:rPrChange w:id="2269" w:author="Guilherme Pessoa-Amorim [2]" w:date="2021-11-16T13:46:00Z">
              <w:rPr/>
            </w:rPrChange>
          </w:rPr>
          <w:t>ing</w:t>
        </w:r>
      </w:ins>
      <w:del w:id="2270" w:author="Will Stevens" w:date="2021-11-12T11:02:00Z">
        <w:r w:rsidR="0064743D" w:rsidRPr="00D9517A" w:rsidDel="003337BB">
          <w:rPr>
            <w:rFonts w:ascii="Mulish" w:hAnsi="Mulish"/>
            <w:sz w:val="22"/>
            <w:rPrChange w:id="2271" w:author="Guilherme Pessoa-Amorim [2]" w:date="2021-11-16T13:46:00Z">
              <w:rPr/>
            </w:rPrChange>
          </w:rPr>
          <w:delText>ent</w:delText>
        </w:r>
      </w:del>
      <w:r w:rsidR="0064743D" w:rsidRPr="00D9517A">
        <w:rPr>
          <w:rFonts w:ascii="Mulish" w:hAnsi="Mulish"/>
          <w:sz w:val="22"/>
          <w:rPrChange w:id="2272" w:author="Guilherme Pessoa-Amorim [2]" w:date="2021-11-16T13:46:00Z">
            <w:rPr/>
          </w:rPrChange>
        </w:rPr>
        <w:t xml:space="preserve"> or new</w:t>
      </w:r>
      <w:r w:rsidR="0057275C" w:rsidRPr="00D9517A">
        <w:rPr>
          <w:rFonts w:ascii="Mulish" w:hAnsi="Mulish"/>
          <w:sz w:val="22"/>
          <w:rPrChange w:id="2273" w:author="Guilherme Pessoa-Amorim [2]" w:date="2021-11-16T13:46:00Z">
            <w:rPr/>
          </w:rPrChange>
        </w:rPr>
        <w:t xml:space="preserve"> </w:t>
      </w:r>
      <w:r w:rsidR="0064743D" w:rsidRPr="00D9517A">
        <w:rPr>
          <w:rFonts w:ascii="Mulish" w:hAnsi="Mulish"/>
          <w:sz w:val="22"/>
          <w:rPrChange w:id="2274" w:author="Guilherme Pessoa-Amorim [2]" w:date="2021-11-16T13:46:00Z">
            <w:rPr/>
          </w:rPrChange>
        </w:rPr>
        <w:t>drug code</w:t>
      </w:r>
      <w:r w:rsidR="0057275C" w:rsidRPr="00D9517A">
        <w:rPr>
          <w:rFonts w:ascii="Mulish" w:hAnsi="Mulish"/>
          <w:sz w:val="22"/>
          <w:rPrChange w:id="2275" w:author="Guilherme Pessoa-Amorim [2]" w:date="2021-11-16T13:46:00Z">
            <w:rPr/>
          </w:rPrChange>
        </w:rPr>
        <w:t xml:space="preserve">. </w:t>
      </w:r>
      <w:r w:rsidRPr="00D9517A">
        <w:rPr>
          <w:rFonts w:ascii="Mulish" w:hAnsi="Mulish"/>
          <w:sz w:val="22"/>
          <w:rPrChange w:id="2276" w:author="Guilherme Pessoa-Amorim [2]" w:date="2021-11-16T13:46:00Z">
            <w:rPr/>
          </w:rPrChange>
        </w:rPr>
        <w:t>Doses are not recorded</w:t>
      </w:r>
      <w:r w:rsidR="0064743D" w:rsidRPr="00D9517A">
        <w:rPr>
          <w:rFonts w:ascii="Mulish" w:hAnsi="Mulish"/>
          <w:sz w:val="22"/>
          <w:rPrChange w:id="2277" w:author="Guilherme Pessoa-Amorim [2]" w:date="2021-11-16T13:46:00Z">
            <w:rPr/>
          </w:rPrChange>
        </w:rPr>
        <w:t xml:space="preserve"> in ORION-4</w:t>
      </w:r>
      <w:r w:rsidRPr="00D9517A">
        <w:rPr>
          <w:rFonts w:ascii="Mulish" w:hAnsi="Mulish"/>
          <w:sz w:val="22"/>
          <w:rPrChange w:id="2278" w:author="Guilherme Pessoa-Amorim [2]" w:date="2021-11-16T13:46:00Z">
            <w:rPr/>
          </w:rPrChange>
        </w:rPr>
        <w:t xml:space="preserve">, except for statins. </w:t>
      </w:r>
    </w:p>
    <w:p w14:paraId="549CA3CD" w14:textId="1844CEDC" w:rsidR="002B3736" w:rsidRPr="00D9517A" w:rsidRDefault="002B3736">
      <w:pPr>
        <w:spacing w:line="360" w:lineRule="auto"/>
        <w:jc w:val="both"/>
        <w:rPr>
          <w:rFonts w:ascii="Mulish" w:hAnsi="Mulish"/>
          <w:sz w:val="22"/>
          <w:rPrChange w:id="2279" w:author="Guilherme Pessoa-Amorim [2]" w:date="2021-11-16T13:46:00Z">
            <w:rPr/>
          </w:rPrChange>
        </w:rPr>
        <w:pPrChange w:id="2280" w:author="Guilherme Pessoa-Amorim [2]" w:date="2021-11-15T13:07:00Z">
          <w:pPr>
            <w:jc w:val="both"/>
          </w:pPr>
        </w:pPrChange>
      </w:pPr>
    </w:p>
    <w:p w14:paraId="4F814898" w14:textId="0D291E89" w:rsidR="002B3736" w:rsidRPr="00D9517A" w:rsidRDefault="002B3736">
      <w:pPr>
        <w:pStyle w:val="Heading3"/>
        <w:spacing w:line="360" w:lineRule="auto"/>
        <w:rPr>
          <w:rFonts w:ascii="Mulish" w:hAnsi="Mulish"/>
          <w:sz w:val="22"/>
          <w:rPrChange w:id="2281" w:author="Guilherme Pessoa-Amorim [2]" w:date="2021-11-16T13:46:00Z">
            <w:rPr/>
          </w:rPrChange>
        </w:rPr>
        <w:pPrChange w:id="2282" w:author="Guilherme Pessoa-Amorim [2]" w:date="2021-11-15T13:07:00Z">
          <w:pPr>
            <w:pStyle w:val="Heading3"/>
          </w:pPr>
        </w:pPrChange>
      </w:pPr>
      <w:bookmarkStart w:id="2283" w:name="_Toc87965179"/>
      <w:r w:rsidRPr="00D9517A">
        <w:rPr>
          <w:rFonts w:ascii="Mulish" w:hAnsi="Mulish"/>
          <w:sz w:val="22"/>
          <w:rPrChange w:id="2284" w:author="Guilherme Pessoa-Amorim [2]" w:date="2021-11-16T13:46:00Z">
            <w:rPr/>
          </w:rPrChange>
        </w:rPr>
        <w:t>Definition of study outcomes</w:t>
      </w:r>
      <w:bookmarkEnd w:id="2283"/>
    </w:p>
    <w:p w14:paraId="2DCAD92B" w14:textId="77777777" w:rsidR="002B3736" w:rsidRPr="00D9517A" w:rsidRDefault="002B3736">
      <w:pPr>
        <w:spacing w:line="360" w:lineRule="auto"/>
        <w:jc w:val="both"/>
        <w:rPr>
          <w:rFonts w:ascii="Mulish" w:hAnsi="Mulish"/>
          <w:sz w:val="22"/>
          <w:rPrChange w:id="2285" w:author="Guilherme Pessoa-Amorim [2]" w:date="2021-11-16T13:46:00Z">
            <w:rPr/>
          </w:rPrChange>
        </w:rPr>
        <w:pPrChange w:id="2286" w:author="Guilherme Pessoa-Amorim [2]" w:date="2021-11-15T13:07:00Z">
          <w:pPr>
            <w:jc w:val="both"/>
          </w:pPr>
        </w:pPrChange>
      </w:pPr>
    </w:p>
    <w:p w14:paraId="59FA1A51" w14:textId="643938E0" w:rsidR="002B3736" w:rsidRPr="00D9517A" w:rsidRDefault="002B3736">
      <w:pPr>
        <w:spacing w:line="360" w:lineRule="auto"/>
        <w:jc w:val="both"/>
        <w:rPr>
          <w:rFonts w:ascii="Mulish" w:hAnsi="Mulish"/>
          <w:sz w:val="22"/>
          <w:rPrChange w:id="2287" w:author="Guilherme Pessoa-Amorim [2]" w:date="2021-11-16T13:46:00Z">
            <w:rPr/>
          </w:rPrChange>
        </w:rPr>
        <w:pPrChange w:id="2288" w:author="Guilherme Pessoa-Amorim [2]" w:date="2021-11-15T13:07:00Z">
          <w:pPr>
            <w:jc w:val="both"/>
          </w:pPr>
        </w:pPrChange>
      </w:pPr>
      <w:commentRangeStart w:id="2289"/>
      <w:r w:rsidRPr="00D9517A">
        <w:rPr>
          <w:rFonts w:ascii="Mulish" w:hAnsi="Mulish"/>
          <w:sz w:val="22"/>
          <w:rPrChange w:id="2290" w:author="Guilherme Pessoa-Amorim [2]" w:date="2021-11-16T13:46:00Z">
            <w:rPr/>
          </w:rPrChange>
        </w:rPr>
        <w:lastRenderedPageBreak/>
        <w:t xml:space="preserve">The main aim of this study is to assess how RCD compares with standard methods for concomitant medication collection in RCTs, and </w:t>
      </w:r>
      <w:commentRangeStart w:id="2291"/>
      <w:commentRangeStart w:id="2292"/>
      <w:r w:rsidRPr="00D9517A">
        <w:rPr>
          <w:rFonts w:ascii="Mulish" w:hAnsi="Mulish"/>
          <w:sz w:val="22"/>
          <w:rPrChange w:id="2293" w:author="Guilherme Pessoa-Amorim [2]" w:date="2021-11-16T13:46:00Z">
            <w:rPr/>
          </w:rPrChange>
        </w:rPr>
        <w:t>which sources of RCD are preferred.</w:t>
      </w:r>
      <w:commentRangeEnd w:id="2291"/>
      <w:r w:rsidR="003337BB" w:rsidRPr="00D9517A">
        <w:rPr>
          <w:rStyle w:val="CommentReference"/>
          <w:rFonts w:ascii="Mulish" w:hAnsi="Mulish"/>
          <w:sz w:val="14"/>
          <w:rPrChange w:id="2294" w:author="Guilherme Pessoa-Amorim [2]" w:date="2021-11-16T13:46:00Z">
            <w:rPr>
              <w:rStyle w:val="CommentReference"/>
            </w:rPr>
          </w:rPrChange>
        </w:rPr>
        <w:commentReference w:id="2291"/>
      </w:r>
      <w:commentRangeEnd w:id="2292"/>
      <w:r w:rsidR="001049C9" w:rsidRPr="00D9517A">
        <w:rPr>
          <w:rStyle w:val="CommentReference"/>
          <w:rFonts w:ascii="Mulish" w:hAnsi="Mulish"/>
          <w:sz w:val="14"/>
          <w:rPrChange w:id="2295" w:author="Guilherme Pessoa-Amorim [2]" w:date="2021-11-16T13:46:00Z">
            <w:rPr>
              <w:rStyle w:val="CommentReference"/>
            </w:rPr>
          </w:rPrChange>
        </w:rPr>
        <w:commentReference w:id="2292"/>
      </w:r>
      <w:r w:rsidRPr="00D9517A">
        <w:rPr>
          <w:rFonts w:ascii="Mulish" w:hAnsi="Mulish"/>
          <w:sz w:val="22"/>
          <w:rPrChange w:id="2296" w:author="Guilherme Pessoa-Amorim [2]" w:date="2021-11-16T13:46:00Z">
            <w:rPr/>
          </w:rPrChange>
        </w:rPr>
        <w:t xml:space="preserve"> Therefore, the primary outcomes will replicate the main questions of interest regarding concomitant medications in RECOVERY, AMALFI and ORION-4</w:t>
      </w:r>
      <w:ins w:id="2297" w:author="Guilherme Pessoa-Amorim [2]" w:date="2021-11-16T12:43:00Z">
        <w:r w:rsidR="009C6574" w:rsidRPr="003E336D">
          <w:rPr>
            <w:rFonts w:ascii="Mulish" w:hAnsi="Mulish"/>
            <w:sz w:val="22"/>
          </w:rPr>
          <w:t>;</w:t>
        </w:r>
        <w:r w:rsidR="009C6574" w:rsidRPr="00D9517A">
          <w:rPr>
            <w:rFonts w:ascii="Mulish" w:hAnsi="Mulish"/>
            <w:sz w:val="22"/>
          </w:rPr>
          <w:t xml:space="preserve"> in doing so, these outcomes will depict the potential use of RCD in different disease settings and trial stages (baseline and follow-up)</w:t>
        </w:r>
      </w:ins>
      <w:r w:rsidRPr="00D9517A">
        <w:rPr>
          <w:rFonts w:ascii="Mulish" w:hAnsi="Mulish"/>
          <w:sz w:val="22"/>
          <w:rPrChange w:id="2298" w:author="Guilherme Pessoa-Amorim [2]" w:date="2021-11-16T13:46:00Z">
            <w:rPr/>
          </w:rPrChange>
        </w:rPr>
        <w:t>.</w:t>
      </w:r>
      <w:commentRangeEnd w:id="2289"/>
      <w:r w:rsidR="003337BB" w:rsidRPr="00D9517A">
        <w:rPr>
          <w:rStyle w:val="CommentReference"/>
          <w:rFonts w:ascii="Mulish" w:hAnsi="Mulish"/>
          <w:sz w:val="14"/>
          <w:rPrChange w:id="2299" w:author="Guilherme Pessoa-Amorim [2]" w:date="2021-11-16T13:46:00Z">
            <w:rPr>
              <w:rStyle w:val="CommentReference"/>
            </w:rPr>
          </w:rPrChange>
        </w:rPr>
        <w:commentReference w:id="2289"/>
      </w:r>
    </w:p>
    <w:p w14:paraId="6AD06B24" w14:textId="77777777" w:rsidR="002B3736" w:rsidRPr="00D9517A" w:rsidRDefault="002B3736">
      <w:pPr>
        <w:spacing w:line="360" w:lineRule="auto"/>
        <w:jc w:val="both"/>
        <w:rPr>
          <w:rFonts w:ascii="Mulish" w:hAnsi="Mulish"/>
          <w:sz w:val="22"/>
          <w:rPrChange w:id="2300" w:author="Guilherme Pessoa-Amorim [2]" w:date="2021-11-16T13:46:00Z">
            <w:rPr/>
          </w:rPrChange>
        </w:rPr>
        <w:pPrChange w:id="2301" w:author="Guilherme Pessoa-Amorim [2]" w:date="2021-11-15T13:07:00Z">
          <w:pPr>
            <w:jc w:val="both"/>
          </w:pPr>
        </w:pPrChange>
      </w:pPr>
    </w:p>
    <w:p w14:paraId="58AB3C7D" w14:textId="44B33389" w:rsidR="002B3736" w:rsidRPr="00D9517A" w:rsidRDefault="002B3736">
      <w:pPr>
        <w:spacing w:line="360" w:lineRule="auto"/>
        <w:jc w:val="both"/>
        <w:rPr>
          <w:rFonts w:ascii="Mulish" w:hAnsi="Mulish"/>
          <w:sz w:val="22"/>
          <w:rPrChange w:id="2302" w:author="Guilherme Pessoa-Amorim [2]" w:date="2021-11-16T13:46:00Z">
            <w:rPr/>
          </w:rPrChange>
        </w:rPr>
        <w:pPrChange w:id="2303" w:author="Guilherme Pessoa-Amorim [2]" w:date="2021-11-15T13:07:00Z">
          <w:pPr>
            <w:jc w:val="both"/>
          </w:pPr>
        </w:pPrChange>
      </w:pPr>
      <w:r w:rsidRPr="00D9517A">
        <w:rPr>
          <w:rFonts w:ascii="Mulish" w:hAnsi="Mulish"/>
          <w:sz w:val="22"/>
          <w:rPrChange w:id="2304" w:author="Guilherme Pessoa-Amorim [2]" w:date="2021-11-16T13:46:00Z">
            <w:rPr/>
          </w:rPrChange>
        </w:rPr>
        <w:t>Secondary outcomes will expand this assessment by exploring additional endpoints related to the primary outcomes and providing additional comparisons between data sources on broader categories of drugs in each trial. For secondary outcomes defined as treatment initiation, both proportions and time-to-event will be assessed to determine if any differences can be found between data sources when both a broad (proportion with a record in a specific time period) and strict (date of first record in that time period) definitions are used.</w:t>
      </w:r>
    </w:p>
    <w:p w14:paraId="3C3C5D5A" w14:textId="77777777" w:rsidR="002B3736" w:rsidRPr="00D9517A" w:rsidRDefault="002B3736">
      <w:pPr>
        <w:spacing w:line="360" w:lineRule="auto"/>
        <w:jc w:val="both"/>
        <w:rPr>
          <w:rFonts w:ascii="Mulish" w:hAnsi="Mulish"/>
          <w:sz w:val="22"/>
          <w:rPrChange w:id="2305" w:author="Guilherme Pessoa-Amorim [2]" w:date="2021-11-16T13:46:00Z">
            <w:rPr/>
          </w:rPrChange>
        </w:rPr>
        <w:pPrChange w:id="2306" w:author="Guilherme Pessoa-Amorim [2]" w:date="2021-11-15T13:07:00Z">
          <w:pPr>
            <w:jc w:val="both"/>
          </w:pPr>
        </w:pPrChange>
      </w:pPr>
    </w:p>
    <w:p w14:paraId="1D7BA5D0" w14:textId="3002F8F0" w:rsidR="002B3736" w:rsidRPr="00D9517A" w:rsidRDefault="00826430">
      <w:pPr>
        <w:spacing w:line="360" w:lineRule="auto"/>
        <w:jc w:val="both"/>
        <w:rPr>
          <w:rFonts w:ascii="Mulish" w:hAnsi="Mulish"/>
          <w:sz w:val="22"/>
          <w:rPrChange w:id="2307" w:author="Guilherme Pessoa-Amorim [2]" w:date="2021-11-16T13:46:00Z">
            <w:rPr/>
          </w:rPrChange>
        </w:rPr>
        <w:pPrChange w:id="2308" w:author="Guilherme Pessoa-Amorim [2]" w:date="2021-11-15T13:07:00Z">
          <w:pPr>
            <w:jc w:val="both"/>
          </w:pPr>
        </w:pPrChange>
      </w:pPr>
      <w:r w:rsidRPr="00D9517A">
        <w:rPr>
          <w:rFonts w:ascii="Mulish" w:hAnsi="Mulish"/>
          <w:sz w:val="22"/>
          <w:rPrChange w:id="2309" w:author="Guilherme Pessoa-Amorim [2]" w:date="2021-11-16T13:46:00Z">
            <w:rPr/>
          </w:rPrChange>
        </w:rPr>
        <w:t>Additional analyses focused on subsidiary, data-centric</w:t>
      </w:r>
      <w:r w:rsidR="002B3736" w:rsidRPr="00D9517A">
        <w:rPr>
          <w:rFonts w:ascii="Mulish" w:hAnsi="Mulish"/>
          <w:sz w:val="22"/>
          <w:rPrChange w:id="2310" w:author="Guilherme Pessoa-Amorim [2]" w:date="2021-11-16T13:46:00Z">
            <w:rPr/>
          </w:rPrChange>
        </w:rPr>
        <w:t xml:space="preserve"> </w:t>
      </w:r>
      <w:r w:rsidRPr="00D9517A">
        <w:rPr>
          <w:rFonts w:ascii="Mulish" w:hAnsi="Mulish"/>
          <w:sz w:val="22"/>
          <w:rPrChange w:id="2311" w:author="Guilherme Pessoa-Amorim [2]" w:date="2021-11-16T13:46:00Z">
            <w:rPr/>
          </w:rPrChange>
        </w:rPr>
        <w:t xml:space="preserve">assessments (see section </w:t>
      </w:r>
      <w:ins w:id="2312" w:author="Guilherme Pessoa-Amorim" w:date="2021-11-15T10:22:00Z">
        <w:r w:rsidR="00C451C0" w:rsidRPr="00D9517A">
          <w:rPr>
            <w:rFonts w:ascii="Mulish" w:hAnsi="Mulish"/>
            <w:sz w:val="22"/>
            <w:rPrChange w:id="2313" w:author="Guilherme Pessoa-Amorim [2]" w:date="2021-11-16T13:46:00Z">
              <w:rPr/>
            </w:rPrChange>
          </w:rPr>
          <w:fldChar w:fldCharType="begin"/>
        </w:r>
        <w:r w:rsidR="00C451C0" w:rsidRPr="00D9517A">
          <w:rPr>
            <w:rFonts w:ascii="Mulish" w:hAnsi="Mulish"/>
            <w:sz w:val="22"/>
            <w:rPrChange w:id="2314" w:author="Guilherme Pessoa-Amorim [2]" w:date="2021-11-16T13:46:00Z">
              <w:rPr/>
            </w:rPrChange>
          </w:rPr>
          <w:instrText xml:space="preserve"> REF _Ref87864158 \r \h </w:instrText>
        </w:r>
      </w:ins>
      <w:r w:rsidR="0053593C" w:rsidRPr="00D9517A">
        <w:rPr>
          <w:rFonts w:ascii="Mulish" w:hAnsi="Mulish"/>
          <w:sz w:val="22"/>
          <w:rPrChange w:id="2315" w:author="Guilherme Pessoa-Amorim [2]" w:date="2021-11-16T13:46:00Z">
            <w:rPr>
              <w:rFonts w:ascii="Mulish" w:hAnsi="Mulish"/>
            </w:rPr>
          </w:rPrChange>
        </w:rPr>
        <w:instrText xml:space="preserve"> \* MERGEFORMAT </w:instrText>
      </w:r>
      <w:r w:rsidR="00C451C0" w:rsidRPr="00D9517A">
        <w:rPr>
          <w:rFonts w:ascii="Mulish" w:hAnsi="Mulish"/>
          <w:sz w:val="22"/>
          <w:rPrChange w:id="2316" w:author="Guilherme Pessoa-Amorim [2]" w:date="2021-11-16T13:46:00Z">
            <w:rPr>
              <w:rFonts w:ascii="Mulish" w:hAnsi="Mulish"/>
              <w:sz w:val="22"/>
            </w:rPr>
          </w:rPrChange>
        </w:rPr>
      </w:r>
      <w:r w:rsidR="00C451C0" w:rsidRPr="00D9517A">
        <w:rPr>
          <w:rFonts w:ascii="Mulish" w:hAnsi="Mulish"/>
          <w:sz w:val="22"/>
          <w:rPrChange w:id="2317" w:author="Guilherme Pessoa-Amorim [2]" w:date="2021-11-16T13:46:00Z">
            <w:rPr/>
          </w:rPrChange>
        </w:rPr>
        <w:fldChar w:fldCharType="separate"/>
      </w:r>
      <w:ins w:id="2318" w:author="Guilherme Pessoa-Amorim [2]" w:date="2021-11-16T14:25:00Z">
        <w:r w:rsidR="003E336D">
          <w:rPr>
            <w:rFonts w:ascii="Mulish" w:hAnsi="Mulish"/>
            <w:sz w:val="22"/>
          </w:rPr>
          <w:t>7</w:t>
        </w:r>
      </w:ins>
      <w:ins w:id="2319" w:author="Guilherme Pessoa-Amorim" w:date="2021-11-15T10:22:00Z">
        <w:r w:rsidR="00C451C0" w:rsidRPr="00D9517A">
          <w:rPr>
            <w:rFonts w:ascii="Mulish" w:hAnsi="Mulish"/>
            <w:sz w:val="22"/>
            <w:rPrChange w:id="2320" w:author="Guilherme Pessoa-Amorim [2]" w:date="2021-11-16T13:46:00Z">
              <w:rPr/>
            </w:rPrChange>
          </w:rPr>
          <w:fldChar w:fldCharType="end"/>
        </w:r>
      </w:ins>
      <w:del w:id="2321" w:author="Guilherme Pessoa-Amorim" w:date="2021-11-15T10:22:00Z">
        <w:r w:rsidRPr="00D9517A" w:rsidDel="00C451C0">
          <w:rPr>
            <w:rFonts w:ascii="Mulish" w:hAnsi="Mulish"/>
            <w:sz w:val="22"/>
            <w:rPrChange w:id="2322" w:author="Guilherme Pessoa-Amorim [2]" w:date="2021-11-16T13:46:00Z">
              <w:rPr/>
            </w:rPrChange>
          </w:rPr>
          <w:delText>5</w:delText>
        </w:r>
      </w:del>
      <w:r w:rsidRPr="00D9517A">
        <w:rPr>
          <w:rFonts w:ascii="Mulish" w:hAnsi="Mulish"/>
          <w:sz w:val="22"/>
          <w:rPrChange w:id="2323" w:author="Guilherme Pessoa-Amorim [2]" w:date="2021-11-16T13:46:00Z">
            <w:rPr/>
          </w:rPrChange>
        </w:rPr>
        <w:t>) will</w:t>
      </w:r>
      <w:r w:rsidR="002B3736" w:rsidRPr="00D9517A">
        <w:rPr>
          <w:rFonts w:ascii="Mulish" w:hAnsi="Mulish"/>
          <w:sz w:val="22"/>
          <w:rPrChange w:id="2324" w:author="Guilherme Pessoa-Amorim [2]" w:date="2021-11-16T13:46:00Z">
            <w:rPr/>
          </w:rPrChange>
        </w:rPr>
        <w:t xml:space="preserve"> </w:t>
      </w:r>
      <w:r w:rsidRPr="00D9517A">
        <w:rPr>
          <w:rFonts w:ascii="Mulish" w:hAnsi="Mulish"/>
          <w:sz w:val="22"/>
          <w:rPrChange w:id="2325" w:author="Guilherme Pessoa-Amorim [2]" w:date="2021-11-16T13:46:00Z">
            <w:rPr/>
          </w:rPrChange>
        </w:rPr>
        <w:t>expand the description of</w:t>
      </w:r>
      <w:r w:rsidR="002B3736" w:rsidRPr="00D9517A">
        <w:rPr>
          <w:rFonts w:ascii="Mulish" w:hAnsi="Mulish"/>
          <w:sz w:val="22"/>
          <w:rPrChange w:id="2326" w:author="Guilherme Pessoa-Amorim [2]" w:date="2021-11-16T13:46:00Z">
            <w:rPr/>
          </w:rPrChange>
        </w:rPr>
        <w:t xml:space="preserve"> the RCD </w:t>
      </w:r>
      <w:r w:rsidRPr="00D9517A">
        <w:rPr>
          <w:rFonts w:ascii="Mulish" w:hAnsi="Mulish"/>
          <w:sz w:val="22"/>
          <w:rPrChange w:id="2327" w:author="Guilherme Pessoa-Amorim [2]" w:date="2021-11-16T13:46:00Z">
            <w:rPr/>
          </w:rPrChange>
        </w:rPr>
        <w:t>features</w:t>
      </w:r>
      <w:r w:rsidR="002B3736" w:rsidRPr="00D9517A">
        <w:rPr>
          <w:rFonts w:ascii="Mulish" w:hAnsi="Mulish"/>
          <w:sz w:val="22"/>
          <w:rPrChange w:id="2328" w:author="Guilherme Pessoa-Amorim [2]" w:date="2021-11-16T13:46:00Z">
            <w:rPr/>
          </w:rPrChange>
        </w:rPr>
        <w:t xml:space="preserve">, </w:t>
      </w:r>
      <w:r w:rsidRPr="00D9517A">
        <w:rPr>
          <w:rFonts w:ascii="Mulish" w:hAnsi="Mulish"/>
          <w:sz w:val="22"/>
          <w:rPrChange w:id="2329" w:author="Guilherme Pessoa-Amorim [2]" w:date="2021-11-16T13:46:00Z">
            <w:rPr/>
          </w:rPrChange>
        </w:rPr>
        <w:t xml:space="preserve">determine </w:t>
      </w:r>
      <w:r w:rsidR="002B3736" w:rsidRPr="00D9517A">
        <w:rPr>
          <w:rFonts w:ascii="Mulish" w:hAnsi="Mulish"/>
          <w:sz w:val="22"/>
          <w:rPrChange w:id="2330" w:author="Guilherme Pessoa-Amorim [2]" w:date="2021-11-16T13:46:00Z">
            <w:rPr/>
          </w:rPrChange>
        </w:rPr>
        <w:t xml:space="preserve">the feasibility of undertaking more </w:t>
      </w:r>
      <w:r w:rsidRPr="00D9517A">
        <w:rPr>
          <w:rFonts w:ascii="Mulish" w:hAnsi="Mulish"/>
          <w:sz w:val="22"/>
          <w:rPrChange w:id="2331" w:author="Guilherme Pessoa-Amorim [2]" w:date="2021-11-16T13:46:00Z">
            <w:rPr/>
          </w:rPrChange>
        </w:rPr>
        <w:t>granular</w:t>
      </w:r>
      <w:r w:rsidR="002B3736" w:rsidRPr="00D9517A">
        <w:rPr>
          <w:rFonts w:ascii="Mulish" w:hAnsi="Mulish"/>
          <w:sz w:val="22"/>
          <w:rPrChange w:id="2332" w:author="Guilherme Pessoa-Amorim [2]" w:date="2021-11-16T13:46:00Z">
            <w:rPr/>
          </w:rPrChange>
        </w:rPr>
        <w:t xml:space="preserve"> assessments of adherence to concomitant medications using RCD, and</w:t>
      </w:r>
      <w:r w:rsidRPr="00D9517A">
        <w:rPr>
          <w:rFonts w:ascii="Mulish" w:hAnsi="Mulish"/>
          <w:sz w:val="22"/>
          <w:rPrChange w:id="2333" w:author="Guilherme Pessoa-Amorim [2]" w:date="2021-11-16T13:46:00Z">
            <w:rPr/>
          </w:rPrChange>
        </w:rPr>
        <w:t xml:space="preserve"> explore</w:t>
      </w:r>
      <w:r w:rsidR="002B3736" w:rsidRPr="00D9517A">
        <w:rPr>
          <w:rFonts w:ascii="Mulish" w:hAnsi="Mulish"/>
          <w:sz w:val="22"/>
          <w:rPrChange w:id="2334" w:author="Guilherme Pessoa-Amorim [2]" w:date="2021-11-16T13:46:00Z">
            <w:rPr/>
          </w:rPrChange>
        </w:rPr>
        <w:t xml:space="preserve"> the capacity for alignment of the RCD sources with established </w:t>
      </w:r>
      <w:r w:rsidRPr="00D9517A">
        <w:rPr>
          <w:rFonts w:ascii="Mulish" w:hAnsi="Mulish"/>
          <w:sz w:val="22"/>
          <w:rPrChange w:id="2335" w:author="Guilherme Pessoa-Amorim [2]" w:date="2021-11-16T13:46:00Z">
            <w:rPr/>
          </w:rPrChange>
        </w:rPr>
        <w:t>trial data standards</w:t>
      </w:r>
      <w:r w:rsidR="002B3736" w:rsidRPr="00D9517A">
        <w:rPr>
          <w:rFonts w:ascii="Mulish" w:hAnsi="Mulish"/>
          <w:sz w:val="22"/>
          <w:rPrChange w:id="2336" w:author="Guilherme Pessoa-Amorim [2]" w:date="2021-11-16T13:46:00Z">
            <w:rPr/>
          </w:rPrChange>
        </w:rPr>
        <w:t>.</w:t>
      </w:r>
    </w:p>
    <w:p w14:paraId="2B94D762" w14:textId="77777777" w:rsidR="002B3736" w:rsidRPr="00D9517A" w:rsidRDefault="002B3736">
      <w:pPr>
        <w:spacing w:line="360" w:lineRule="auto"/>
        <w:rPr>
          <w:rFonts w:ascii="Mulish" w:hAnsi="Mulish"/>
          <w:b/>
          <w:bCs/>
          <w:sz w:val="22"/>
          <w:rPrChange w:id="2337" w:author="Guilherme Pessoa-Amorim [2]" w:date="2021-11-16T13:46:00Z">
            <w:rPr>
              <w:b/>
              <w:bCs/>
            </w:rPr>
          </w:rPrChange>
        </w:rPr>
        <w:pPrChange w:id="2338" w:author="Guilherme Pessoa-Amorim [2]" w:date="2021-11-15T13:07:00Z">
          <w:pPr/>
        </w:pPrChange>
      </w:pPr>
    </w:p>
    <w:p w14:paraId="081794A2" w14:textId="2F919647" w:rsidR="002B3736" w:rsidRPr="00D9517A" w:rsidRDefault="002B3736">
      <w:pPr>
        <w:pStyle w:val="Heading4"/>
        <w:spacing w:line="360" w:lineRule="auto"/>
        <w:rPr>
          <w:rFonts w:ascii="Mulish" w:hAnsi="Mulish"/>
          <w:sz w:val="22"/>
          <w:rPrChange w:id="2339" w:author="Guilherme Pessoa-Amorim [2]" w:date="2021-11-16T13:46:00Z">
            <w:rPr/>
          </w:rPrChange>
        </w:rPr>
        <w:pPrChange w:id="2340" w:author="Guilherme Pessoa-Amorim [2]" w:date="2021-11-15T13:07:00Z">
          <w:pPr>
            <w:pStyle w:val="Heading4"/>
          </w:pPr>
        </w:pPrChange>
      </w:pPr>
      <w:bookmarkStart w:id="2341" w:name="_Ref87864356"/>
      <w:r w:rsidRPr="00D9517A">
        <w:rPr>
          <w:rFonts w:ascii="Mulish" w:hAnsi="Mulish"/>
          <w:sz w:val="22"/>
          <w:rPrChange w:id="2342" w:author="Guilherme Pessoa-Amorim [2]" w:date="2021-11-16T13:46:00Z">
            <w:rPr/>
          </w:rPrChange>
        </w:rPr>
        <w:t>Primary outcomes</w:t>
      </w:r>
      <w:bookmarkEnd w:id="2341"/>
    </w:p>
    <w:p w14:paraId="0BADD004" w14:textId="77777777" w:rsidR="002B3736" w:rsidRPr="00D9517A" w:rsidRDefault="002B3736">
      <w:pPr>
        <w:spacing w:line="360" w:lineRule="auto"/>
        <w:rPr>
          <w:rFonts w:ascii="Mulish" w:hAnsi="Mulish"/>
          <w:sz w:val="22"/>
          <w:rPrChange w:id="2343" w:author="Guilherme Pessoa-Amorim [2]" w:date="2021-11-16T13:46:00Z">
            <w:rPr/>
          </w:rPrChange>
        </w:rPr>
        <w:pPrChange w:id="2344" w:author="Guilherme Pessoa-Amorim [2]" w:date="2021-11-15T13:07:00Z">
          <w:pPr/>
        </w:pPrChange>
      </w:pPr>
    </w:p>
    <w:p w14:paraId="2611CFAB" w14:textId="05014B6F" w:rsidR="002B3736" w:rsidRPr="00D9517A" w:rsidRDefault="002B3736">
      <w:pPr>
        <w:pStyle w:val="ListParagraph"/>
        <w:numPr>
          <w:ilvl w:val="0"/>
          <w:numId w:val="19"/>
        </w:numPr>
        <w:tabs>
          <w:tab w:val="left" w:pos="993"/>
        </w:tabs>
        <w:spacing w:line="360" w:lineRule="auto"/>
        <w:ind w:left="0" w:firstLine="709"/>
        <w:jc w:val="both"/>
        <w:rPr>
          <w:rFonts w:ascii="Mulish" w:hAnsi="Mulish"/>
          <w:sz w:val="22"/>
          <w:rPrChange w:id="2345" w:author="Guilherme Pessoa-Amorim [2]" w:date="2021-11-16T13:46:00Z">
            <w:rPr/>
          </w:rPrChange>
        </w:rPr>
        <w:pPrChange w:id="2346" w:author="Guilherme Pessoa-Amorim [2]" w:date="2021-11-15T13:07:00Z">
          <w:pPr>
            <w:pStyle w:val="ListParagraph"/>
            <w:numPr>
              <w:numId w:val="19"/>
            </w:numPr>
            <w:tabs>
              <w:tab w:val="left" w:pos="993"/>
            </w:tabs>
            <w:ind w:left="0" w:firstLine="709"/>
            <w:jc w:val="both"/>
          </w:pPr>
        </w:pPrChange>
      </w:pPr>
      <w:r w:rsidRPr="00D9517A">
        <w:rPr>
          <w:rFonts w:ascii="Mulish" w:hAnsi="Mulish"/>
          <w:b/>
          <w:bCs/>
          <w:sz w:val="22"/>
          <w:rPrChange w:id="2347" w:author="Guilherme Pessoa-Amorim [2]" w:date="2021-11-16T13:46:00Z">
            <w:rPr>
              <w:b/>
              <w:bCs/>
            </w:rPr>
          </w:rPrChange>
        </w:rPr>
        <w:t>Proportion of RECOVERY participants on background immunosuppressive treatments at randomisation,</w:t>
      </w:r>
      <w:r w:rsidRPr="00D9517A">
        <w:rPr>
          <w:rFonts w:ascii="Mulish" w:hAnsi="Mulish"/>
          <w:sz w:val="22"/>
          <w:rPrChange w:id="2348" w:author="Guilherme Pessoa-Amorim [2]" w:date="2021-11-16T13:46:00Z">
            <w:rPr/>
          </w:rPrChange>
        </w:rPr>
        <w:t xml:space="preserve"> according to each data source </w:t>
      </w:r>
    </w:p>
    <w:p w14:paraId="14589F07" w14:textId="77777777" w:rsidR="002B3736" w:rsidRPr="00D9517A" w:rsidRDefault="002B3736">
      <w:pPr>
        <w:pStyle w:val="ListParagraph"/>
        <w:tabs>
          <w:tab w:val="left" w:pos="993"/>
        </w:tabs>
        <w:spacing w:line="360" w:lineRule="auto"/>
        <w:ind w:left="709"/>
        <w:jc w:val="both"/>
        <w:rPr>
          <w:rFonts w:ascii="Mulish" w:hAnsi="Mulish"/>
          <w:sz w:val="22"/>
          <w:rPrChange w:id="2349" w:author="Guilherme Pessoa-Amorim [2]" w:date="2021-11-16T13:46:00Z">
            <w:rPr/>
          </w:rPrChange>
        </w:rPr>
        <w:pPrChange w:id="2350" w:author="Guilherme Pessoa-Amorim [2]" w:date="2021-11-15T13:07:00Z">
          <w:pPr>
            <w:pStyle w:val="ListParagraph"/>
            <w:tabs>
              <w:tab w:val="left" w:pos="993"/>
            </w:tabs>
            <w:ind w:left="709"/>
            <w:jc w:val="both"/>
          </w:pPr>
        </w:pPrChange>
      </w:pPr>
    </w:p>
    <w:p w14:paraId="26D98318" w14:textId="77777777" w:rsidR="002B3736" w:rsidRPr="00D9517A" w:rsidRDefault="002B3736">
      <w:pPr>
        <w:pStyle w:val="ListParagraph"/>
        <w:numPr>
          <w:ilvl w:val="0"/>
          <w:numId w:val="19"/>
        </w:numPr>
        <w:tabs>
          <w:tab w:val="left" w:pos="993"/>
        </w:tabs>
        <w:spacing w:line="360" w:lineRule="auto"/>
        <w:ind w:left="0" w:firstLine="709"/>
        <w:jc w:val="both"/>
        <w:rPr>
          <w:rFonts w:ascii="Mulish" w:hAnsi="Mulish"/>
          <w:sz w:val="22"/>
          <w:rPrChange w:id="2351" w:author="Guilherme Pessoa-Amorim [2]" w:date="2021-11-16T13:46:00Z">
            <w:rPr/>
          </w:rPrChange>
        </w:rPr>
        <w:pPrChange w:id="2352" w:author="Guilherme Pessoa-Amorim [2]" w:date="2021-11-15T13:07:00Z">
          <w:pPr>
            <w:pStyle w:val="ListParagraph"/>
            <w:numPr>
              <w:numId w:val="19"/>
            </w:numPr>
            <w:tabs>
              <w:tab w:val="left" w:pos="993"/>
            </w:tabs>
            <w:ind w:left="0" w:firstLine="709"/>
            <w:jc w:val="both"/>
          </w:pPr>
        </w:pPrChange>
      </w:pPr>
      <w:r w:rsidRPr="00D9517A">
        <w:rPr>
          <w:rFonts w:ascii="Mulish" w:hAnsi="Mulish"/>
          <w:b/>
          <w:bCs/>
          <w:sz w:val="22"/>
          <w:rPrChange w:id="2353" w:author="Guilherme Pessoa-Amorim [2]" w:date="2021-11-16T13:46:00Z">
            <w:rPr>
              <w:b/>
              <w:bCs/>
            </w:rPr>
          </w:rPrChange>
        </w:rPr>
        <w:t>Proportion of AMALFI participants starting an oral anticoagulant medication</w:t>
      </w:r>
      <w:r w:rsidRPr="00D9517A">
        <w:rPr>
          <w:rFonts w:ascii="Mulish" w:hAnsi="Mulish"/>
          <w:sz w:val="22"/>
          <w:rPrChange w:id="2354" w:author="Guilherme Pessoa-Amorim [2]" w:date="2021-11-16T13:46:00Z">
            <w:rPr/>
          </w:rPrChange>
        </w:rPr>
        <w:t xml:space="preserve"> (vitamin K antagonists or novel oral anticoagulants) within 1 year after randomisation (among those not taking them randomisation), according to each data source </w:t>
      </w:r>
    </w:p>
    <w:p w14:paraId="0187085D" w14:textId="77777777" w:rsidR="002B3736" w:rsidRPr="00D9517A" w:rsidRDefault="002B3736">
      <w:pPr>
        <w:pStyle w:val="ListParagraph"/>
        <w:tabs>
          <w:tab w:val="left" w:pos="993"/>
        </w:tabs>
        <w:spacing w:line="360" w:lineRule="auto"/>
        <w:ind w:left="0" w:firstLine="709"/>
        <w:jc w:val="both"/>
        <w:rPr>
          <w:rFonts w:ascii="Mulish" w:hAnsi="Mulish"/>
          <w:sz w:val="22"/>
          <w:rPrChange w:id="2355" w:author="Guilherme Pessoa-Amorim [2]" w:date="2021-11-16T13:46:00Z">
            <w:rPr/>
          </w:rPrChange>
        </w:rPr>
        <w:pPrChange w:id="2356" w:author="Guilherme Pessoa-Amorim [2]" w:date="2021-11-15T13:07:00Z">
          <w:pPr>
            <w:pStyle w:val="ListParagraph"/>
            <w:tabs>
              <w:tab w:val="left" w:pos="993"/>
            </w:tabs>
            <w:ind w:left="0" w:firstLine="709"/>
            <w:jc w:val="both"/>
          </w:pPr>
        </w:pPrChange>
      </w:pPr>
    </w:p>
    <w:p w14:paraId="345886B1"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357" w:author="Guilherme Pessoa-Amorim [2]" w:date="2021-11-16T13:46:00Z">
            <w:rPr/>
          </w:rPrChange>
        </w:rPr>
        <w:pPrChange w:id="2358"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359" w:author="Guilherme Pessoa-Amorim [2]" w:date="2021-11-16T13:46:00Z">
            <w:rPr>
              <w:b/>
              <w:bCs/>
            </w:rPr>
          </w:rPrChange>
        </w:rPr>
        <w:t>Proportion of ORION-4 participants on each category of statin treatment intensity at randomisation</w:t>
      </w:r>
      <w:r w:rsidRPr="00D9517A">
        <w:rPr>
          <w:rFonts w:ascii="Mulish" w:hAnsi="Mulish"/>
          <w:sz w:val="22"/>
          <w:rPrChange w:id="2360" w:author="Guilherme Pessoa-Amorim [2]" w:date="2021-11-16T13:46:00Z">
            <w:rPr/>
          </w:rPrChange>
        </w:rPr>
        <w:t xml:space="preserve"> (as per the protocol definition, i.e. high-</w:t>
      </w:r>
      <w:r w:rsidRPr="00D9517A">
        <w:rPr>
          <w:rFonts w:ascii="Mulish" w:hAnsi="Mulish"/>
          <w:sz w:val="22"/>
          <w:rPrChange w:id="2361" w:author="Guilherme Pessoa-Amorim [2]" w:date="2021-11-16T13:46:00Z">
            <w:rPr/>
          </w:rPrChange>
        </w:rPr>
        <w:lastRenderedPageBreak/>
        <w:t xml:space="preserve">intensity: atorvastatin ≥40mg or rosuvastatin ≥20mg daily; low-moderate intensity: any regimen excluding high-intensity; and no statins), according to each data source </w:t>
      </w:r>
    </w:p>
    <w:p w14:paraId="433402E7" w14:textId="77777777" w:rsidR="002B3736" w:rsidRPr="00D9517A" w:rsidRDefault="002B3736">
      <w:pPr>
        <w:spacing w:line="360" w:lineRule="auto"/>
        <w:rPr>
          <w:rFonts w:ascii="Mulish" w:hAnsi="Mulish"/>
          <w:sz w:val="22"/>
          <w:rPrChange w:id="2362" w:author="Guilherme Pessoa-Amorim [2]" w:date="2021-11-16T13:46:00Z">
            <w:rPr/>
          </w:rPrChange>
        </w:rPr>
        <w:pPrChange w:id="2363" w:author="Guilherme Pessoa-Amorim [2]" w:date="2021-11-15T13:07:00Z">
          <w:pPr/>
        </w:pPrChange>
      </w:pPr>
    </w:p>
    <w:p w14:paraId="3D602BA7" w14:textId="0EBE12A6" w:rsidR="002B3736" w:rsidRPr="00D9517A" w:rsidRDefault="002B3736">
      <w:pPr>
        <w:pStyle w:val="Heading4"/>
        <w:spacing w:line="360" w:lineRule="auto"/>
        <w:rPr>
          <w:rFonts w:ascii="Mulish" w:hAnsi="Mulish"/>
          <w:sz w:val="22"/>
          <w:rPrChange w:id="2364" w:author="Guilherme Pessoa-Amorim [2]" w:date="2021-11-16T13:46:00Z">
            <w:rPr/>
          </w:rPrChange>
        </w:rPr>
        <w:pPrChange w:id="2365" w:author="Guilherme Pessoa-Amorim [2]" w:date="2021-11-15T13:07:00Z">
          <w:pPr>
            <w:pStyle w:val="Heading4"/>
          </w:pPr>
        </w:pPrChange>
      </w:pPr>
      <w:bookmarkStart w:id="2366" w:name="_Ref87868115"/>
      <w:r w:rsidRPr="00D9517A">
        <w:rPr>
          <w:rFonts w:ascii="Mulish" w:hAnsi="Mulish"/>
          <w:sz w:val="22"/>
          <w:rPrChange w:id="2367" w:author="Guilherme Pessoa-Amorim [2]" w:date="2021-11-16T13:46:00Z">
            <w:rPr/>
          </w:rPrChange>
        </w:rPr>
        <w:t>Secondary outcomes</w:t>
      </w:r>
      <w:bookmarkEnd w:id="2366"/>
    </w:p>
    <w:p w14:paraId="2D776BA7" w14:textId="77777777" w:rsidR="002B3736" w:rsidRPr="00D9517A" w:rsidRDefault="002B3736">
      <w:pPr>
        <w:spacing w:line="360" w:lineRule="auto"/>
        <w:rPr>
          <w:rFonts w:ascii="Mulish" w:hAnsi="Mulish"/>
          <w:sz w:val="22"/>
          <w:rPrChange w:id="2368" w:author="Guilherme Pessoa-Amorim [2]" w:date="2021-11-16T13:46:00Z">
            <w:rPr/>
          </w:rPrChange>
        </w:rPr>
        <w:pPrChange w:id="2369" w:author="Guilherme Pessoa-Amorim [2]" w:date="2021-11-15T13:07:00Z">
          <w:pPr/>
        </w:pPrChange>
      </w:pPr>
    </w:p>
    <w:p w14:paraId="5969B22B" w14:textId="77777777" w:rsidR="002B3736" w:rsidRPr="00D9517A" w:rsidRDefault="002B3736">
      <w:pPr>
        <w:pStyle w:val="Heading5"/>
        <w:spacing w:line="360" w:lineRule="auto"/>
        <w:rPr>
          <w:rFonts w:ascii="Mulish" w:hAnsi="Mulish"/>
          <w:sz w:val="22"/>
          <w:rPrChange w:id="2370" w:author="Guilherme Pessoa-Amorim [2]" w:date="2021-11-16T13:46:00Z">
            <w:rPr/>
          </w:rPrChange>
        </w:rPr>
        <w:pPrChange w:id="2371" w:author="Guilherme Pessoa-Amorim [2]" w:date="2021-11-15T13:07:00Z">
          <w:pPr>
            <w:pStyle w:val="Heading4"/>
            <w:numPr>
              <w:ilvl w:val="4"/>
            </w:numPr>
            <w:ind w:left="2232" w:hanging="792"/>
          </w:pPr>
        </w:pPrChange>
      </w:pPr>
      <w:r w:rsidRPr="00D9517A">
        <w:rPr>
          <w:rFonts w:ascii="Mulish" w:hAnsi="Mulish"/>
          <w:sz w:val="22"/>
          <w:rPrChange w:id="2372" w:author="Guilherme Pessoa-Amorim [2]" w:date="2021-11-16T13:46:00Z">
            <w:rPr/>
          </w:rPrChange>
        </w:rPr>
        <w:t>RECOVERY</w:t>
      </w:r>
    </w:p>
    <w:p w14:paraId="46E506EB" w14:textId="77777777" w:rsidR="002B3736" w:rsidRPr="00D9517A" w:rsidRDefault="002B3736">
      <w:pPr>
        <w:spacing w:line="360" w:lineRule="auto"/>
        <w:rPr>
          <w:rFonts w:ascii="Mulish" w:hAnsi="Mulish"/>
          <w:sz w:val="22"/>
          <w:rPrChange w:id="2373" w:author="Guilherme Pessoa-Amorim [2]" w:date="2021-11-16T13:46:00Z">
            <w:rPr/>
          </w:rPrChange>
        </w:rPr>
        <w:pPrChange w:id="2374" w:author="Guilherme Pessoa-Amorim [2]" w:date="2021-11-15T13:07:00Z">
          <w:pPr/>
        </w:pPrChange>
      </w:pPr>
    </w:p>
    <w:p w14:paraId="5B474368" w14:textId="225CCFD6"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375" w:author="Guilherme Pessoa-Amorim [2]" w:date="2021-11-16T13:46:00Z">
            <w:rPr/>
          </w:rPrChange>
        </w:rPr>
        <w:pPrChange w:id="2376"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377" w:author="Guilherme Pessoa-Amorim [2]" w:date="2021-11-16T13:46:00Z">
            <w:rPr>
              <w:b/>
              <w:bCs/>
            </w:rPr>
          </w:rPrChange>
        </w:rPr>
        <w:t xml:space="preserve">Total number and proportion of participants, cumulative number of records per participant, and time between records for each drug group of interest </w:t>
      </w:r>
      <w:r w:rsidRPr="00D9517A">
        <w:rPr>
          <w:rFonts w:ascii="Mulish" w:hAnsi="Mulish"/>
          <w:sz w:val="22"/>
          <w:rPrChange w:id="2378" w:author="Guilherme Pessoa-Amorim [2]" w:date="2021-11-16T13:46:00Z">
            <w:rPr/>
          </w:rPrChange>
        </w:rPr>
        <w:t xml:space="preserve">(section </w:t>
      </w:r>
      <w:ins w:id="2379" w:author="Guilherme Pessoa-Amorim" w:date="2021-11-15T10:23:00Z">
        <w:r w:rsidR="00C451C0" w:rsidRPr="00D9517A">
          <w:rPr>
            <w:rFonts w:ascii="Mulish" w:hAnsi="Mulish"/>
            <w:sz w:val="22"/>
            <w:rPrChange w:id="2380" w:author="Guilherme Pessoa-Amorim [2]" w:date="2021-11-16T13:46:00Z">
              <w:rPr/>
            </w:rPrChange>
          </w:rPr>
          <w:fldChar w:fldCharType="begin"/>
        </w:r>
        <w:r w:rsidR="00C451C0" w:rsidRPr="00D9517A">
          <w:rPr>
            <w:rFonts w:ascii="Mulish" w:hAnsi="Mulish"/>
            <w:sz w:val="22"/>
            <w:rPrChange w:id="2381" w:author="Guilherme Pessoa-Amorim [2]" w:date="2021-11-16T13:46:00Z">
              <w:rPr/>
            </w:rPrChange>
          </w:rPr>
          <w:instrText xml:space="preserve"> REF _Ref87864233 \r \h </w:instrText>
        </w:r>
      </w:ins>
      <w:r w:rsidR="0053593C" w:rsidRPr="00D9517A">
        <w:rPr>
          <w:rFonts w:ascii="Mulish" w:hAnsi="Mulish"/>
          <w:sz w:val="22"/>
          <w:rPrChange w:id="2382" w:author="Guilherme Pessoa-Amorim [2]" w:date="2021-11-16T13:46:00Z">
            <w:rPr>
              <w:rFonts w:ascii="Mulish" w:hAnsi="Mulish"/>
            </w:rPr>
          </w:rPrChange>
        </w:rPr>
        <w:instrText xml:space="preserve"> \* MERGEFORMAT </w:instrText>
      </w:r>
      <w:r w:rsidR="00C451C0" w:rsidRPr="00D9517A">
        <w:rPr>
          <w:rFonts w:ascii="Mulish" w:hAnsi="Mulish"/>
          <w:sz w:val="22"/>
          <w:rPrChange w:id="2383" w:author="Guilherme Pessoa-Amorim [2]" w:date="2021-11-16T13:46:00Z">
            <w:rPr>
              <w:rFonts w:ascii="Mulish" w:hAnsi="Mulish"/>
              <w:sz w:val="22"/>
            </w:rPr>
          </w:rPrChange>
        </w:rPr>
      </w:r>
      <w:r w:rsidR="00C451C0" w:rsidRPr="00D9517A">
        <w:rPr>
          <w:rFonts w:ascii="Mulish" w:hAnsi="Mulish"/>
          <w:sz w:val="22"/>
          <w:rPrChange w:id="2384" w:author="Guilherme Pessoa-Amorim [2]" w:date="2021-11-16T13:46:00Z">
            <w:rPr/>
          </w:rPrChange>
        </w:rPr>
        <w:fldChar w:fldCharType="separate"/>
      </w:r>
      <w:ins w:id="2385" w:author="Guilherme Pessoa-Amorim [2]" w:date="2021-11-16T14:25:00Z">
        <w:r w:rsidR="003E336D">
          <w:rPr>
            <w:rFonts w:ascii="Mulish" w:hAnsi="Mulish"/>
            <w:sz w:val="22"/>
          </w:rPr>
          <w:t>4.3.6.1</w:t>
        </w:r>
      </w:ins>
      <w:ins w:id="2386" w:author="Guilherme Pessoa-Amorim" w:date="2021-11-15T10:23:00Z">
        <w:r w:rsidR="00C451C0" w:rsidRPr="00D9517A">
          <w:rPr>
            <w:rFonts w:ascii="Mulish" w:hAnsi="Mulish"/>
            <w:sz w:val="22"/>
            <w:rPrChange w:id="2387" w:author="Guilherme Pessoa-Amorim [2]" w:date="2021-11-16T13:46:00Z">
              <w:rPr/>
            </w:rPrChange>
          </w:rPr>
          <w:fldChar w:fldCharType="end"/>
        </w:r>
      </w:ins>
      <w:del w:id="2388" w:author="Guilherme Pessoa-Amorim" w:date="2021-11-15T10:23:00Z">
        <w:r w:rsidRPr="00D9517A" w:rsidDel="00C451C0">
          <w:rPr>
            <w:rFonts w:ascii="Mulish" w:hAnsi="Mulish"/>
            <w:sz w:val="22"/>
            <w:rPrChange w:id="2389" w:author="Guilherme Pessoa-Amorim [2]" w:date="2021-11-16T13:46:00Z">
              <w:rPr/>
            </w:rPrChange>
          </w:rPr>
          <w:delText>2.3.</w:delText>
        </w:r>
        <w:r w:rsidR="00826430" w:rsidRPr="00D9517A" w:rsidDel="00C451C0">
          <w:rPr>
            <w:rFonts w:ascii="Mulish" w:hAnsi="Mulish"/>
            <w:sz w:val="22"/>
            <w:rPrChange w:id="2390" w:author="Guilherme Pessoa-Amorim [2]" w:date="2021-11-16T13:46:00Z">
              <w:rPr/>
            </w:rPrChange>
          </w:rPr>
          <w:delText>6</w:delText>
        </w:r>
        <w:r w:rsidRPr="00D9517A" w:rsidDel="00C451C0">
          <w:rPr>
            <w:rFonts w:ascii="Mulish" w:hAnsi="Mulish"/>
            <w:sz w:val="22"/>
            <w:rPrChange w:id="2391" w:author="Guilherme Pessoa-Amorim [2]" w:date="2021-11-16T13:46:00Z">
              <w:rPr/>
            </w:rPrChange>
          </w:rPr>
          <w:delText>.1</w:delText>
        </w:r>
      </w:del>
      <w:r w:rsidRPr="00D9517A">
        <w:rPr>
          <w:rFonts w:ascii="Mulish" w:hAnsi="Mulish"/>
          <w:sz w:val="22"/>
          <w:rPrChange w:id="2392" w:author="Guilherme Pessoa-Amorim [2]" w:date="2021-11-16T13:46:00Z">
            <w:rPr/>
          </w:rPrChange>
        </w:rPr>
        <w:t xml:space="preserve">) at randomisation and within 6 months after randomisation, according to each data source </w:t>
      </w:r>
    </w:p>
    <w:p w14:paraId="57F1C50C" w14:textId="77777777" w:rsidR="002B3736" w:rsidRPr="00D9517A" w:rsidRDefault="002B3736">
      <w:pPr>
        <w:tabs>
          <w:tab w:val="left" w:pos="993"/>
        </w:tabs>
        <w:spacing w:line="360" w:lineRule="auto"/>
        <w:jc w:val="both"/>
        <w:rPr>
          <w:rFonts w:ascii="Mulish" w:hAnsi="Mulish"/>
          <w:sz w:val="22"/>
          <w:rPrChange w:id="2393" w:author="Guilherme Pessoa-Amorim [2]" w:date="2021-11-16T13:46:00Z">
            <w:rPr/>
          </w:rPrChange>
        </w:rPr>
        <w:pPrChange w:id="2394" w:author="Guilherme Pessoa-Amorim [2]" w:date="2021-11-15T13:07:00Z">
          <w:pPr>
            <w:tabs>
              <w:tab w:val="left" w:pos="993"/>
            </w:tabs>
            <w:jc w:val="both"/>
          </w:pPr>
        </w:pPrChange>
      </w:pPr>
    </w:p>
    <w:p w14:paraId="71213626"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395" w:author="Guilherme Pessoa-Amorim [2]" w:date="2021-11-16T13:46:00Z">
            <w:rPr/>
          </w:rPrChange>
        </w:rPr>
        <w:pPrChange w:id="2396"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397" w:author="Guilherme Pessoa-Amorim [2]" w:date="2021-11-16T13:46:00Z">
            <w:rPr>
              <w:b/>
              <w:bCs/>
            </w:rPr>
          </w:rPrChange>
        </w:rPr>
        <w:t>Proportion initiating an antibacterial medication</w:t>
      </w:r>
      <w:r w:rsidRPr="00D9517A">
        <w:rPr>
          <w:rFonts w:ascii="Mulish" w:hAnsi="Mulish"/>
          <w:sz w:val="22"/>
          <w:rPrChange w:id="2398" w:author="Guilherme Pessoa-Amorim [2]" w:date="2021-11-16T13:46:00Z">
            <w:rPr/>
          </w:rPrChange>
        </w:rPr>
        <w:t xml:space="preserve"> within 6 months after randomisation, among those not taking them at randomisation, according to each data source </w:t>
      </w:r>
    </w:p>
    <w:p w14:paraId="22273303" w14:textId="77777777" w:rsidR="002B3736" w:rsidRPr="00D9517A" w:rsidRDefault="002B3736">
      <w:pPr>
        <w:pStyle w:val="ListParagraph"/>
        <w:spacing w:line="360" w:lineRule="auto"/>
        <w:rPr>
          <w:rFonts w:ascii="Mulish" w:hAnsi="Mulish"/>
          <w:sz w:val="22"/>
          <w:rPrChange w:id="2399" w:author="Guilherme Pessoa-Amorim [2]" w:date="2021-11-16T13:46:00Z">
            <w:rPr/>
          </w:rPrChange>
        </w:rPr>
        <w:pPrChange w:id="2400" w:author="Guilherme Pessoa-Amorim [2]" w:date="2021-11-15T13:07:00Z">
          <w:pPr>
            <w:pStyle w:val="ListParagraph"/>
          </w:pPr>
        </w:pPrChange>
      </w:pPr>
    </w:p>
    <w:p w14:paraId="7BF66A96" w14:textId="5F5427E9" w:rsidR="00A65FB8" w:rsidRDefault="002B3736">
      <w:pPr>
        <w:pStyle w:val="ListParagraph"/>
        <w:numPr>
          <w:ilvl w:val="0"/>
          <w:numId w:val="20"/>
        </w:numPr>
        <w:tabs>
          <w:tab w:val="left" w:pos="993"/>
        </w:tabs>
        <w:spacing w:line="360" w:lineRule="auto"/>
        <w:ind w:left="0" w:firstLine="709"/>
        <w:jc w:val="both"/>
        <w:rPr>
          <w:ins w:id="2401" w:author="Guilherme Pessoa-Amorim [2]" w:date="2021-11-17T10:40:00Z"/>
          <w:rFonts w:ascii="Mulish" w:hAnsi="Mulish"/>
          <w:sz w:val="22"/>
        </w:rPr>
        <w:pPrChange w:id="2402" w:author="Guilherme Pessoa-Amorim [2]" w:date="2021-11-17T10:40:00Z">
          <w:pPr>
            <w:pStyle w:val="ListParagraph"/>
            <w:numPr>
              <w:numId w:val="20"/>
            </w:numPr>
            <w:tabs>
              <w:tab w:val="left" w:pos="993"/>
            </w:tabs>
            <w:ind w:left="0" w:firstLine="709"/>
            <w:jc w:val="both"/>
          </w:pPr>
        </w:pPrChange>
      </w:pPr>
      <w:commentRangeStart w:id="2403"/>
      <w:commentRangeStart w:id="2404"/>
      <w:r w:rsidRPr="00D9517A">
        <w:rPr>
          <w:rFonts w:ascii="Mulish" w:hAnsi="Mulish"/>
          <w:b/>
          <w:bCs/>
          <w:sz w:val="22"/>
          <w:rPrChange w:id="2405" w:author="Guilherme Pessoa-Amorim [2]" w:date="2021-11-16T13:46:00Z">
            <w:rPr>
              <w:b/>
              <w:bCs/>
            </w:rPr>
          </w:rPrChange>
        </w:rPr>
        <w:t>Time to first record</w:t>
      </w:r>
      <w:commentRangeEnd w:id="2403"/>
      <w:r w:rsidR="0095372F" w:rsidRPr="00D9517A">
        <w:rPr>
          <w:rStyle w:val="CommentReference"/>
          <w:rFonts w:ascii="Mulish" w:hAnsi="Mulish"/>
          <w:sz w:val="14"/>
          <w:rPrChange w:id="2406" w:author="Guilherme Pessoa-Amorim [2]" w:date="2021-11-16T13:46:00Z">
            <w:rPr>
              <w:rStyle w:val="CommentReference"/>
            </w:rPr>
          </w:rPrChange>
        </w:rPr>
        <w:commentReference w:id="2403"/>
      </w:r>
      <w:commentRangeEnd w:id="2404"/>
      <w:r w:rsidR="001049C9" w:rsidRPr="00D9517A">
        <w:rPr>
          <w:rStyle w:val="CommentReference"/>
          <w:rFonts w:ascii="Mulish" w:hAnsi="Mulish"/>
          <w:sz w:val="14"/>
          <w:rPrChange w:id="2407" w:author="Guilherme Pessoa-Amorim [2]" w:date="2021-11-16T13:46:00Z">
            <w:rPr>
              <w:rStyle w:val="CommentReference"/>
            </w:rPr>
          </w:rPrChange>
        </w:rPr>
        <w:commentReference w:id="2404"/>
      </w:r>
      <w:r w:rsidRPr="00D9517A">
        <w:rPr>
          <w:rFonts w:ascii="Mulish" w:hAnsi="Mulish"/>
          <w:b/>
          <w:bCs/>
          <w:sz w:val="22"/>
          <w:rPrChange w:id="2408" w:author="Guilherme Pessoa-Amorim [2]" w:date="2021-11-16T13:46:00Z">
            <w:rPr>
              <w:b/>
              <w:bCs/>
            </w:rPr>
          </w:rPrChange>
        </w:rPr>
        <w:t xml:space="preserve"> of an antibacterial medication </w:t>
      </w:r>
      <w:r w:rsidRPr="00D9517A">
        <w:rPr>
          <w:rFonts w:ascii="Mulish" w:hAnsi="Mulish"/>
          <w:sz w:val="22"/>
          <w:rPrChange w:id="2409" w:author="Guilherme Pessoa-Amorim [2]" w:date="2021-11-16T13:46:00Z">
            <w:rPr/>
          </w:rPrChange>
        </w:rPr>
        <w:t xml:space="preserve">within 6 months after randomisation, among those not taking them at randomisation, according to each data source </w:t>
      </w:r>
    </w:p>
    <w:p w14:paraId="1938B7D2" w14:textId="77777777" w:rsidR="00A65FB8" w:rsidRPr="00A65FB8" w:rsidRDefault="00A65FB8">
      <w:pPr>
        <w:pStyle w:val="ListParagraph"/>
        <w:rPr>
          <w:ins w:id="2410" w:author="Guilherme Pessoa-Amorim [2]" w:date="2021-11-17T10:40:00Z"/>
          <w:rFonts w:ascii="Mulish" w:hAnsi="Mulish"/>
          <w:sz w:val="22"/>
          <w:rPrChange w:id="2411" w:author="Guilherme Pessoa-Amorim [2]" w:date="2021-11-17T10:40:00Z">
            <w:rPr>
              <w:ins w:id="2412" w:author="Guilherme Pessoa-Amorim [2]" w:date="2021-11-17T10:40:00Z"/>
            </w:rPr>
          </w:rPrChange>
        </w:rPr>
        <w:pPrChange w:id="2413" w:author="Guilherme Pessoa-Amorim [2]" w:date="2021-11-17T10:40:00Z">
          <w:pPr>
            <w:pStyle w:val="ListParagraph"/>
            <w:numPr>
              <w:numId w:val="20"/>
            </w:numPr>
            <w:tabs>
              <w:tab w:val="left" w:pos="993"/>
            </w:tabs>
            <w:spacing w:line="360" w:lineRule="auto"/>
            <w:ind w:left="0" w:firstLine="709"/>
            <w:jc w:val="both"/>
          </w:pPr>
        </w:pPrChange>
      </w:pPr>
    </w:p>
    <w:p w14:paraId="6C4CAAB1" w14:textId="35E880C1" w:rsidR="00A65FB8" w:rsidRPr="00A65FB8" w:rsidRDefault="00A65FB8">
      <w:pPr>
        <w:pStyle w:val="ListParagraph"/>
        <w:numPr>
          <w:ilvl w:val="1"/>
          <w:numId w:val="20"/>
        </w:numPr>
        <w:tabs>
          <w:tab w:val="left" w:pos="993"/>
        </w:tabs>
        <w:spacing w:line="360" w:lineRule="auto"/>
        <w:ind w:left="993"/>
        <w:jc w:val="both"/>
        <w:rPr>
          <w:ins w:id="2414" w:author="Guilherme Pessoa-Amorim [2]" w:date="2021-11-17T10:40:00Z"/>
          <w:rFonts w:ascii="Mulish" w:hAnsi="Mulish"/>
          <w:sz w:val="22"/>
          <w:rPrChange w:id="2415" w:author="Guilherme Pessoa-Amorim [2]" w:date="2021-11-17T10:40:00Z">
            <w:rPr>
              <w:ins w:id="2416" w:author="Guilherme Pessoa-Amorim [2]" w:date="2021-11-17T10:40:00Z"/>
            </w:rPr>
          </w:rPrChange>
        </w:rPr>
        <w:pPrChange w:id="2417" w:author="Guilherme Pessoa-Amorim [2]" w:date="2021-11-17T10:40:00Z">
          <w:pPr>
            <w:pStyle w:val="ListParagraph"/>
            <w:numPr>
              <w:numId w:val="20"/>
            </w:numPr>
            <w:tabs>
              <w:tab w:val="left" w:pos="993"/>
            </w:tabs>
            <w:spacing w:line="360" w:lineRule="auto"/>
            <w:ind w:left="1800" w:hanging="360"/>
            <w:jc w:val="both"/>
          </w:pPr>
        </w:pPrChange>
      </w:pPr>
      <w:ins w:id="2418" w:author="Guilherme Pessoa-Amorim [2]" w:date="2021-11-17T10:40:00Z">
        <w:r w:rsidRPr="00A65FB8">
          <w:rPr>
            <w:rFonts w:ascii="Mulish" w:hAnsi="Mulish"/>
            <w:sz w:val="22"/>
            <w:rPrChange w:id="2419" w:author="Guilherme Pessoa-Amorim [2]" w:date="2021-11-17T10:40:00Z">
              <w:rPr/>
            </w:rPrChange>
          </w:rPr>
          <w:t>Note: for time-to-event assessments, a lag period of 7 days between prescribing and dispensing events will be defined and accounted for initially;</w:t>
        </w:r>
        <w:r w:rsidRPr="00A65FB8">
          <w:rPr>
            <w:rFonts w:ascii="Mulish" w:hAnsi="Mulish"/>
            <w:sz w:val="22"/>
            <w:rPrChange w:id="2420" w:author="Guilherme Pessoa-Amorim [2]" w:date="2021-11-17T10:40:00Z">
              <w:rPr/>
            </w:rPrChange>
          </w:rPr>
          <w:fldChar w:fldCharType="begin"/>
        </w:r>
        <w:r w:rsidRPr="00A65FB8">
          <w:rPr>
            <w:rFonts w:ascii="Mulish" w:hAnsi="Mulish"/>
            <w:sz w:val="22"/>
            <w:rPrChange w:id="2421" w:author="Guilherme Pessoa-Amorim [2]" w:date="2021-11-17T10:40:00Z">
              <w:rPr/>
            </w:rPrChange>
          </w:rPr>
          <w:instrText xml:space="preserve"> ADDIN ZOTERO_ITEM CSL_CITATION {"citationID":"k4a5cvfr","properties":{"formattedCitation":"\\super 5\\nosupersub{}","plainCitation":"5","noteIndex":0},"citationItems":[{"id":14405,"uris":["http://zotero.org/users/5813034/items/QZDV8RSA"],"uri":["http://zotero.org/users/5813034/items/QZDV8RSA"],"itemData":{"id":14405,"type":"article-journal","abstract":"PURPOSE: To assess the predictive value of general practice electronic prescribing records with respect to adherence to long-term medications as compared to claims-based pharmacy dispensing data.\nMETHODS: A total of 29772 electronic prescribing records relating to 2713 patients attending a New Zealand general medical practice were linked by national health identifier to 63 833 dispensing records used for community pharmacy reimbursement. Individual possession ratios-prescription possession ratio (PPR) for prescribing and medication possession ratio (MPR) for dispensing-were calculated for the 15-month period from 1 January 2006 to 30 March 2007 based on each data source for the common long-term medications simvastatin, metoprolol succinate, bendrofluazide, felodipine, cilazapril and metformin.\nRESULTS: Out of 646 patients prescribed at least one of the six medications by the practice during the 15-month period, 50% of patients maintained high adherence (MPR &gt; or = 80%) to all (out of the 6) medications that they were prescribed over the period, with rates of high adherence to individual medications ranging from 68 (felodopine) to 55% (metformin). In 93% of 4043 cases where there was a prescription in the general practice data, a subsequent dispensing record for the same patient and drug was present with a time-stamp no more than seven days later. PPR &lt; 80% demonstrated a positive predictive value (PPV) of 81.4% (95%CI 78-85%) and negative predictive value (NPV) of 76.3% (95%CI 73-79%) for MPR &lt; 80%.\nCONCLUSION: There is potential for general practices to identify substantial levels of long-term medication adherence problems through their electronic prescribing records. Significant further adherence problems could be detected if an e-pharmacy network allowed practices to match dispensing against prescriptions.","container-title":"Pharmacoepidemiology and Drug Safety","DOI":"10.1002/pds.1803","ISSN":"1099-1557","issue":"10","journalAbbreviation":"Pharmacoepidemiol Drug Saf","language":"eng","note":"PMID: 19609958","page":"956-964","source":"PubMed","title":"What can primary care prescribing data tell us about individual adherence to long-term medication?-comparison to pharmacy dispensing data","title-short":"What can primary care prescribing data tell us about individual adherence to long-term medication?","volume":"18","author":[{"family":"Mabotuwana","given":"Thusitha"},{"family":"Warren","given":"Jim"},{"family":"Harrison","given":"Jeff"},{"family":"Kenealy","given":"Timothy"}],"issued":{"date-parts":[["2009",10]]}}}],"schema":"https://github.com/citation-style-language/schema/raw/master/csl-citation.json"} </w:instrText>
        </w:r>
        <w:r w:rsidRPr="00A65FB8">
          <w:rPr>
            <w:rFonts w:ascii="Mulish" w:hAnsi="Mulish"/>
            <w:sz w:val="22"/>
            <w:rPrChange w:id="2422" w:author="Guilherme Pessoa-Amorim [2]" w:date="2021-11-17T10:40:00Z">
              <w:rPr/>
            </w:rPrChange>
          </w:rPr>
          <w:fldChar w:fldCharType="separate"/>
        </w:r>
        <w:r w:rsidRPr="00A65FB8">
          <w:rPr>
            <w:rFonts w:ascii="Mulish" w:hAnsi="Mulish" w:cs="Calibri"/>
            <w:sz w:val="22"/>
            <w:vertAlign w:val="superscript"/>
            <w:rPrChange w:id="2423" w:author="Guilherme Pessoa-Amorim [2]" w:date="2021-11-17T10:40:00Z">
              <w:rPr>
                <w:rFonts w:cs="Calibri"/>
                <w:vertAlign w:val="superscript"/>
              </w:rPr>
            </w:rPrChange>
          </w:rPr>
          <w:t>5</w:t>
        </w:r>
        <w:r w:rsidRPr="00A65FB8">
          <w:rPr>
            <w:rFonts w:ascii="Mulish" w:hAnsi="Mulish"/>
            <w:sz w:val="22"/>
            <w:rPrChange w:id="2424" w:author="Guilherme Pessoa-Amorim [2]" w:date="2021-11-17T10:40:00Z">
              <w:rPr/>
            </w:rPrChange>
          </w:rPr>
          <w:fldChar w:fldCharType="end"/>
        </w:r>
        <w:r w:rsidRPr="00A65FB8">
          <w:rPr>
            <w:rFonts w:ascii="Mulish" w:hAnsi="Mulish"/>
            <w:sz w:val="22"/>
            <w:rPrChange w:id="2425" w:author="Guilherme Pessoa-Amorim [2]" w:date="2021-11-17T10:40:00Z">
              <w:rPr/>
            </w:rPrChange>
          </w:rPr>
          <w:t xml:space="preserve"> an exploratory assessment will aim to establish a data-drive</w:t>
        </w:r>
      </w:ins>
      <w:ins w:id="2426" w:author="Guilherme Pessoa-Amorim [2]" w:date="2021-11-18T16:56:00Z">
        <w:r w:rsidR="00D13C5C">
          <w:rPr>
            <w:rFonts w:ascii="Mulish" w:hAnsi="Mulish"/>
            <w:sz w:val="22"/>
          </w:rPr>
          <w:t>n</w:t>
        </w:r>
      </w:ins>
      <w:ins w:id="2427" w:author="Guilherme Pessoa-Amorim [2]" w:date="2021-11-17T10:40:00Z">
        <w:r w:rsidRPr="00A65FB8">
          <w:rPr>
            <w:rFonts w:ascii="Mulish" w:hAnsi="Mulish"/>
            <w:sz w:val="22"/>
            <w:rPrChange w:id="2428" w:author="Guilherme Pessoa-Amorim [2]" w:date="2021-11-17T10:40:00Z">
              <w:rPr/>
            </w:rPrChange>
          </w:rPr>
          <w:t xml:space="preserve"> lag period for these RCD sources (see section </w:t>
        </w:r>
        <w:r w:rsidRPr="00A65FB8">
          <w:rPr>
            <w:rFonts w:ascii="Mulish" w:hAnsi="Mulish"/>
            <w:sz w:val="22"/>
            <w:rPrChange w:id="2429" w:author="Guilherme Pessoa-Amorim [2]" w:date="2021-11-17T10:40:00Z">
              <w:rPr/>
            </w:rPrChange>
          </w:rPr>
          <w:fldChar w:fldCharType="begin"/>
        </w:r>
        <w:r w:rsidRPr="00A65FB8">
          <w:rPr>
            <w:rFonts w:ascii="Mulish" w:hAnsi="Mulish"/>
            <w:sz w:val="22"/>
            <w:rPrChange w:id="2430" w:author="Guilherme Pessoa-Amorim [2]" w:date="2021-11-17T10:40:00Z">
              <w:rPr/>
            </w:rPrChange>
          </w:rPr>
          <w:instrText xml:space="preserve"> REF _Ref87870439 \r \h  \* MERGEFORMAT </w:instrText>
        </w:r>
      </w:ins>
      <w:r w:rsidRPr="00A65FB8">
        <w:rPr>
          <w:rFonts w:ascii="Mulish" w:hAnsi="Mulish"/>
          <w:sz w:val="22"/>
          <w:rPrChange w:id="2431" w:author="Guilherme Pessoa-Amorim [2]" w:date="2021-11-17T10:40:00Z">
            <w:rPr>
              <w:rFonts w:ascii="Mulish" w:hAnsi="Mulish"/>
              <w:sz w:val="22"/>
            </w:rPr>
          </w:rPrChange>
        </w:rPr>
      </w:r>
      <w:ins w:id="2432" w:author="Guilherme Pessoa-Amorim [2]" w:date="2021-11-17T10:40:00Z">
        <w:r w:rsidRPr="00A65FB8">
          <w:rPr>
            <w:rFonts w:ascii="Mulish" w:hAnsi="Mulish"/>
            <w:sz w:val="22"/>
            <w:rPrChange w:id="2433" w:author="Guilherme Pessoa-Amorim [2]" w:date="2021-11-17T10:40:00Z">
              <w:rPr/>
            </w:rPrChange>
          </w:rPr>
          <w:fldChar w:fldCharType="separate"/>
        </w:r>
        <w:r w:rsidRPr="00A65FB8">
          <w:rPr>
            <w:rFonts w:ascii="Mulish" w:hAnsi="Mulish"/>
            <w:sz w:val="22"/>
            <w:rPrChange w:id="2434" w:author="Guilherme Pessoa-Amorim [2]" w:date="2021-11-17T10:40:00Z">
              <w:rPr/>
            </w:rPrChange>
          </w:rPr>
          <w:t>7.1</w:t>
        </w:r>
        <w:r w:rsidRPr="00A65FB8">
          <w:rPr>
            <w:rFonts w:ascii="Mulish" w:hAnsi="Mulish"/>
            <w:sz w:val="22"/>
            <w:rPrChange w:id="2435" w:author="Guilherme Pessoa-Amorim [2]" w:date="2021-11-17T10:40:00Z">
              <w:rPr/>
            </w:rPrChange>
          </w:rPr>
          <w:fldChar w:fldCharType="end"/>
        </w:r>
        <w:r w:rsidRPr="00A65FB8">
          <w:rPr>
            <w:rFonts w:ascii="Mulish" w:hAnsi="Mulish"/>
            <w:sz w:val="22"/>
            <w:rPrChange w:id="2436" w:author="Guilherme Pessoa-Amorim [2]" w:date="2021-11-17T10:40:00Z">
              <w:rPr/>
            </w:rPrChange>
          </w:rPr>
          <w:t>, “Relationship between the GP and Dispensing datasets”)</w:t>
        </w:r>
      </w:ins>
    </w:p>
    <w:p w14:paraId="3A8C0B82" w14:textId="743CDC44" w:rsidR="00A65FB8" w:rsidRPr="00A65FB8" w:rsidDel="00A65FB8" w:rsidRDefault="00A65FB8">
      <w:pPr>
        <w:tabs>
          <w:tab w:val="left" w:pos="993"/>
        </w:tabs>
        <w:spacing w:line="360" w:lineRule="auto"/>
        <w:jc w:val="both"/>
        <w:rPr>
          <w:del w:id="2437" w:author="Guilherme Pessoa-Amorim [2]" w:date="2021-11-17T10:40:00Z"/>
          <w:rFonts w:ascii="Mulish" w:hAnsi="Mulish"/>
          <w:sz w:val="22"/>
          <w:rPrChange w:id="2438" w:author="Guilherme Pessoa-Amorim [2]" w:date="2021-11-17T10:40:00Z">
            <w:rPr>
              <w:del w:id="2439" w:author="Guilherme Pessoa-Amorim [2]" w:date="2021-11-17T10:40:00Z"/>
            </w:rPr>
          </w:rPrChange>
        </w:rPr>
        <w:pPrChange w:id="2440" w:author="Guilherme Pessoa-Amorim [2]" w:date="2021-11-17T10:40:00Z">
          <w:pPr>
            <w:pStyle w:val="ListParagraph"/>
            <w:numPr>
              <w:numId w:val="20"/>
            </w:numPr>
            <w:tabs>
              <w:tab w:val="left" w:pos="993"/>
            </w:tabs>
            <w:ind w:left="0" w:firstLine="709"/>
            <w:jc w:val="both"/>
          </w:pPr>
        </w:pPrChange>
      </w:pPr>
    </w:p>
    <w:p w14:paraId="33CFC4C2" w14:textId="77777777" w:rsidR="002B3736" w:rsidRPr="00D9517A" w:rsidRDefault="002B3736">
      <w:pPr>
        <w:pStyle w:val="ListParagraph"/>
        <w:tabs>
          <w:tab w:val="left" w:pos="993"/>
        </w:tabs>
        <w:spacing w:line="360" w:lineRule="auto"/>
        <w:ind w:left="709"/>
        <w:jc w:val="both"/>
        <w:rPr>
          <w:rFonts w:ascii="Mulish" w:hAnsi="Mulish"/>
          <w:sz w:val="22"/>
          <w:rPrChange w:id="2441" w:author="Guilherme Pessoa-Amorim [2]" w:date="2021-11-16T13:46:00Z">
            <w:rPr/>
          </w:rPrChange>
        </w:rPr>
        <w:pPrChange w:id="2442" w:author="Guilherme Pessoa-Amorim [2]" w:date="2021-11-15T13:07:00Z">
          <w:pPr>
            <w:pStyle w:val="ListParagraph"/>
            <w:tabs>
              <w:tab w:val="left" w:pos="993"/>
            </w:tabs>
            <w:ind w:left="709"/>
            <w:jc w:val="both"/>
          </w:pPr>
        </w:pPrChange>
      </w:pPr>
    </w:p>
    <w:p w14:paraId="44BC1D2B"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443" w:author="Guilherme Pessoa-Amorim [2]" w:date="2021-11-16T13:46:00Z">
            <w:rPr/>
          </w:rPrChange>
        </w:rPr>
        <w:pPrChange w:id="2444"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445" w:author="Guilherme Pessoa-Amorim [2]" w:date="2021-11-16T13:46:00Z">
            <w:rPr>
              <w:b/>
              <w:bCs/>
            </w:rPr>
          </w:rPrChange>
        </w:rPr>
        <w:t>Proportion initiating an antifungal medication</w:t>
      </w:r>
      <w:r w:rsidRPr="00D9517A">
        <w:rPr>
          <w:rFonts w:ascii="Mulish" w:hAnsi="Mulish"/>
          <w:sz w:val="22"/>
          <w:rPrChange w:id="2446" w:author="Guilherme Pessoa-Amorim [2]" w:date="2021-11-16T13:46:00Z">
            <w:rPr/>
          </w:rPrChange>
        </w:rPr>
        <w:t xml:space="preserve"> within 6 months after randomisation, among those not taking them at randomisation, according to each data source </w:t>
      </w:r>
    </w:p>
    <w:p w14:paraId="7FB7DA87" w14:textId="77777777" w:rsidR="002B3736" w:rsidRPr="00D9517A" w:rsidRDefault="002B3736">
      <w:pPr>
        <w:pStyle w:val="ListParagraph"/>
        <w:spacing w:line="360" w:lineRule="auto"/>
        <w:rPr>
          <w:rFonts w:ascii="Mulish" w:hAnsi="Mulish"/>
          <w:sz w:val="22"/>
          <w:rPrChange w:id="2447" w:author="Guilherme Pessoa-Amorim [2]" w:date="2021-11-16T13:46:00Z">
            <w:rPr/>
          </w:rPrChange>
        </w:rPr>
        <w:pPrChange w:id="2448" w:author="Guilherme Pessoa-Amorim [2]" w:date="2021-11-15T13:07:00Z">
          <w:pPr>
            <w:pStyle w:val="ListParagraph"/>
          </w:pPr>
        </w:pPrChange>
      </w:pPr>
    </w:p>
    <w:p w14:paraId="4B475A10"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449" w:author="Guilherme Pessoa-Amorim [2]" w:date="2021-11-16T13:46:00Z">
            <w:rPr/>
          </w:rPrChange>
        </w:rPr>
        <w:pPrChange w:id="2450"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451" w:author="Guilherme Pessoa-Amorim [2]" w:date="2021-11-16T13:46:00Z">
            <w:rPr>
              <w:b/>
              <w:bCs/>
            </w:rPr>
          </w:rPrChange>
        </w:rPr>
        <w:t>Time to first record of an antifungal medication</w:t>
      </w:r>
      <w:r w:rsidRPr="00D9517A">
        <w:rPr>
          <w:rFonts w:ascii="Mulish" w:hAnsi="Mulish"/>
          <w:sz w:val="22"/>
          <w:rPrChange w:id="2452" w:author="Guilherme Pessoa-Amorim [2]" w:date="2021-11-16T13:46:00Z">
            <w:rPr/>
          </w:rPrChange>
        </w:rPr>
        <w:t xml:space="preserve"> within 6 months after randomisation, among those not taking them at randomisation, according to each data source </w:t>
      </w:r>
    </w:p>
    <w:p w14:paraId="0B56FCBF" w14:textId="77777777" w:rsidR="002B3736" w:rsidRPr="00D9517A" w:rsidRDefault="002B3736">
      <w:pPr>
        <w:pStyle w:val="ListParagraph"/>
        <w:tabs>
          <w:tab w:val="left" w:pos="993"/>
        </w:tabs>
        <w:spacing w:line="360" w:lineRule="auto"/>
        <w:ind w:left="1418"/>
        <w:jc w:val="both"/>
        <w:rPr>
          <w:rFonts w:ascii="Mulish" w:hAnsi="Mulish"/>
          <w:sz w:val="22"/>
          <w:rPrChange w:id="2453" w:author="Guilherme Pessoa-Amorim [2]" w:date="2021-11-16T13:46:00Z">
            <w:rPr/>
          </w:rPrChange>
        </w:rPr>
        <w:pPrChange w:id="2454" w:author="Guilherme Pessoa-Amorim [2]" w:date="2021-11-15T13:07:00Z">
          <w:pPr>
            <w:pStyle w:val="ListParagraph"/>
            <w:tabs>
              <w:tab w:val="left" w:pos="993"/>
            </w:tabs>
            <w:ind w:left="1418"/>
            <w:jc w:val="both"/>
          </w:pPr>
        </w:pPrChange>
      </w:pPr>
    </w:p>
    <w:p w14:paraId="232AD234" w14:textId="04509E91" w:rsidR="002B3736" w:rsidRDefault="002B3736">
      <w:pPr>
        <w:pStyle w:val="ListParagraph"/>
        <w:numPr>
          <w:ilvl w:val="0"/>
          <w:numId w:val="20"/>
        </w:numPr>
        <w:tabs>
          <w:tab w:val="left" w:pos="993"/>
        </w:tabs>
        <w:spacing w:line="360" w:lineRule="auto"/>
        <w:ind w:left="0" w:firstLine="709"/>
        <w:jc w:val="both"/>
        <w:rPr>
          <w:ins w:id="2455" w:author="Guilherme Pessoa-Amorim [2]" w:date="2021-11-17T10:39:00Z"/>
          <w:rFonts w:ascii="Mulish" w:hAnsi="Mulish"/>
          <w:sz w:val="22"/>
        </w:rPr>
        <w:pPrChange w:id="2456"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457" w:author="Guilherme Pessoa-Amorim [2]" w:date="2021-11-16T13:46:00Z">
            <w:rPr>
              <w:b/>
              <w:bCs/>
            </w:rPr>
          </w:rPrChange>
        </w:rPr>
        <w:lastRenderedPageBreak/>
        <w:t>Proportion initiating an antidiabetic medication</w:t>
      </w:r>
      <w:r w:rsidRPr="00D9517A">
        <w:rPr>
          <w:rFonts w:ascii="Mulish" w:hAnsi="Mulish"/>
          <w:sz w:val="22"/>
          <w:rPrChange w:id="2458" w:author="Guilherme Pessoa-Amorim [2]" w:date="2021-11-16T13:46:00Z">
            <w:rPr/>
          </w:rPrChange>
        </w:rPr>
        <w:t xml:space="preserve"> within 6 months after randomisation, among those not taking them at randomisation, according to each data source </w:t>
      </w:r>
    </w:p>
    <w:p w14:paraId="17A7FEB2" w14:textId="77777777" w:rsidR="00A65FB8" w:rsidRPr="00A65FB8" w:rsidRDefault="00A65FB8">
      <w:pPr>
        <w:pStyle w:val="ListParagraph"/>
        <w:rPr>
          <w:ins w:id="2459" w:author="Guilherme Pessoa-Amorim [2]" w:date="2021-11-17T10:39:00Z"/>
          <w:rFonts w:ascii="Mulish" w:hAnsi="Mulish"/>
          <w:sz w:val="22"/>
          <w:rPrChange w:id="2460" w:author="Guilherme Pessoa-Amorim [2]" w:date="2021-11-17T10:39:00Z">
            <w:rPr>
              <w:ins w:id="2461" w:author="Guilherme Pessoa-Amorim [2]" w:date="2021-11-17T10:39:00Z"/>
            </w:rPr>
          </w:rPrChange>
        </w:rPr>
        <w:pPrChange w:id="2462" w:author="Guilherme Pessoa-Amorim [2]" w:date="2021-11-17T10:39:00Z">
          <w:pPr>
            <w:pStyle w:val="ListParagraph"/>
            <w:numPr>
              <w:numId w:val="20"/>
            </w:numPr>
            <w:tabs>
              <w:tab w:val="left" w:pos="993"/>
            </w:tabs>
            <w:spacing w:line="360" w:lineRule="auto"/>
            <w:ind w:left="0" w:firstLine="709"/>
            <w:jc w:val="both"/>
          </w:pPr>
        </w:pPrChange>
      </w:pPr>
    </w:p>
    <w:p w14:paraId="23DFD3C7" w14:textId="66311BE5" w:rsidR="00A65FB8" w:rsidRPr="00D9517A" w:rsidDel="00A65FB8" w:rsidRDefault="00A65FB8">
      <w:pPr>
        <w:pStyle w:val="ListParagraph"/>
        <w:numPr>
          <w:ilvl w:val="1"/>
          <w:numId w:val="20"/>
        </w:numPr>
        <w:tabs>
          <w:tab w:val="left" w:pos="993"/>
        </w:tabs>
        <w:spacing w:line="360" w:lineRule="auto"/>
        <w:ind w:left="1134"/>
        <w:jc w:val="both"/>
        <w:rPr>
          <w:del w:id="2463" w:author="Guilherme Pessoa-Amorim [2]" w:date="2021-11-17T10:41:00Z"/>
          <w:rFonts w:ascii="Mulish" w:hAnsi="Mulish"/>
          <w:sz w:val="22"/>
          <w:rPrChange w:id="2464" w:author="Guilherme Pessoa-Amorim [2]" w:date="2021-11-16T13:46:00Z">
            <w:rPr>
              <w:del w:id="2465" w:author="Guilherme Pessoa-Amorim [2]" w:date="2021-11-17T10:41:00Z"/>
            </w:rPr>
          </w:rPrChange>
        </w:rPr>
        <w:pPrChange w:id="2466" w:author="Guilherme Pessoa-Amorim [2]" w:date="2021-11-17T10:40:00Z">
          <w:pPr>
            <w:pStyle w:val="ListParagraph"/>
            <w:numPr>
              <w:numId w:val="20"/>
            </w:numPr>
            <w:tabs>
              <w:tab w:val="left" w:pos="993"/>
            </w:tabs>
            <w:ind w:left="0" w:firstLine="709"/>
            <w:jc w:val="both"/>
          </w:pPr>
        </w:pPrChange>
      </w:pPr>
    </w:p>
    <w:p w14:paraId="3CCECBD0" w14:textId="7F8E3F99" w:rsidR="002B3736" w:rsidRPr="00D9517A" w:rsidDel="00A65FB8" w:rsidRDefault="002B3736">
      <w:pPr>
        <w:pStyle w:val="ListParagraph"/>
        <w:tabs>
          <w:tab w:val="left" w:pos="993"/>
        </w:tabs>
        <w:spacing w:line="360" w:lineRule="auto"/>
        <w:ind w:left="709"/>
        <w:jc w:val="both"/>
        <w:rPr>
          <w:del w:id="2467" w:author="Guilherme Pessoa-Amorim [2]" w:date="2021-11-17T10:41:00Z"/>
          <w:rFonts w:ascii="Mulish" w:hAnsi="Mulish"/>
          <w:sz w:val="22"/>
          <w:rPrChange w:id="2468" w:author="Guilherme Pessoa-Amorim [2]" w:date="2021-11-16T13:46:00Z">
            <w:rPr>
              <w:del w:id="2469" w:author="Guilherme Pessoa-Amorim [2]" w:date="2021-11-17T10:41:00Z"/>
            </w:rPr>
          </w:rPrChange>
        </w:rPr>
        <w:pPrChange w:id="2470" w:author="Guilherme Pessoa-Amorim [2]" w:date="2021-11-15T13:07:00Z">
          <w:pPr>
            <w:pStyle w:val="ListParagraph"/>
            <w:tabs>
              <w:tab w:val="left" w:pos="993"/>
            </w:tabs>
            <w:ind w:left="709"/>
            <w:jc w:val="both"/>
          </w:pPr>
        </w:pPrChange>
      </w:pPr>
    </w:p>
    <w:p w14:paraId="646DC9DF"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471" w:author="Guilherme Pessoa-Amorim [2]" w:date="2021-11-16T13:46:00Z">
            <w:rPr/>
          </w:rPrChange>
        </w:rPr>
        <w:pPrChange w:id="2472"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473" w:author="Guilherme Pessoa-Amorim [2]" w:date="2021-11-16T13:46:00Z">
            <w:rPr>
              <w:b/>
              <w:bCs/>
            </w:rPr>
          </w:rPrChange>
        </w:rPr>
        <w:t>Time to first record of antidiabetic medication</w:t>
      </w:r>
      <w:r w:rsidRPr="00D9517A">
        <w:rPr>
          <w:rFonts w:ascii="Mulish" w:hAnsi="Mulish"/>
          <w:sz w:val="22"/>
          <w:rPrChange w:id="2474" w:author="Guilherme Pessoa-Amorim [2]" w:date="2021-11-16T13:46:00Z">
            <w:rPr/>
          </w:rPrChange>
        </w:rPr>
        <w:t xml:space="preserve"> within 6 months after randomisation, among those not taking them at randomisation, according to each data source</w:t>
      </w:r>
    </w:p>
    <w:p w14:paraId="62E64BA6" w14:textId="39648780" w:rsidR="002B3736" w:rsidRPr="00D9517A" w:rsidRDefault="002B3736">
      <w:pPr>
        <w:pStyle w:val="ListParagraph"/>
        <w:tabs>
          <w:tab w:val="left" w:pos="993"/>
        </w:tabs>
        <w:spacing w:line="360" w:lineRule="auto"/>
        <w:ind w:left="709"/>
        <w:jc w:val="both"/>
        <w:rPr>
          <w:ins w:id="2475" w:author="Guilherme Pessoa-Amorim [2]" w:date="2021-11-15T11:57:00Z"/>
          <w:rFonts w:ascii="Mulish" w:hAnsi="Mulish"/>
          <w:sz w:val="22"/>
          <w:rPrChange w:id="2476" w:author="Guilherme Pessoa-Amorim [2]" w:date="2021-11-16T13:46:00Z">
            <w:rPr>
              <w:ins w:id="2477" w:author="Guilherme Pessoa-Amorim [2]" w:date="2021-11-15T11:57:00Z"/>
            </w:rPr>
          </w:rPrChange>
        </w:rPr>
        <w:pPrChange w:id="2478" w:author="Guilherme Pessoa-Amorim [2]" w:date="2021-11-15T13:07:00Z">
          <w:pPr>
            <w:pStyle w:val="ListParagraph"/>
            <w:tabs>
              <w:tab w:val="left" w:pos="993"/>
            </w:tabs>
            <w:ind w:left="709"/>
            <w:jc w:val="both"/>
          </w:pPr>
        </w:pPrChange>
      </w:pPr>
    </w:p>
    <w:p w14:paraId="3DE383BE" w14:textId="49EA3EC3" w:rsidR="001049C9" w:rsidRPr="00D9517A" w:rsidRDefault="00DB314E">
      <w:pPr>
        <w:pStyle w:val="ListParagraph"/>
        <w:tabs>
          <w:tab w:val="left" w:pos="993"/>
        </w:tabs>
        <w:spacing w:line="360" w:lineRule="auto"/>
        <w:ind w:left="709"/>
        <w:jc w:val="both"/>
        <w:rPr>
          <w:rFonts w:ascii="Mulish" w:hAnsi="Mulish"/>
          <w:sz w:val="22"/>
          <w:rPrChange w:id="2479" w:author="Guilherme Pessoa-Amorim [2]" w:date="2021-11-16T13:46:00Z">
            <w:rPr/>
          </w:rPrChange>
        </w:rPr>
        <w:pPrChange w:id="2480" w:author="Guilherme Pessoa-Amorim [2]" w:date="2021-11-15T13:07:00Z">
          <w:pPr>
            <w:pStyle w:val="ListParagraph"/>
            <w:tabs>
              <w:tab w:val="left" w:pos="993"/>
            </w:tabs>
            <w:ind w:left="709"/>
            <w:jc w:val="both"/>
          </w:pPr>
        </w:pPrChange>
      </w:pPr>
      <w:del w:id="2481" w:author="Guilherme Pessoa-Amorim [2]" w:date="2021-11-17T10:40:00Z">
        <w:r w:rsidRPr="00D9517A" w:rsidDel="00A65FB8">
          <w:rPr>
            <w:rFonts w:ascii="Mulish" w:hAnsi="Mulish"/>
            <w:sz w:val="22"/>
            <w:rPrChange w:id="2482" w:author="Guilherme Pessoa-Amorim [2]" w:date="2021-11-16T13:46:00Z">
              <w:rPr/>
            </w:rPrChange>
          </w:rPr>
          <w:fldChar w:fldCharType="begin"/>
        </w:r>
        <w:r w:rsidRPr="00D9517A" w:rsidDel="00A65FB8">
          <w:rPr>
            <w:rFonts w:ascii="Mulish" w:hAnsi="Mulish"/>
            <w:sz w:val="22"/>
            <w:rPrChange w:id="2483" w:author="Guilherme Pessoa-Amorim [2]" w:date="2021-11-16T13:46:00Z">
              <w:rPr/>
            </w:rPrChange>
          </w:rPr>
          <w:delInstrText xml:space="preserve"> ADDIN ZOTERO_ITEM CSL_CITATION {"citationID":"k4a5cvfr","properties":{"formattedCitation":"\\super 5\\nosupersub{}","plainCitation":"5","noteIndex":0},"citationItems":[{"id":14405,"uris":["http://zotero.org/users/5813034/items/QZDV8RSA"],"uri":["http://zotero.org/users/5813034/items/QZDV8RSA"],"itemData":{"id":14405,"type":"article-journal","abstract":"PURPOSE: To assess the predictive value of general practice electronic prescribing records with respect to adherence to long-term medications as compared to claims-based pharmacy dispensing data.\nMETHODS: A total of 29772 electronic prescribing records relating to 2713 patients attending a New Zealand general medical practice were linked by national health identifier to 63 833 dispensing records used for community pharmacy reimbursement. Individual possession ratios-prescription possession ratio (PPR) for prescribing and medication possession ratio (MPR) for dispensing-were calculated for the 15-month period from 1 January 2006 to 30 March 2007 based on each data source for the common long-term medications simvastatin, metoprolol succinate, bendrofluazide, felodipine, cilazapril and metformin.\nRESULTS: Out of 646 patients prescribed at least one of the six medications by the practice during the 15-month period, 50% of patients maintained high adherence (MPR &gt; or = 80%) to all (out of the 6) medications that they were prescribed over the period, with rates of high adherence to individual medications ranging from 68 (felodopine) to 55% (metformin). In 93% of 4043 cases where there was a prescription in the general practice data, a subsequent dispensing record for the same patient and drug was present with a time-stamp no more than seven days later. PPR &lt; 80% demonstrated a positive predictive value (PPV) of 81.4% (95%CI 78-85%) and negative predictive value (NPV) of 76.3% (95%CI 73-79%) for MPR &lt; 80%.\nCONCLUSION: There is potential for general practices to identify substantial levels of long-term medication adherence problems through their electronic prescribing records. Significant further adherence problems could be detected if an e-pharmacy network allowed practices to match dispensing against prescriptions.","container-title":"Pharmacoepidemiology and Drug Safety","DOI":"10.1002/pds.1803","ISSN":"1099-1557","issue":"10","journalAbbreviation":"Pharmacoepidemiol Drug Saf","language":"eng","note":"PMID: 19609958","page":"956-964","source":"PubMed","title":"What can primary care prescribing data tell us about individual adherence to long-term medication?-comparison to pharmacy dispensing data","title-short":"What can primary care prescribing data tell us about individual adherence to long-term medication?","volume":"18","author":[{"family":"Mabotuwana","given":"Thusitha"},{"family":"Warren","given":"Jim"},{"family":"Harrison","given":"Jeff"},{"family":"Kenealy","given":"Timothy"}],"issued":{"date-parts":[["2009",10]]}}}],"schema":"https://github.com/citation-style-language/schema/raw/master/csl-citation.json"} </w:delInstrText>
        </w:r>
        <w:r w:rsidRPr="00D9517A" w:rsidDel="00A65FB8">
          <w:rPr>
            <w:rFonts w:ascii="Mulish" w:hAnsi="Mulish"/>
            <w:sz w:val="22"/>
            <w:rPrChange w:id="2484" w:author="Guilherme Pessoa-Amorim [2]" w:date="2021-11-16T13:46:00Z">
              <w:rPr/>
            </w:rPrChange>
          </w:rPr>
          <w:fldChar w:fldCharType="separate"/>
        </w:r>
        <w:r w:rsidRPr="00D9517A" w:rsidDel="00A65FB8">
          <w:rPr>
            <w:rFonts w:ascii="Mulish" w:hAnsi="Mulish" w:cs="Calibri"/>
            <w:sz w:val="22"/>
            <w:vertAlign w:val="superscript"/>
            <w:rPrChange w:id="2485" w:author="Guilherme Pessoa-Amorim [2]" w:date="2021-11-16T13:46:00Z">
              <w:rPr>
                <w:rFonts w:ascii="Calibri" w:hAnsi="Calibri" w:cs="Calibri"/>
                <w:vertAlign w:val="superscript"/>
              </w:rPr>
            </w:rPrChange>
          </w:rPr>
          <w:delText>5</w:delText>
        </w:r>
        <w:r w:rsidRPr="00D9517A" w:rsidDel="00A65FB8">
          <w:rPr>
            <w:rFonts w:ascii="Mulish" w:hAnsi="Mulish"/>
            <w:sz w:val="22"/>
            <w:rPrChange w:id="2486" w:author="Guilherme Pessoa-Amorim [2]" w:date="2021-11-16T13:46:00Z">
              <w:rPr/>
            </w:rPrChange>
          </w:rPr>
          <w:fldChar w:fldCharType="end"/>
        </w:r>
      </w:del>
    </w:p>
    <w:p w14:paraId="37F0FEC4" w14:textId="77777777" w:rsidR="002B3736" w:rsidRPr="00D9517A" w:rsidRDefault="002B3736">
      <w:pPr>
        <w:pStyle w:val="Heading5"/>
        <w:spacing w:line="360" w:lineRule="auto"/>
        <w:rPr>
          <w:rFonts w:ascii="Mulish" w:hAnsi="Mulish"/>
          <w:sz w:val="22"/>
          <w:rPrChange w:id="2487" w:author="Guilherme Pessoa-Amorim [2]" w:date="2021-11-16T13:46:00Z">
            <w:rPr/>
          </w:rPrChange>
        </w:rPr>
        <w:pPrChange w:id="2488" w:author="Guilherme Pessoa-Amorim [2]" w:date="2021-11-15T13:07:00Z">
          <w:pPr>
            <w:pStyle w:val="Heading4"/>
            <w:numPr>
              <w:ilvl w:val="4"/>
            </w:numPr>
            <w:ind w:left="2232" w:hanging="792"/>
          </w:pPr>
        </w:pPrChange>
      </w:pPr>
      <w:r w:rsidRPr="00D9517A">
        <w:rPr>
          <w:rFonts w:ascii="Mulish" w:hAnsi="Mulish"/>
          <w:sz w:val="22"/>
          <w:rPrChange w:id="2489" w:author="Guilherme Pessoa-Amorim [2]" w:date="2021-11-16T13:46:00Z">
            <w:rPr/>
          </w:rPrChange>
        </w:rPr>
        <w:t>AMALFI</w:t>
      </w:r>
    </w:p>
    <w:p w14:paraId="336A686A" w14:textId="77777777" w:rsidR="002B3736" w:rsidRPr="00D9517A" w:rsidRDefault="002B3736">
      <w:pPr>
        <w:spacing w:line="360" w:lineRule="auto"/>
        <w:rPr>
          <w:rFonts w:ascii="Mulish" w:hAnsi="Mulish"/>
          <w:sz w:val="22"/>
          <w:rPrChange w:id="2490" w:author="Guilherme Pessoa-Amorim [2]" w:date="2021-11-16T13:46:00Z">
            <w:rPr/>
          </w:rPrChange>
        </w:rPr>
        <w:pPrChange w:id="2491" w:author="Guilherme Pessoa-Amorim [2]" w:date="2021-11-15T13:07:00Z">
          <w:pPr/>
        </w:pPrChange>
      </w:pPr>
    </w:p>
    <w:p w14:paraId="143481BA" w14:textId="2016F9F8"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492" w:author="Guilherme Pessoa-Amorim [2]" w:date="2021-11-16T13:46:00Z">
            <w:rPr/>
          </w:rPrChange>
        </w:rPr>
        <w:pPrChange w:id="2493"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494" w:author="Guilherme Pessoa-Amorim [2]" w:date="2021-11-16T13:46:00Z">
            <w:rPr>
              <w:b/>
              <w:bCs/>
            </w:rPr>
          </w:rPrChange>
        </w:rPr>
        <w:t xml:space="preserve">Total number and proportion of participants, cumulative number of records per participant, and time between records for each drug group of interest </w:t>
      </w:r>
      <w:r w:rsidRPr="00D9517A">
        <w:rPr>
          <w:rFonts w:ascii="Mulish" w:hAnsi="Mulish"/>
          <w:sz w:val="22"/>
          <w:rPrChange w:id="2495" w:author="Guilherme Pessoa-Amorim [2]" w:date="2021-11-16T13:46:00Z">
            <w:rPr/>
          </w:rPrChange>
        </w:rPr>
        <w:t>(section</w:t>
      </w:r>
      <w:del w:id="2496" w:author="Guilherme Pessoa-Amorim" w:date="2021-11-15T10:23:00Z">
        <w:r w:rsidRPr="00D9517A" w:rsidDel="00C451C0">
          <w:rPr>
            <w:rFonts w:ascii="Mulish" w:hAnsi="Mulish"/>
            <w:sz w:val="22"/>
            <w:rPrChange w:id="2497" w:author="Guilherme Pessoa-Amorim [2]" w:date="2021-11-16T13:46:00Z">
              <w:rPr/>
            </w:rPrChange>
          </w:rPr>
          <w:delText xml:space="preserve"> </w:delText>
        </w:r>
      </w:del>
      <w:ins w:id="2498" w:author="Guilherme Pessoa-Amorim" w:date="2021-11-15T10:23:00Z">
        <w:r w:rsidR="00C451C0" w:rsidRPr="00D9517A">
          <w:rPr>
            <w:rFonts w:ascii="Mulish" w:hAnsi="Mulish"/>
            <w:sz w:val="22"/>
            <w:rPrChange w:id="2499" w:author="Guilherme Pessoa-Amorim [2]" w:date="2021-11-16T13:46:00Z">
              <w:rPr/>
            </w:rPrChange>
          </w:rPr>
          <w:t xml:space="preserve"> </w:t>
        </w:r>
        <w:r w:rsidR="00C451C0" w:rsidRPr="00D9517A">
          <w:rPr>
            <w:rFonts w:ascii="Mulish" w:hAnsi="Mulish"/>
            <w:sz w:val="22"/>
            <w:rPrChange w:id="2500" w:author="Guilherme Pessoa-Amorim [2]" w:date="2021-11-16T13:46:00Z">
              <w:rPr/>
            </w:rPrChange>
          </w:rPr>
          <w:fldChar w:fldCharType="begin"/>
        </w:r>
        <w:r w:rsidR="00C451C0" w:rsidRPr="00D9517A">
          <w:rPr>
            <w:rFonts w:ascii="Mulish" w:hAnsi="Mulish"/>
            <w:sz w:val="22"/>
            <w:rPrChange w:id="2501" w:author="Guilherme Pessoa-Amorim [2]" w:date="2021-11-16T13:46:00Z">
              <w:rPr/>
            </w:rPrChange>
          </w:rPr>
          <w:instrText xml:space="preserve"> REF _Ref87864252 \r \h </w:instrText>
        </w:r>
      </w:ins>
      <w:r w:rsidR="0053593C" w:rsidRPr="00D9517A">
        <w:rPr>
          <w:rFonts w:ascii="Mulish" w:hAnsi="Mulish"/>
          <w:sz w:val="22"/>
          <w:rPrChange w:id="2502" w:author="Guilherme Pessoa-Amorim [2]" w:date="2021-11-16T13:46:00Z">
            <w:rPr>
              <w:rFonts w:ascii="Mulish" w:hAnsi="Mulish"/>
            </w:rPr>
          </w:rPrChange>
        </w:rPr>
        <w:instrText xml:space="preserve"> \* MERGEFORMAT </w:instrText>
      </w:r>
      <w:r w:rsidR="00C451C0" w:rsidRPr="00D9517A">
        <w:rPr>
          <w:rFonts w:ascii="Mulish" w:hAnsi="Mulish"/>
          <w:sz w:val="22"/>
          <w:rPrChange w:id="2503" w:author="Guilherme Pessoa-Amorim [2]" w:date="2021-11-16T13:46:00Z">
            <w:rPr>
              <w:rFonts w:ascii="Mulish" w:hAnsi="Mulish"/>
              <w:sz w:val="22"/>
            </w:rPr>
          </w:rPrChange>
        </w:rPr>
      </w:r>
      <w:r w:rsidR="00C451C0" w:rsidRPr="00D9517A">
        <w:rPr>
          <w:rFonts w:ascii="Mulish" w:hAnsi="Mulish"/>
          <w:sz w:val="22"/>
          <w:rPrChange w:id="2504" w:author="Guilherme Pessoa-Amorim [2]" w:date="2021-11-16T13:46:00Z">
            <w:rPr/>
          </w:rPrChange>
        </w:rPr>
        <w:fldChar w:fldCharType="separate"/>
      </w:r>
      <w:ins w:id="2505" w:author="Guilherme Pessoa-Amorim [2]" w:date="2021-11-16T14:25:00Z">
        <w:r w:rsidR="003E336D">
          <w:rPr>
            <w:rFonts w:ascii="Mulish" w:hAnsi="Mulish"/>
            <w:sz w:val="22"/>
          </w:rPr>
          <w:t>4.3.6.2</w:t>
        </w:r>
      </w:ins>
      <w:ins w:id="2506" w:author="Guilherme Pessoa-Amorim" w:date="2021-11-15T10:23:00Z">
        <w:r w:rsidR="00C451C0" w:rsidRPr="00D9517A">
          <w:rPr>
            <w:rFonts w:ascii="Mulish" w:hAnsi="Mulish"/>
            <w:sz w:val="22"/>
            <w:rPrChange w:id="2507" w:author="Guilherme Pessoa-Amorim [2]" w:date="2021-11-16T13:46:00Z">
              <w:rPr/>
            </w:rPrChange>
          </w:rPr>
          <w:fldChar w:fldCharType="end"/>
        </w:r>
      </w:ins>
      <w:del w:id="2508" w:author="Guilherme Pessoa-Amorim" w:date="2021-11-15T10:23:00Z">
        <w:r w:rsidRPr="00D9517A" w:rsidDel="00C451C0">
          <w:rPr>
            <w:rFonts w:ascii="Mulish" w:hAnsi="Mulish"/>
            <w:sz w:val="22"/>
            <w:rPrChange w:id="2509" w:author="Guilherme Pessoa-Amorim [2]" w:date="2021-11-16T13:46:00Z">
              <w:rPr/>
            </w:rPrChange>
          </w:rPr>
          <w:delText>2.3.</w:delText>
        </w:r>
        <w:r w:rsidR="00826430" w:rsidRPr="00D9517A" w:rsidDel="00C451C0">
          <w:rPr>
            <w:rFonts w:ascii="Mulish" w:hAnsi="Mulish"/>
            <w:sz w:val="22"/>
            <w:rPrChange w:id="2510" w:author="Guilherme Pessoa-Amorim [2]" w:date="2021-11-16T13:46:00Z">
              <w:rPr/>
            </w:rPrChange>
          </w:rPr>
          <w:delText>6</w:delText>
        </w:r>
        <w:r w:rsidRPr="00D9517A" w:rsidDel="00C451C0">
          <w:rPr>
            <w:rFonts w:ascii="Mulish" w:hAnsi="Mulish"/>
            <w:sz w:val="22"/>
            <w:rPrChange w:id="2511" w:author="Guilherme Pessoa-Amorim [2]" w:date="2021-11-16T13:46:00Z">
              <w:rPr/>
            </w:rPrChange>
          </w:rPr>
          <w:delText>.2</w:delText>
        </w:r>
      </w:del>
      <w:r w:rsidRPr="00D9517A">
        <w:rPr>
          <w:rFonts w:ascii="Mulish" w:hAnsi="Mulish"/>
          <w:sz w:val="22"/>
          <w:rPrChange w:id="2512" w:author="Guilherme Pessoa-Amorim [2]" w:date="2021-11-16T13:46:00Z">
            <w:rPr/>
          </w:rPrChange>
        </w:rPr>
        <w:t xml:space="preserve">) at randomisation and within 1 year after randomisation, according to each data source </w:t>
      </w:r>
    </w:p>
    <w:p w14:paraId="3D618088" w14:textId="77777777" w:rsidR="002B3736" w:rsidRPr="00D9517A" w:rsidRDefault="002B3736">
      <w:pPr>
        <w:spacing w:line="360" w:lineRule="auto"/>
        <w:rPr>
          <w:rFonts w:ascii="Mulish" w:hAnsi="Mulish"/>
          <w:sz w:val="22"/>
          <w:rPrChange w:id="2513" w:author="Guilherme Pessoa-Amorim [2]" w:date="2021-11-16T13:46:00Z">
            <w:rPr/>
          </w:rPrChange>
        </w:rPr>
        <w:pPrChange w:id="2514" w:author="Guilherme Pessoa-Amorim [2]" w:date="2021-11-15T13:07:00Z">
          <w:pPr/>
        </w:pPrChange>
      </w:pPr>
    </w:p>
    <w:p w14:paraId="608CB194"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515" w:author="Guilherme Pessoa-Amorim [2]" w:date="2021-11-16T13:46:00Z">
            <w:rPr/>
          </w:rPrChange>
        </w:rPr>
        <w:pPrChange w:id="2516"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517" w:author="Guilherme Pessoa-Amorim [2]" w:date="2021-11-16T13:46:00Z">
            <w:rPr>
              <w:b/>
              <w:bCs/>
            </w:rPr>
          </w:rPrChange>
        </w:rPr>
        <w:t>Time to first record of an oral anticoagulant medication</w:t>
      </w:r>
      <w:r w:rsidRPr="00D9517A">
        <w:rPr>
          <w:rFonts w:ascii="Mulish" w:hAnsi="Mulish"/>
          <w:sz w:val="22"/>
          <w:rPrChange w:id="2518" w:author="Guilherme Pessoa-Amorim [2]" w:date="2021-11-16T13:46:00Z">
            <w:rPr/>
          </w:rPrChange>
        </w:rPr>
        <w:t xml:space="preserve"> (any of vitamin K antagonists or novel oral anticoagulants, and by these two separate groups) within 1 year after randomisation, among those not taking them at randomisation, according to each data source</w:t>
      </w:r>
    </w:p>
    <w:p w14:paraId="1085623F" w14:textId="77777777" w:rsidR="002B3736" w:rsidRPr="00D9517A" w:rsidRDefault="002B3736">
      <w:pPr>
        <w:pStyle w:val="ListParagraph"/>
        <w:tabs>
          <w:tab w:val="left" w:pos="993"/>
        </w:tabs>
        <w:spacing w:line="360" w:lineRule="auto"/>
        <w:ind w:left="709"/>
        <w:jc w:val="both"/>
        <w:rPr>
          <w:rFonts w:ascii="Mulish" w:hAnsi="Mulish"/>
          <w:sz w:val="22"/>
          <w:rPrChange w:id="2519" w:author="Guilherme Pessoa-Amorim [2]" w:date="2021-11-16T13:46:00Z">
            <w:rPr/>
          </w:rPrChange>
        </w:rPr>
        <w:pPrChange w:id="2520" w:author="Guilherme Pessoa-Amorim [2]" w:date="2021-11-15T13:07:00Z">
          <w:pPr>
            <w:pStyle w:val="ListParagraph"/>
            <w:tabs>
              <w:tab w:val="left" w:pos="993"/>
            </w:tabs>
            <w:ind w:left="709"/>
            <w:jc w:val="both"/>
          </w:pPr>
        </w:pPrChange>
      </w:pPr>
    </w:p>
    <w:p w14:paraId="6816B871" w14:textId="1AF24A1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521" w:author="Guilherme Pessoa-Amorim [2]" w:date="2021-11-16T13:46:00Z">
            <w:rPr/>
          </w:rPrChange>
        </w:rPr>
        <w:pPrChange w:id="2522"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523" w:author="Guilherme Pessoa-Amorim [2]" w:date="2021-11-16T13:46:00Z">
            <w:rPr>
              <w:b/>
              <w:bCs/>
            </w:rPr>
          </w:rPrChange>
        </w:rPr>
        <w:t>Proportion initiating rate-control agents</w:t>
      </w:r>
      <w:r w:rsidRPr="00D9517A">
        <w:rPr>
          <w:rFonts w:ascii="Mulish" w:hAnsi="Mulish"/>
          <w:sz w:val="22"/>
          <w:rPrChange w:id="2524" w:author="Guilherme Pessoa-Amorim [2]" w:date="2021-11-16T13:46:00Z">
            <w:rPr/>
          </w:rPrChange>
        </w:rPr>
        <w:t xml:space="preserve"> (any of beta-blockers, calcium-channel blockers, and cardiac glycosides, and </w:t>
      </w:r>
      <w:r w:rsidR="00826430" w:rsidRPr="00D9517A">
        <w:rPr>
          <w:rFonts w:ascii="Mulish" w:hAnsi="Mulish"/>
          <w:sz w:val="22"/>
          <w:rPrChange w:id="2525" w:author="Guilherme Pessoa-Amorim [2]" w:date="2021-11-16T13:46:00Z">
            <w:rPr/>
          </w:rPrChange>
        </w:rPr>
        <w:t>in each of</w:t>
      </w:r>
      <w:r w:rsidRPr="00D9517A">
        <w:rPr>
          <w:rFonts w:ascii="Mulish" w:hAnsi="Mulish"/>
          <w:sz w:val="22"/>
          <w:rPrChange w:id="2526" w:author="Guilherme Pessoa-Amorim [2]" w:date="2021-11-16T13:46:00Z">
            <w:rPr/>
          </w:rPrChange>
        </w:rPr>
        <w:t xml:space="preserve"> these three groups separately) within 1 year after randomisation, among those not taking them at randomisation, according to each data source</w:t>
      </w:r>
    </w:p>
    <w:p w14:paraId="4AAEB1AC" w14:textId="77777777" w:rsidR="002B3736" w:rsidRPr="00D9517A" w:rsidRDefault="002B3736">
      <w:pPr>
        <w:pStyle w:val="ListParagraph"/>
        <w:spacing w:line="360" w:lineRule="auto"/>
        <w:rPr>
          <w:rFonts w:ascii="Mulish" w:hAnsi="Mulish"/>
          <w:sz w:val="22"/>
          <w:rPrChange w:id="2527" w:author="Guilherme Pessoa-Amorim [2]" w:date="2021-11-16T13:46:00Z">
            <w:rPr/>
          </w:rPrChange>
        </w:rPr>
        <w:pPrChange w:id="2528" w:author="Guilherme Pessoa-Amorim [2]" w:date="2021-11-15T13:07:00Z">
          <w:pPr>
            <w:pStyle w:val="ListParagraph"/>
          </w:pPr>
        </w:pPrChange>
      </w:pPr>
    </w:p>
    <w:p w14:paraId="2AE2FF88"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529" w:author="Guilherme Pessoa-Amorim [2]" w:date="2021-11-16T13:46:00Z">
            <w:rPr/>
          </w:rPrChange>
        </w:rPr>
        <w:pPrChange w:id="2530"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531" w:author="Guilherme Pessoa-Amorim [2]" w:date="2021-11-16T13:46:00Z">
            <w:rPr>
              <w:b/>
              <w:bCs/>
            </w:rPr>
          </w:rPrChange>
        </w:rPr>
        <w:t>Time to first record of a rate-control agent</w:t>
      </w:r>
      <w:r w:rsidRPr="00D9517A">
        <w:rPr>
          <w:rFonts w:ascii="Mulish" w:hAnsi="Mulish"/>
          <w:sz w:val="22"/>
          <w:rPrChange w:id="2532" w:author="Guilherme Pessoa-Amorim [2]" w:date="2021-11-16T13:46:00Z">
            <w:rPr/>
          </w:rPrChange>
        </w:rPr>
        <w:t xml:space="preserve"> (as defined above) within 1 year after randomisation, among those not taking them at randomisation, according to each data source</w:t>
      </w:r>
    </w:p>
    <w:p w14:paraId="6171DB65" w14:textId="77777777" w:rsidR="002B3736" w:rsidRPr="00D9517A" w:rsidRDefault="002B3736">
      <w:pPr>
        <w:pStyle w:val="ListParagraph"/>
        <w:spacing w:line="360" w:lineRule="auto"/>
        <w:rPr>
          <w:rFonts w:ascii="Mulish" w:hAnsi="Mulish"/>
          <w:sz w:val="22"/>
          <w:rPrChange w:id="2533" w:author="Guilherme Pessoa-Amorim [2]" w:date="2021-11-16T13:46:00Z">
            <w:rPr/>
          </w:rPrChange>
        </w:rPr>
        <w:pPrChange w:id="2534" w:author="Guilherme Pessoa-Amorim [2]" w:date="2021-11-15T13:07:00Z">
          <w:pPr>
            <w:pStyle w:val="ListParagraph"/>
          </w:pPr>
        </w:pPrChange>
      </w:pPr>
    </w:p>
    <w:p w14:paraId="67FAAD79" w14:textId="535C6C28"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535" w:author="Guilherme Pessoa-Amorim [2]" w:date="2021-11-16T13:46:00Z">
            <w:rPr/>
          </w:rPrChange>
        </w:rPr>
        <w:pPrChange w:id="2536"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537" w:author="Guilherme Pessoa-Amorim [2]" w:date="2021-11-16T13:46:00Z">
            <w:rPr>
              <w:b/>
              <w:bCs/>
            </w:rPr>
          </w:rPrChange>
        </w:rPr>
        <w:t>Proportion initiating rhythm-control agents</w:t>
      </w:r>
      <w:r w:rsidRPr="00D9517A">
        <w:rPr>
          <w:rFonts w:ascii="Mulish" w:hAnsi="Mulish"/>
          <w:sz w:val="22"/>
          <w:rPrChange w:id="2538" w:author="Guilherme Pessoa-Amorim [2]" w:date="2021-11-16T13:46:00Z">
            <w:rPr/>
          </w:rPrChange>
        </w:rPr>
        <w:t xml:space="preserve"> (any class I or III anti-arrhythmic drug, </w:t>
      </w:r>
      <w:r w:rsidR="00826430" w:rsidRPr="00D9517A">
        <w:rPr>
          <w:rFonts w:ascii="Mulish" w:hAnsi="Mulish"/>
          <w:sz w:val="22"/>
          <w:rPrChange w:id="2539" w:author="Guilherme Pessoa-Amorim [2]" w:date="2021-11-16T13:46:00Z">
            <w:rPr/>
          </w:rPrChange>
        </w:rPr>
        <w:t>in each of</w:t>
      </w:r>
      <w:r w:rsidRPr="00D9517A">
        <w:rPr>
          <w:rFonts w:ascii="Mulish" w:hAnsi="Mulish"/>
          <w:sz w:val="22"/>
          <w:rPrChange w:id="2540" w:author="Guilherme Pessoa-Amorim [2]" w:date="2021-11-16T13:46:00Z">
            <w:rPr/>
          </w:rPrChange>
        </w:rPr>
        <w:t xml:space="preserve"> these two groups separately, and amiodarone and flecainide only – see section </w:t>
      </w:r>
      <w:ins w:id="2541" w:author="Guilherme Pessoa-Amorim" w:date="2021-11-15T10:24:00Z">
        <w:r w:rsidR="00C451C0" w:rsidRPr="00D9517A">
          <w:rPr>
            <w:rFonts w:ascii="Mulish" w:hAnsi="Mulish"/>
            <w:sz w:val="22"/>
            <w:rPrChange w:id="2542" w:author="Guilherme Pessoa-Amorim [2]" w:date="2021-11-16T13:46:00Z">
              <w:rPr/>
            </w:rPrChange>
          </w:rPr>
          <w:fldChar w:fldCharType="begin"/>
        </w:r>
        <w:r w:rsidR="00C451C0" w:rsidRPr="00D9517A">
          <w:rPr>
            <w:rFonts w:ascii="Mulish" w:hAnsi="Mulish"/>
            <w:sz w:val="22"/>
            <w:rPrChange w:id="2543" w:author="Guilherme Pessoa-Amorim [2]" w:date="2021-11-16T13:46:00Z">
              <w:rPr/>
            </w:rPrChange>
          </w:rPr>
          <w:instrText xml:space="preserve"> REF _Ref87864252 \r \h </w:instrText>
        </w:r>
      </w:ins>
      <w:r w:rsidR="0053593C" w:rsidRPr="00D9517A">
        <w:rPr>
          <w:rFonts w:ascii="Mulish" w:hAnsi="Mulish"/>
          <w:sz w:val="22"/>
          <w:rPrChange w:id="2544" w:author="Guilherme Pessoa-Amorim [2]" w:date="2021-11-16T13:46:00Z">
            <w:rPr>
              <w:rFonts w:ascii="Mulish" w:hAnsi="Mulish"/>
            </w:rPr>
          </w:rPrChange>
        </w:rPr>
        <w:instrText xml:space="preserve"> \* MERGEFORMAT </w:instrText>
      </w:r>
      <w:r w:rsidR="00C451C0" w:rsidRPr="00D9517A">
        <w:rPr>
          <w:rFonts w:ascii="Mulish" w:hAnsi="Mulish"/>
          <w:sz w:val="22"/>
          <w:rPrChange w:id="2545" w:author="Guilherme Pessoa-Amorim [2]" w:date="2021-11-16T13:46:00Z">
            <w:rPr>
              <w:rFonts w:ascii="Mulish" w:hAnsi="Mulish"/>
              <w:sz w:val="22"/>
            </w:rPr>
          </w:rPrChange>
        </w:rPr>
      </w:r>
      <w:r w:rsidR="00C451C0" w:rsidRPr="00D9517A">
        <w:rPr>
          <w:rFonts w:ascii="Mulish" w:hAnsi="Mulish"/>
          <w:sz w:val="22"/>
          <w:rPrChange w:id="2546" w:author="Guilherme Pessoa-Amorim [2]" w:date="2021-11-16T13:46:00Z">
            <w:rPr/>
          </w:rPrChange>
        </w:rPr>
        <w:fldChar w:fldCharType="separate"/>
      </w:r>
      <w:ins w:id="2547" w:author="Guilherme Pessoa-Amorim [2]" w:date="2021-11-16T14:25:00Z">
        <w:r w:rsidR="003E336D">
          <w:rPr>
            <w:rFonts w:ascii="Mulish" w:hAnsi="Mulish"/>
            <w:sz w:val="22"/>
          </w:rPr>
          <w:t>4.3.6.2</w:t>
        </w:r>
      </w:ins>
      <w:ins w:id="2548" w:author="Guilherme Pessoa-Amorim" w:date="2021-11-15T10:24:00Z">
        <w:r w:rsidR="00C451C0" w:rsidRPr="00D9517A">
          <w:rPr>
            <w:rFonts w:ascii="Mulish" w:hAnsi="Mulish"/>
            <w:sz w:val="22"/>
            <w:rPrChange w:id="2549" w:author="Guilherme Pessoa-Amorim [2]" w:date="2021-11-16T13:46:00Z">
              <w:rPr/>
            </w:rPrChange>
          </w:rPr>
          <w:fldChar w:fldCharType="end"/>
        </w:r>
      </w:ins>
      <w:del w:id="2550" w:author="Guilherme Pessoa-Amorim" w:date="2021-11-15T10:24:00Z">
        <w:r w:rsidRPr="00D9517A" w:rsidDel="00C451C0">
          <w:rPr>
            <w:rFonts w:ascii="Mulish" w:hAnsi="Mulish"/>
            <w:sz w:val="22"/>
            <w:rPrChange w:id="2551" w:author="Guilherme Pessoa-Amorim [2]" w:date="2021-11-16T13:46:00Z">
              <w:rPr/>
            </w:rPrChange>
          </w:rPr>
          <w:delText>2.3.</w:delText>
        </w:r>
        <w:r w:rsidR="00826430" w:rsidRPr="00D9517A" w:rsidDel="00C451C0">
          <w:rPr>
            <w:rFonts w:ascii="Mulish" w:hAnsi="Mulish"/>
            <w:sz w:val="22"/>
            <w:rPrChange w:id="2552" w:author="Guilherme Pessoa-Amorim [2]" w:date="2021-11-16T13:46:00Z">
              <w:rPr/>
            </w:rPrChange>
          </w:rPr>
          <w:delText>6</w:delText>
        </w:r>
        <w:r w:rsidRPr="00D9517A" w:rsidDel="00C451C0">
          <w:rPr>
            <w:rFonts w:ascii="Mulish" w:hAnsi="Mulish"/>
            <w:sz w:val="22"/>
            <w:rPrChange w:id="2553" w:author="Guilherme Pessoa-Amorim [2]" w:date="2021-11-16T13:46:00Z">
              <w:rPr/>
            </w:rPrChange>
          </w:rPr>
          <w:delText>.2</w:delText>
        </w:r>
      </w:del>
      <w:r w:rsidRPr="00D9517A">
        <w:rPr>
          <w:rFonts w:ascii="Mulish" w:hAnsi="Mulish"/>
          <w:sz w:val="22"/>
          <w:rPrChange w:id="2554" w:author="Guilherme Pessoa-Amorim [2]" w:date="2021-11-16T13:46:00Z">
            <w:rPr/>
          </w:rPrChange>
        </w:rPr>
        <w:t>), among those not taking them at randomisation, according to each data source</w:t>
      </w:r>
    </w:p>
    <w:p w14:paraId="16DDD77F" w14:textId="77777777" w:rsidR="002B3736" w:rsidRPr="00D9517A" w:rsidRDefault="002B3736">
      <w:pPr>
        <w:tabs>
          <w:tab w:val="left" w:pos="993"/>
        </w:tabs>
        <w:spacing w:line="360" w:lineRule="auto"/>
        <w:jc w:val="both"/>
        <w:rPr>
          <w:rFonts w:ascii="Mulish" w:hAnsi="Mulish"/>
          <w:sz w:val="22"/>
          <w:rPrChange w:id="2555" w:author="Guilherme Pessoa-Amorim [2]" w:date="2021-11-16T13:46:00Z">
            <w:rPr/>
          </w:rPrChange>
        </w:rPr>
        <w:pPrChange w:id="2556" w:author="Guilherme Pessoa-Amorim [2]" w:date="2021-11-15T13:07:00Z">
          <w:pPr>
            <w:tabs>
              <w:tab w:val="left" w:pos="993"/>
            </w:tabs>
            <w:jc w:val="both"/>
          </w:pPr>
        </w:pPrChange>
      </w:pPr>
    </w:p>
    <w:p w14:paraId="57A0E320" w14:textId="77777777" w:rsidR="002B3736" w:rsidRPr="00D9517A" w:rsidRDefault="002B3736">
      <w:pPr>
        <w:pStyle w:val="ListParagraph"/>
        <w:numPr>
          <w:ilvl w:val="0"/>
          <w:numId w:val="20"/>
        </w:numPr>
        <w:tabs>
          <w:tab w:val="left" w:pos="993"/>
        </w:tabs>
        <w:spacing w:line="360" w:lineRule="auto"/>
        <w:ind w:left="0" w:firstLine="709"/>
        <w:jc w:val="both"/>
        <w:rPr>
          <w:rFonts w:ascii="Mulish" w:hAnsi="Mulish"/>
          <w:sz w:val="22"/>
          <w:rPrChange w:id="2557" w:author="Guilherme Pessoa-Amorim [2]" w:date="2021-11-16T13:46:00Z">
            <w:rPr/>
          </w:rPrChange>
        </w:rPr>
        <w:pPrChange w:id="2558" w:author="Guilherme Pessoa-Amorim [2]" w:date="2021-11-15T13:07:00Z">
          <w:pPr>
            <w:pStyle w:val="ListParagraph"/>
            <w:numPr>
              <w:numId w:val="20"/>
            </w:numPr>
            <w:tabs>
              <w:tab w:val="left" w:pos="993"/>
            </w:tabs>
            <w:ind w:left="0" w:firstLine="709"/>
            <w:jc w:val="both"/>
          </w:pPr>
        </w:pPrChange>
      </w:pPr>
      <w:r w:rsidRPr="00D9517A">
        <w:rPr>
          <w:rFonts w:ascii="Mulish" w:hAnsi="Mulish"/>
          <w:b/>
          <w:bCs/>
          <w:sz w:val="22"/>
          <w:rPrChange w:id="2559" w:author="Guilherme Pessoa-Amorim [2]" w:date="2021-11-16T13:46:00Z">
            <w:rPr>
              <w:b/>
              <w:bCs/>
            </w:rPr>
          </w:rPrChange>
        </w:rPr>
        <w:lastRenderedPageBreak/>
        <w:t>Time-to-first record of a rhythm-control agent</w:t>
      </w:r>
      <w:r w:rsidRPr="00D9517A">
        <w:rPr>
          <w:rFonts w:ascii="Mulish" w:hAnsi="Mulish"/>
          <w:sz w:val="22"/>
          <w:rPrChange w:id="2560" w:author="Guilherme Pessoa-Amorim [2]" w:date="2021-11-16T13:46:00Z">
            <w:rPr/>
          </w:rPrChange>
        </w:rPr>
        <w:t xml:space="preserve"> (as defined above), among those not taking them at randomisation, according to each data source</w:t>
      </w:r>
    </w:p>
    <w:p w14:paraId="5236211C" w14:textId="77777777" w:rsidR="002B3736" w:rsidRPr="00D9517A" w:rsidRDefault="002B3736">
      <w:pPr>
        <w:tabs>
          <w:tab w:val="left" w:pos="993"/>
        </w:tabs>
        <w:spacing w:line="360" w:lineRule="auto"/>
        <w:jc w:val="both"/>
        <w:rPr>
          <w:rFonts w:ascii="Mulish" w:hAnsi="Mulish"/>
          <w:sz w:val="22"/>
          <w:rPrChange w:id="2561" w:author="Guilherme Pessoa-Amorim [2]" w:date="2021-11-16T13:46:00Z">
            <w:rPr/>
          </w:rPrChange>
        </w:rPr>
        <w:pPrChange w:id="2562" w:author="Guilherme Pessoa-Amorim [2]" w:date="2021-11-15T13:07:00Z">
          <w:pPr>
            <w:tabs>
              <w:tab w:val="left" w:pos="993"/>
            </w:tabs>
            <w:jc w:val="both"/>
          </w:pPr>
        </w:pPrChange>
      </w:pPr>
    </w:p>
    <w:p w14:paraId="01A10AE3" w14:textId="49D4401A" w:rsidR="002B3736" w:rsidRPr="00D9517A" w:rsidRDefault="002B3736">
      <w:pPr>
        <w:pStyle w:val="Heading5"/>
        <w:spacing w:line="360" w:lineRule="auto"/>
        <w:rPr>
          <w:rFonts w:ascii="Mulish" w:hAnsi="Mulish"/>
          <w:sz w:val="22"/>
          <w:rPrChange w:id="2563" w:author="Guilherme Pessoa-Amorim [2]" w:date="2021-11-16T13:46:00Z">
            <w:rPr/>
          </w:rPrChange>
        </w:rPr>
        <w:pPrChange w:id="2564" w:author="Guilherme Pessoa-Amorim [2]" w:date="2021-11-15T13:07:00Z">
          <w:pPr>
            <w:pStyle w:val="Heading4"/>
            <w:numPr>
              <w:ilvl w:val="4"/>
            </w:numPr>
            <w:ind w:left="2232" w:hanging="792"/>
          </w:pPr>
        </w:pPrChange>
      </w:pPr>
      <w:bookmarkStart w:id="2565" w:name="_Ref87891194"/>
      <w:r w:rsidRPr="00D9517A">
        <w:rPr>
          <w:rFonts w:ascii="Mulish" w:hAnsi="Mulish"/>
          <w:sz w:val="22"/>
          <w:rPrChange w:id="2566" w:author="Guilherme Pessoa-Amorim [2]" w:date="2021-11-16T13:46:00Z">
            <w:rPr/>
          </w:rPrChange>
        </w:rPr>
        <w:t>ORION-4</w:t>
      </w:r>
      <w:bookmarkEnd w:id="2565"/>
    </w:p>
    <w:p w14:paraId="1A2B6688" w14:textId="77777777" w:rsidR="002B3736" w:rsidRPr="00D9517A" w:rsidRDefault="002B3736" w:rsidP="002038DF">
      <w:pPr>
        <w:spacing w:line="360" w:lineRule="auto"/>
        <w:rPr>
          <w:rFonts w:ascii="Mulish" w:hAnsi="Mulish"/>
          <w:sz w:val="22"/>
          <w:rPrChange w:id="2567" w:author="Guilherme Pessoa-Amorim [2]" w:date="2021-11-16T13:46:00Z">
            <w:rPr/>
          </w:rPrChange>
        </w:rPr>
      </w:pPr>
    </w:p>
    <w:p w14:paraId="0E092E80" w14:textId="01AF0269"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568" w:author="Guilherme Pessoa-Amorim [2]" w:date="2021-11-16T13:46:00Z">
            <w:rPr/>
          </w:rPrChange>
        </w:rPr>
      </w:pPr>
      <w:r w:rsidRPr="00D9517A">
        <w:rPr>
          <w:rFonts w:ascii="Mulish" w:hAnsi="Mulish"/>
          <w:b/>
          <w:bCs/>
          <w:sz w:val="22"/>
          <w:rPrChange w:id="2569" w:author="Guilherme Pessoa-Amorim [2]" w:date="2021-11-16T13:46:00Z">
            <w:rPr>
              <w:b/>
              <w:bCs/>
            </w:rPr>
          </w:rPrChange>
        </w:rPr>
        <w:t>Total number and proportion of participants with a record of</w:t>
      </w:r>
      <w:r w:rsidR="00826430" w:rsidRPr="00D9517A">
        <w:rPr>
          <w:rFonts w:ascii="Mulish" w:hAnsi="Mulish"/>
          <w:b/>
          <w:bCs/>
          <w:sz w:val="22"/>
          <w:rPrChange w:id="2570" w:author="Guilherme Pessoa-Amorim [2]" w:date="2021-11-16T13:46:00Z">
            <w:rPr>
              <w:b/>
              <w:bCs/>
            </w:rPr>
          </w:rPrChange>
        </w:rPr>
        <w:t xml:space="preserve"> a</w:t>
      </w:r>
      <w:r w:rsidRPr="00D9517A">
        <w:rPr>
          <w:rFonts w:ascii="Mulish" w:hAnsi="Mulish"/>
          <w:b/>
          <w:bCs/>
          <w:sz w:val="22"/>
          <w:rPrChange w:id="2571" w:author="Guilherme Pessoa-Amorim [2]" w:date="2021-11-16T13:46:00Z">
            <w:rPr>
              <w:b/>
              <w:bCs/>
            </w:rPr>
          </w:rPrChange>
        </w:rPr>
        <w:t xml:space="preserve"> drug group of interest</w:t>
      </w:r>
      <w:r w:rsidRPr="00D9517A">
        <w:rPr>
          <w:rFonts w:ascii="Mulish" w:hAnsi="Mulish"/>
          <w:sz w:val="22"/>
          <w:rPrChange w:id="2572" w:author="Guilherme Pessoa-Amorim [2]" w:date="2021-11-16T13:46:00Z">
            <w:rPr/>
          </w:rPrChange>
        </w:rPr>
        <w:t xml:space="preserve"> (section</w:t>
      </w:r>
      <w:del w:id="2573" w:author="Guilherme Pessoa-Amorim" w:date="2021-11-15T10:24:00Z">
        <w:r w:rsidRPr="00D9517A" w:rsidDel="00C451C0">
          <w:rPr>
            <w:rFonts w:ascii="Mulish" w:hAnsi="Mulish"/>
            <w:sz w:val="22"/>
            <w:rPrChange w:id="2574" w:author="Guilherme Pessoa-Amorim [2]" w:date="2021-11-16T13:46:00Z">
              <w:rPr/>
            </w:rPrChange>
          </w:rPr>
          <w:delText xml:space="preserve"> </w:delText>
        </w:r>
      </w:del>
      <w:ins w:id="2575" w:author="Guilherme Pessoa-Amorim" w:date="2021-11-15T10:24:00Z">
        <w:r w:rsidR="00C451C0" w:rsidRPr="00D9517A">
          <w:rPr>
            <w:rFonts w:ascii="Mulish" w:hAnsi="Mulish"/>
            <w:sz w:val="22"/>
            <w:rPrChange w:id="2576" w:author="Guilherme Pessoa-Amorim [2]" w:date="2021-11-16T13:46:00Z">
              <w:rPr/>
            </w:rPrChange>
          </w:rPr>
          <w:t xml:space="preserve"> </w:t>
        </w:r>
        <w:r w:rsidR="00C451C0" w:rsidRPr="00D9517A">
          <w:rPr>
            <w:rFonts w:ascii="Mulish" w:hAnsi="Mulish"/>
            <w:sz w:val="22"/>
            <w:rPrChange w:id="2577" w:author="Guilherme Pessoa-Amorim [2]" w:date="2021-11-16T13:46:00Z">
              <w:rPr/>
            </w:rPrChange>
          </w:rPr>
          <w:fldChar w:fldCharType="begin"/>
        </w:r>
        <w:r w:rsidR="00C451C0" w:rsidRPr="00D9517A">
          <w:rPr>
            <w:rFonts w:ascii="Mulish" w:hAnsi="Mulish"/>
            <w:sz w:val="22"/>
            <w:rPrChange w:id="2578" w:author="Guilherme Pessoa-Amorim [2]" w:date="2021-11-16T13:46:00Z">
              <w:rPr/>
            </w:rPrChange>
          </w:rPr>
          <w:instrText xml:space="preserve"> REF _Ref87864289 \r \h </w:instrText>
        </w:r>
      </w:ins>
      <w:r w:rsidR="0053593C" w:rsidRPr="00D9517A">
        <w:rPr>
          <w:rFonts w:ascii="Mulish" w:hAnsi="Mulish"/>
          <w:sz w:val="22"/>
          <w:rPrChange w:id="2579" w:author="Guilherme Pessoa-Amorim [2]" w:date="2021-11-16T13:46:00Z">
            <w:rPr>
              <w:rFonts w:ascii="Mulish" w:hAnsi="Mulish"/>
            </w:rPr>
          </w:rPrChange>
        </w:rPr>
        <w:instrText xml:space="preserve"> \* MERGEFORMAT </w:instrText>
      </w:r>
      <w:r w:rsidR="00C451C0" w:rsidRPr="00D9517A">
        <w:rPr>
          <w:rFonts w:ascii="Mulish" w:hAnsi="Mulish"/>
          <w:sz w:val="22"/>
          <w:rPrChange w:id="2580" w:author="Guilherme Pessoa-Amorim [2]" w:date="2021-11-16T13:46:00Z">
            <w:rPr>
              <w:rFonts w:ascii="Mulish" w:hAnsi="Mulish"/>
              <w:sz w:val="22"/>
            </w:rPr>
          </w:rPrChange>
        </w:rPr>
      </w:r>
      <w:r w:rsidR="00C451C0" w:rsidRPr="00D9517A">
        <w:rPr>
          <w:rFonts w:ascii="Mulish" w:hAnsi="Mulish"/>
          <w:sz w:val="22"/>
          <w:rPrChange w:id="2581" w:author="Guilherme Pessoa-Amorim [2]" w:date="2021-11-16T13:46:00Z">
            <w:rPr/>
          </w:rPrChange>
        </w:rPr>
        <w:fldChar w:fldCharType="separate"/>
      </w:r>
      <w:ins w:id="2582" w:author="Guilherme Pessoa-Amorim [2]" w:date="2021-11-16T14:25:00Z">
        <w:r w:rsidR="003E336D">
          <w:rPr>
            <w:rFonts w:ascii="Mulish" w:hAnsi="Mulish"/>
            <w:sz w:val="22"/>
          </w:rPr>
          <w:t>4.3.6.3</w:t>
        </w:r>
      </w:ins>
      <w:ins w:id="2583" w:author="Guilherme Pessoa-Amorim" w:date="2021-11-15T10:24:00Z">
        <w:r w:rsidR="00C451C0" w:rsidRPr="00D9517A">
          <w:rPr>
            <w:rFonts w:ascii="Mulish" w:hAnsi="Mulish"/>
            <w:sz w:val="22"/>
            <w:rPrChange w:id="2584" w:author="Guilherme Pessoa-Amorim [2]" w:date="2021-11-16T13:46:00Z">
              <w:rPr/>
            </w:rPrChange>
          </w:rPr>
          <w:fldChar w:fldCharType="end"/>
        </w:r>
      </w:ins>
      <w:del w:id="2585" w:author="Guilherme Pessoa-Amorim" w:date="2021-11-15T10:24:00Z">
        <w:r w:rsidRPr="00D9517A" w:rsidDel="00C451C0">
          <w:rPr>
            <w:rFonts w:ascii="Mulish" w:hAnsi="Mulish"/>
            <w:sz w:val="22"/>
            <w:rPrChange w:id="2586" w:author="Guilherme Pessoa-Amorim [2]" w:date="2021-11-16T13:46:00Z">
              <w:rPr/>
            </w:rPrChange>
          </w:rPr>
          <w:delText>2.3.</w:delText>
        </w:r>
        <w:r w:rsidR="00826430" w:rsidRPr="00D9517A" w:rsidDel="00C451C0">
          <w:rPr>
            <w:rFonts w:ascii="Mulish" w:hAnsi="Mulish"/>
            <w:sz w:val="22"/>
            <w:rPrChange w:id="2587" w:author="Guilherme Pessoa-Amorim [2]" w:date="2021-11-16T13:46:00Z">
              <w:rPr/>
            </w:rPrChange>
          </w:rPr>
          <w:delText>6</w:delText>
        </w:r>
        <w:r w:rsidRPr="00D9517A" w:rsidDel="00C451C0">
          <w:rPr>
            <w:rFonts w:ascii="Mulish" w:hAnsi="Mulish"/>
            <w:sz w:val="22"/>
            <w:rPrChange w:id="2588" w:author="Guilherme Pessoa-Amorim [2]" w:date="2021-11-16T13:46:00Z">
              <w:rPr/>
            </w:rPrChange>
          </w:rPr>
          <w:delText>.3</w:delText>
        </w:r>
      </w:del>
      <w:r w:rsidRPr="00D9517A">
        <w:rPr>
          <w:rFonts w:ascii="Mulish" w:hAnsi="Mulish"/>
          <w:sz w:val="22"/>
          <w:rPrChange w:id="2589" w:author="Guilherme Pessoa-Amorim [2]" w:date="2021-11-16T13:46:00Z">
            <w:rPr/>
          </w:rPrChange>
        </w:rPr>
        <w:t>) at screening, randomisation, and each subsequent study visit (up until the 3</w:t>
      </w:r>
      <w:r w:rsidRPr="00D9517A">
        <w:rPr>
          <w:rFonts w:ascii="Mulish" w:hAnsi="Mulish"/>
          <w:sz w:val="22"/>
          <w:vertAlign w:val="superscript"/>
          <w:rPrChange w:id="2590" w:author="Guilherme Pessoa-Amorim [2]" w:date="2021-11-16T13:46:00Z">
            <w:rPr>
              <w:vertAlign w:val="superscript"/>
            </w:rPr>
          </w:rPrChange>
        </w:rPr>
        <w:t>rd</w:t>
      </w:r>
      <w:r w:rsidRPr="00D9517A">
        <w:rPr>
          <w:rFonts w:ascii="Mulish" w:hAnsi="Mulish"/>
          <w:sz w:val="22"/>
          <w:rPrChange w:id="2591" w:author="Guilherme Pessoa-Amorim [2]" w:date="2021-11-16T13:46:00Z">
            <w:rPr/>
          </w:rPrChange>
        </w:rPr>
        <w:t xml:space="preserve"> follow-up visit), according to each data source </w:t>
      </w:r>
    </w:p>
    <w:p w14:paraId="1149A13C" w14:textId="77777777" w:rsidR="002B3736" w:rsidRPr="00D9517A" w:rsidRDefault="002B3736" w:rsidP="002038DF">
      <w:pPr>
        <w:pStyle w:val="ListParagraph"/>
        <w:spacing w:line="360" w:lineRule="auto"/>
        <w:rPr>
          <w:rFonts w:ascii="Mulish" w:hAnsi="Mulish"/>
          <w:sz w:val="22"/>
          <w:rPrChange w:id="2592" w:author="Guilherme Pessoa-Amorim [2]" w:date="2021-11-16T13:46:00Z">
            <w:rPr/>
          </w:rPrChange>
        </w:rPr>
      </w:pPr>
    </w:p>
    <w:p w14:paraId="50BB2385" w14:textId="3A973514" w:rsidR="002B3736" w:rsidRPr="00D9517A" w:rsidRDefault="002B3736" w:rsidP="002038DF">
      <w:pPr>
        <w:pStyle w:val="ListParagraph"/>
        <w:numPr>
          <w:ilvl w:val="1"/>
          <w:numId w:val="20"/>
        </w:numPr>
        <w:tabs>
          <w:tab w:val="left" w:pos="993"/>
        </w:tabs>
        <w:spacing w:line="360" w:lineRule="auto"/>
        <w:ind w:left="1134"/>
        <w:jc w:val="both"/>
        <w:rPr>
          <w:rFonts w:ascii="Mulish" w:hAnsi="Mulish"/>
          <w:sz w:val="22"/>
          <w:rPrChange w:id="2593" w:author="Guilherme Pessoa-Amorim [2]" w:date="2021-11-16T13:46:00Z">
            <w:rPr/>
          </w:rPrChange>
        </w:rPr>
      </w:pPr>
      <w:r w:rsidRPr="00D9517A">
        <w:rPr>
          <w:rFonts w:ascii="Mulish" w:hAnsi="Mulish"/>
          <w:sz w:val="22"/>
          <w:rPrChange w:id="2594" w:author="Guilherme Pessoa-Amorim [2]" w:date="2021-11-16T13:46:00Z">
            <w:rPr/>
          </w:rPrChange>
        </w:rPr>
        <w:t xml:space="preserve">NB: cumulative number of records per participant and time between records for each drug group of interest will </w:t>
      </w:r>
      <w:r w:rsidR="00826430" w:rsidRPr="00D9517A">
        <w:rPr>
          <w:rFonts w:ascii="Mulish" w:hAnsi="Mulish"/>
          <w:sz w:val="22"/>
          <w:rPrChange w:id="2595" w:author="Guilherme Pessoa-Amorim [2]" w:date="2021-11-16T13:46:00Z">
            <w:rPr/>
          </w:rPrChange>
        </w:rPr>
        <w:t xml:space="preserve">also </w:t>
      </w:r>
      <w:r w:rsidRPr="00D9517A">
        <w:rPr>
          <w:rFonts w:ascii="Mulish" w:hAnsi="Mulish"/>
          <w:sz w:val="22"/>
          <w:rPrChange w:id="2596" w:author="Guilherme Pessoa-Amorim [2]" w:date="2021-11-16T13:46:00Z">
            <w:rPr/>
          </w:rPrChange>
        </w:rPr>
        <w:t xml:space="preserve">be presented </w:t>
      </w:r>
      <w:r w:rsidR="00826430" w:rsidRPr="00D9517A">
        <w:rPr>
          <w:rFonts w:ascii="Mulish" w:hAnsi="Mulish"/>
          <w:sz w:val="22"/>
          <w:rPrChange w:id="2597" w:author="Guilherme Pessoa-Amorim [2]" w:date="2021-11-16T13:46:00Z">
            <w:rPr/>
          </w:rPrChange>
        </w:rPr>
        <w:t xml:space="preserve">but </w:t>
      </w:r>
      <w:r w:rsidRPr="00D9517A">
        <w:rPr>
          <w:rFonts w:ascii="Mulish" w:hAnsi="Mulish"/>
          <w:sz w:val="22"/>
          <w:rPrChange w:id="2598" w:author="Guilherme Pessoa-Amorim [2]" w:date="2021-11-16T13:46:00Z">
            <w:rPr/>
          </w:rPrChange>
        </w:rPr>
        <w:t>for the Dispensing dataset only</w:t>
      </w:r>
      <w:r w:rsidR="00826430" w:rsidRPr="00D9517A">
        <w:rPr>
          <w:rFonts w:ascii="Mulish" w:hAnsi="Mulish"/>
          <w:sz w:val="22"/>
          <w:rPrChange w:id="2599" w:author="Guilherme Pessoa-Amorim [2]" w:date="2021-11-16T13:46:00Z">
            <w:rPr/>
          </w:rPrChange>
        </w:rPr>
        <w:t xml:space="preserve">, </w:t>
      </w:r>
      <w:r w:rsidRPr="00D9517A">
        <w:rPr>
          <w:rFonts w:ascii="Mulish" w:hAnsi="Mulish"/>
          <w:sz w:val="22"/>
          <w:rPrChange w:id="2600" w:author="Guilherme Pessoa-Amorim [2]" w:date="2021-11-16T13:46:00Z">
            <w:rPr/>
          </w:rPrChange>
        </w:rPr>
        <w:t>as it is not possible to capture this information from the self-reported data</w:t>
      </w:r>
    </w:p>
    <w:p w14:paraId="364E87A9" w14:textId="77777777" w:rsidR="002B3736" w:rsidRPr="00D9517A" w:rsidRDefault="002B3736" w:rsidP="002038DF">
      <w:pPr>
        <w:pStyle w:val="ListParagraph"/>
        <w:tabs>
          <w:tab w:val="left" w:pos="993"/>
        </w:tabs>
        <w:spacing w:line="360" w:lineRule="auto"/>
        <w:ind w:left="709"/>
        <w:jc w:val="both"/>
        <w:rPr>
          <w:rFonts w:ascii="Mulish" w:hAnsi="Mulish"/>
          <w:sz w:val="22"/>
          <w:rPrChange w:id="2601" w:author="Guilherme Pessoa-Amorim [2]" w:date="2021-11-16T13:46:00Z">
            <w:rPr/>
          </w:rPrChange>
        </w:rPr>
      </w:pPr>
    </w:p>
    <w:p w14:paraId="7DB7348F" w14:textId="77777777"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02" w:author="Guilherme Pessoa-Amorim [2]" w:date="2021-11-16T13:46:00Z">
            <w:rPr/>
          </w:rPrChange>
        </w:rPr>
      </w:pPr>
      <w:r w:rsidRPr="00D9517A">
        <w:rPr>
          <w:rFonts w:ascii="Mulish" w:hAnsi="Mulish"/>
          <w:b/>
          <w:bCs/>
          <w:sz w:val="22"/>
          <w:rPrChange w:id="2603" w:author="Guilherme Pessoa-Amorim [2]" w:date="2021-11-16T13:46:00Z">
            <w:rPr>
              <w:b/>
              <w:bCs/>
            </w:rPr>
          </w:rPrChange>
        </w:rPr>
        <w:t>Number of different medications (active ingredients) identified per participant at each study visit</w:t>
      </w:r>
      <w:r w:rsidRPr="00D9517A">
        <w:rPr>
          <w:rFonts w:ascii="Mulish" w:hAnsi="Mulish"/>
          <w:sz w:val="22"/>
          <w:rPrChange w:id="2604" w:author="Guilherme Pessoa-Amorim [2]" w:date="2021-11-16T13:46:00Z">
            <w:rPr/>
          </w:rPrChange>
        </w:rPr>
        <w:t xml:space="preserve"> according to each data source </w:t>
      </w:r>
    </w:p>
    <w:p w14:paraId="78684DCD" w14:textId="77777777" w:rsidR="002B3736" w:rsidRPr="00D9517A" w:rsidRDefault="002B3736" w:rsidP="002038DF">
      <w:pPr>
        <w:pStyle w:val="ListParagraph"/>
        <w:spacing w:line="360" w:lineRule="auto"/>
        <w:rPr>
          <w:rFonts w:ascii="Mulish" w:hAnsi="Mulish"/>
          <w:sz w:val="22"/>
          <w:rPrChange w:id="2605" w:author="Guilherme Pessoa-Amorim [2]" w:date="2021-11-16T13:46:00Z">
            <w:rPr/>
          </w:rPrChange>
        </w:rPr>
      </w:pPr>
    </w:p>
    <w:p w14:paraId="547DBB6A" w14:textId="77777777" w:rsidR="002B3736" w:rsidRPr="00D9517A" w:rsidRDefault="002B3736" w:rsidP="002038DF">
      <w:pPr>
        <w:pStyle w:val="ListParagraph"/>
        <w:numPr>
          <w:ilvl w:val="1"/>
          <w:numId w:val="20"/>
        </w:numPr>
        <w:tabs>
          <w:tab w:val="left" w:pos="993"/>
        </w:tabs>
        <w:spacing w:line="360" w:lineRule="auto"/>
        <w:ind w:left="1134"/>
        <w:jc w:val="both"/>
        <w:rPr>
          <w:rFonts w:ascii="Mulish" w:hAnsi="Mulish"/>
          <w:sz w:val="22"/>
          <w:rPrChange w:id="2606" w:author="Guilherme Pessoa-Amorim [2]" w:date="2021-11-16T13:46:00Z">
            <w:rPr/>
          </w:rPrChange>
        </w:rPr>
      </w:pPr>
      <w:r w:rsidRPr="00D9517A">
        <w:rPr>
          <w:rFonts w:ascii="Mulish" w:hAnsi="Mulish"/>
          <w:sz w:val="22"/>
          <w:rPrChange w:id="2607" w:author="Guilherme Pessoa-Amorim [2]" w:date="2021-11-16T13:46:00Z">
            <w:rPr/>
          </w:rPrChange>
        </w:rPr>
        <w:t>NB: for this assessment, each self-reported drug record will be assigned one or more WHODrug code (at the substance level) representing a single active ingredient, using an in-house procedure developed for ORION-4. In parallel, each entry in the Dispensing dataset (coded using SNOMED) will be assigned one or more active ingredient codes using the semantic features of the SNOMED terminology</w:t>
      </w:r>
    </w:p>
    <w:p w14:paraId="768BBAC7" w14:textId="77777777" w:rsidR="002B3736" w:rsidRPr="00D9517A" w:rsidRDefault="002B3736" w:rsidP="002038DF">
      <w:pPr>
        <w:pStyle w:val="ListParagraph"/>
        <w:tabs>
          <w:tab w:val="left" w:pos="993"/>
        </w:tabs>
        <w:spacing w:line="360" w:lineRule="auto"/>
        <w:ind w:left="1134"/>
        <w:jc w:val="both"/>
        <w:rPr>
          <w:rFonts w:ascii="Mulish" w:hAnsi="Mulish"/>
          <w:sz w:val="22"/>
          <w:rPrChange w:id="2608" w:author="Guilherme Pessoa-Amorim [2]" w:date="2021-11-16T13:46:00Z">
            <w:rPr/>
          </w:rPrChange>
        </w:rPr>
      </w:pPr>
    </w:p>
    <w:p w14:paraId="69896C5C" w14:textId="503AEFD6"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09" w:author="Guilherme Pessoa-Amorim [2]" w:date="2021-11-16T13:46:00Z">
            <w:rPr/>
          </w:rPrChange>
        </w:rPr>
      </w:pPr>
      <w:r w:rsidRPr="00D9517A">
        <w:rPr>
          <w:rFonts w:ascii="Mulish" w:hAnsi="Mulish"/>
          <w:b/>
          <w:bCs/>
          <w:sz w:val="22"/>
          <w:rPrChange w:id="2610" w:author="Guilherme Pessoa-Amorim [2]" w:date="2021-11-16T13:46:00Z">
            <w:rPr>
              <w:b/>
              <w:bCs/>
            </w:rPr>
          </w:rPrChange>
        </w:rPr>
        <w:t xml:space="preserve">Proportion identified as belonging to each statin intensity category at </w:t>
      </w:r>
      <w:ins w:id="2611" w:author="Guilherme Pessoa-Amorim [2]" w:date="2021-11-16T13:21:00Z">
        <w:r w:rsidR="00DB7745" w:rsidRPr="003E336D">
          <w:rPr>
            <w:rFonts w:ascii="Mulish" w:hAnsi="Mulish"/>
            <w:b/>
            <w:bCs/>
            <w:sz w:val="22"/>
          </w:rPr>
          <w:t xml:space="preserve">screening </w:t>
        </w:r>
      </w:ins>
      <w:ins w:id="2612" w:author="Guilherme Pessoa-Amorim [2]" w:date="2021-11-16T13:22:00Z">
        <w:r w:rsidR="00DB7745" w:rsidRPr="003E336D">
          <w:rPr>
            <w:rFonts w:ascii="Mulish" w:hAnsi="Mulish"/>
            <w:b/>
            <w:bCs/>
            <w:sz w:val="22"/>
          </w:rPr>
          <w:t xml:space="preserve">and </w:t>
        </w:r>
      </w:ins>
      <w:r w:rsidRPr="00D9517A">
        <w:rPr>
          <w:rFonts w:ascii="Mulish" w:hAnsi="Mulish"/>
          <w:b/>
          <w:bCs/>
          <w:sz w:val="22"/>
          <w:rPrChange w:id="2613" w:author="Guilherme Pessoa-Amorim [2]" w:date="2021-11-16T13:46:00Z">
            <w:rPr>
              <w:b/>
              <w:bCs/>
            </w:rPr>
          </w:rPrChange>
        </w:rPr>
        <w:t xml:space="preserve">each </w:t>
      </w:r>
      <w:ins w:id="2614" w:author="Guilherme Pessoa-Amorim [2]" w:date="2021-11-16T13:22:00Z">
        <w:r w:rsidR="00DB7745" w:rsidRPr="003E336D">
          <w:rPr>
            <w:rFonts w:ascii="Mulish" w:hAnsi="Mulish"/>
            <w:b/>
            <w:bCs/>
            <w:sz w:val="22"/>
          </w:rPr>
          <w:t xml:space="preserve">follow-up </w:t>
        </w:r>
      </w:ins>
      <w:r w:rsidRPr="00D9517A">
        <w:rPr>
          <w:rFonts w:ascii="Mulish" w:hAnsi="Mulish"/>
          <w:b/>
          <w:bCs/>
          <w:sz w:val="22"/>
          <w:rPrChange w:id="2615" w:author="Guilherme Pessoa-Amorim [2]" w:date="2021-11-16T13:46:00Z">
            <w:rPr>
              <w:b/>
              <w:bCs/>
            </w:rPr>
          </w:rPrChange>
        </w:rPr>
        <w:t xml:space="preserve">study visit </w:t>
      </w:r>
      <w:r w:rsidRPr="00D9517A">
        <w:rPr>
          <w:rFonts w:ascii="Mulish" w:hAnsi="Mulish"/>
          <w:bCs/>
          <w:sz w:val="22"/>
          <w:rPrChange w:id="2616" w:author="Guilherme Pessoa-Amorim [2]" w:date="2021-11-16T13:46:00Z">
            <w:rPr>
              <w:bCs/>
            </w:rPr>
          </w:rPrChange>
        </w:rPr>
        <w:t xml:space="preserve">(as per protocol definition, see section </w:t>
      </w:r>
      <w:ins w:id="2617" w:author="Guilherme Pessoa-Amorim" w:date="2021-11-15T10:25:00Z">
        <w:r w:rsidR="00162CDF" w:rsidRPr="00D9517A">
          <w:rPr>
            <w:rFonts w:ascii="Mulish" w:hAnsi="Mulish"/>
            <w:bCs/>
            <w:sz w:val="22"/>
            <w:rPrChange w:id="2618" w:author="Guilherme Pessoa-Amorim [2]" w:date="2021-11-16T13:46:00Z">
              <w:rPr>
                <w:bCs/>
              </w:rPr>
            </w:rPrChange>
          </w:rPr>
          <w:fldChar w:fldCharType="begin"/>
        </w:r>
        <w:r w:rsidR="00162CDF" w:rsidRPr="00D9517A">
          <w:rPr>
            <w:rFonts w:ascii="Mulish" w:hAnsi="Mulish"/>
            <w:bCs/>
            <w:sz w:val="22"/>
            <w:rPrChange w:id="2619" w:author="Guilherme Pessoa-Amorim [2]" w:date="2021-11-16T13:46:00Z">
              <w:rPr>
                <w:bCs/>
              </w:rPr>
            </w:rPrChange>
          </w:rPr>
          <w:instrText xml:space="preserve"> REF _Ref87864356 \r \h </w:instrText>
        </w:r>
      </w:ins>
      <w:r w:rsidR="0053593C" w:rsidRPr="00D9517A">
        <w:rPr>
          <w:rFonts w:ascii="Mulish" w:hAnsi="Mulish"/>
          <w:bCs/>
          <w:sz w:val="22"/>
          <w:rPrChange w:id="2620" w:author="Guilherme Pessoa-Amorim [2]" w:date="2021-11-16T13:46:00Z">
            <w:rPr>
              <w:rFonts w:ascii="Mulish" w:hAnsi="Mulish"/>
              <w:bCs/>
            </w:rPr>
          </w:rPrChange>
        </w:rPr>
        <w:instrText xml:space="preserve"> \* MERGEFORMAT </w:instrText>
      </w:r>
      <w:r w:rsidR="00162CDF" w:rsidRPr="00D9517A">
        <w:rPr>
          <w:rFonts w:ascii="Mulish" w:hAnsi="Mulish"/>
          <w:bCs/>
          <w:sz w:val="22"/>
          <w:rPrChange w:id="2621" w:author="Guilherme Pessoa-Amorim [2]" w:date="2021-11-16T13:46:00Z">
            <w:rPr>
              <w:rFonts w:ascii="Mulish" w:hAnsi="Mulish"/>
              <w:bCs/>
              <w:sz w:val="22"/>
            </w:rPr>
          </w:rPrChange>
        </w:rPr>
      </w:r>
      <w:r w:rsidR="00162CDF" w:rsidRPr="00D9517A">
        <w:rPr>
          <w:rFonts w:ascii="Mulish" w:hAnsi="Mulish"/>
          <w:bCs/>
          <w:sz w:val="22"/>
          <w:rPrChange w:id="2622" w:author="Guilherme Pessoa-Amorim [2]" w:date="2021-11-16T13:46:00Z">
            <w:rPr>
              <w:bCs/>
            </w:rPr>
          </w:rPrChange>
        </w:rPr>
        <w:fldChar w:fldCharType="separate"/>
      </w:r>
      <w:ins w:id="2623" w:author="Guilherme Pessoa-Amorim [2]" w:date="2021-11-16T14:25:00Z">
        <w:r w:rsidR="003E336D">
          <w:rPr>
            <w:rFonts w:ascii="Mulish" w:hAnsi="Mulish"/>
            <w:bCs/>
            <w:sz w:val="22"/>
          </w:rPr>
          <w:t>4.3.3.1</w:t>
        </w:r>
      </w:ins>
      <w:ins w:id="2624" w:author="Guilherme Pessoa-Amorim" w:date="2021-11-15T10:25:00Z">
        <w:r w:rsidR="00162CDF" w:rsidRPr="00D9517A">
          <w:rPr>
            <w:rFonts w:ascii="Mulish" w:hAnsi="Mulish"/>
            <w:bCs/>
            <w:sz w:val="22"/>
            <w:rPrChange w:id="2625" w:author="Guilherme Pessoa-Amorim [2]" w:date="2021-11-16T13:46:00Z">
              <w:rPr>
                <w:bCs/>
              </w:rPr>
            </w:rPrChange>
          </w:rPr>
          <w:fldChar w:fldCharType="end"/>
        </w:r>
      </w:ins>
      <w:ins w:id="2626" w:author="Guilherme Pessoa-Amorim [2]" w:date="2021-11-15T17:44:00Z">
        <w:r w:rsidR="00291A85" w:rsidRPr="003E336D">
          <w:rPr>
            <w:rFonts w:ascii="Mulish" w:hAnsi="Mulish"/>
            <w:bCs/>
            <w:sz w:val="22"/>
          </w:rPr>
          <w:t xml:space="preserve">, and section </w:t>
        </w:r>
        <w:r w:rsidR="00291A85" w:rsidRPr="003E336D">
          <w:rPr>
            <w:rFonts w:ascii="Mulish" w:hAnsi="Mulish"/>
            <w:bCs/>
            <w:sz w:val="22"/>
          </w:rPr>
          <w:fldChar w:fldCharType="begin"/>
        </w:r>
        <w:r w:rsidR="00291A85" w:rsidRPr="00D9517A">
          <w:rPr>
            <w:rFonts w:ascii="Mulish" w:hAnsi="Mulish"/>
            <w:bCs/>
            <w:sz w:val="22"/>
          </w:rPr>
          <w:instrText xml:space="preserve"> REF _Ref87890700 \r \h </w:instrText>
        </w:r>
      </w:ins>
      <w:r w:rsidR="009C6574" w:rsidRPr="00D9517A">
        <w:rPr>
          <w:rFonts w:ascii="Mulish" w:hAnsi="Mulish"/>
          <w:bCs/>
          <w:sz w:val="22"/>
        </w:rPr>
        <w:instrText xml:space="preserve"> \* MERGEFORMAT </w:instrText>
      </w:r>
      <w:r w:rsidR="00291A85" w:rsidRPr="003E336D">
        <w:rPr>
          <w:rFonts w:ascii="Mulish" w:hAnsi="Mulish"/>
          <w:bCs/>
          <w:sz w:val="22"/>
        </w:rPr>
      </w:r>
      <w:r w:rsidR="00291A85" w:rsidRPr="003E336D">
        <w:rPr>
          <w:rFonts w:ascii="Mulish" w:hAnsi="Mulish"/>
          <w:bCs/>
          <w:sz w:val="22"/>
          <w:rPrChange w:id="2627" w:author="Guilherme Pessoa-Amorim [2]" w:date="2021-11-16T13:46:00Z">
            <w:rPr>
              <w:rFonts w:ascii="Mulish" w:hAnsi="Mulish"/>
              <w:bCs/>
              <w:sz w:val="22"/>
            </w:rPr>
          </w:rPrChange>
        </w:rPr>
        <w:fldChar w:fldCharType="separate"/>
      </w:r>
      <w:ins w:id="2628" w:author="Guilherme Pessoa-Amorim [2]" w:date="2021-11-16T14:25:00Z">
        <w:r w:rsidR="003E336D">
          <w:rPr>
            <w:rFonts w:ascii="Mulish" w:hAnsi="Mulish"/>
            <w:bCs/>
            <w:sz w:val="22"/>
          </w:rPr>
          <w:t>4.3.9</w:t>
        </w:r>
      </w:ins>
      <w:ins w:id="2629" w:author="Guilherme Pessoa-Amorim [2]" w:date="2021-11-15T17:44:00Z">
        <w:r w:rsidR="00291A85" w:rsidRPr="003E336D">
          <w:rPr>
            <w:rFonts w:ascii="Mulish" w:hAnsi="Mulish"/>
            <w:bCs/>
            <w:sz w:val="22"/>
          </w:rPr>
          <w:fldChar w:fldCharType="end"/>
        </w:r>
        <w:r w:rsidR="00291A85" w:rsidRPr="003E336D">
          <w:rPr>
            <w:rFonts w:ascii="Mulish" w:hAnsi="Mulish"/>
            <w:bCs/>
            <w:sz w:val="22"/>
          </w:rPr>
          <w:t xml:space="preserve"> for definitions of time points</w:t>
        </w:r>
      </w:ins>
      <w:del w:id="2630" w:author="Guilherme Pessoa-Amorim" w:date="2021-11-15T10:25:00Z">
        <w:r w:rsidRPr="00D9517A" w:rsidDel="00162CDF">
          <w:rPr>
            <w:rFonts w:ascii="Mulish" w:hAnsi="Mulish"/>
            <w:bCs/>
            <w:sz w:val="22"/>
            <w:rPrChange w:id="2631" w:author="Guilherme Pessoa-Amorim [2]" w:date="2021-11-16T13:46:00Z">
              <w:rPr>
                <w:bCs/>
              </w:rPr>
            </w:rPrChange>
          </w:rPr>
          <w:delText>2.3.</w:delText>
        </w:r>
        <w:r w:rsidR="00826430" w:rsidRPr="00D9517A" w:rsidDel="00162CDF">
          <w:rPr>
            <w:rFonts w:ascii="Mulish" w:hAnsi="Mulish"/>
            <w:bCs/>
            <w:sz w:val="22"/>
            <w:rPrChange w:id="2632" w:author="Guilherme Pessoa-Amorim [2]" w:date="2021-11-16T13:46:00Z">
              <w:rPr>
                <w:bCs/>
              </w:rPr>
            </w:rPrChange>
          </w:rPr>
          <w:delText>3</w:delText>
        </w:r>
        <w:r w:rsidRPr="00D9517A" w:rsidDel="00162CDF">
          <w:rPr>
            <w:rFonts w:ascii="Mulish" w:hAnsi="Mulish"/>
            <w:bCs/>
            <w:sz w:val="22"/>
            <w:rPrChange w:id="2633" w:author="Guilherme Pessoa-Amorim [2]" w:date="2021-11-16T13:46:00Z">
              <w:rPr>
                <w:bCs/>
              </w:rPr>
            </w:rPrChange>
          </w:rPr>
          <w:delText>.1</w:delText>
        </w:r>
      </w:del>
      <w:r w:rsidRPr="00D9517A">
        <w:rPr>
          <w:rFonts w:ascii="Mulish" w:hAnsi="Mulish"/>
          <w:bCs/>
          <w:sz w:val="22"/>
          <w:rPrChange w:id="2634" w:author="Guilherme Pessoa-Amorim [2]" w:date="2021-11-16T13:46:00Z">
            <w:rPr>
              <w:bCs/>
            </w:rPr>
          </w:rPrChange>
        </w:rPr>
        <w:t>)</w:t>
      </w:r>
      <w:r w:rsidRPr="00D9517A">
        <w:rPr>
          <w:rFonts w:ascii="Mulish" w:hAnsi="Mulish"/>
          <w:sz w:val="22"/>
          <w:rPrChange w:id="2635" w:author="Guilherme Pessoa-Amorim [2]" w:date="2021-11-16T13:46:00Z">
            <w:rPr/>
          </w:rPrChange>
        </w:rPr>
        <w:t>, according to each data source</w:t>
      </w:r>
    </w:p>
    <w:p w14:paraId="580F003A" w14:textId="036D6D30" w:rsidR="002B3736" w:rsidRPr="00D9517A" w:rsidDel="00D13C5C" w:rsidRDefault="002B3736" w:rsidP="002038DF">
      <w:pPr>
        <w:pStyle w:val="ListParagraph"/>
        <w:spacing w:line="360" w:lineRule="auto"/>
        <w:rPr>
          <w:del w:id="2636" w:author="Guilherme Pessoa-Amorim [2]" w:date="2021-11-18T16:53:00Z"/>
          <w:rFonts w:ascii="Mulish" w:hAnsi="Mulish"/>
          <w:sz w:val="22"/>
          <w:rPrChange w:id="2637" w:author="Guilherme Pessoa-Amorim [2]" w:date="2021-11-16T13:46:00Z">
            <w:rPr>
              <w:del w:id="2638" w:author="Guilherme Pessoa-Amorim [2]" w:date="2021-11-18T16:53:00Z"/>
            </w:rPr>
          </w:rPrChange>
        </w:rPr>
      </w:pPr>
    </w:p>
    <w:p w14:paraId="3EB8CBA5" w14:textId="79DFF47F" w:rsidR="00DD2649" w:rsidRPr="00D9517A" w:rsidRDefault="002B3736">
      <w:pPr>
        <w:pStyle w:val="ListParagraph"/>
        <w:rPr>
          <w:ins w:id="2639" w:author="Guilherme Pessoa-Amorim [2]" w:date="2021-11-16T13:22:00Z"/>
          <w:rFonts w:ascii="Mulish" w:hAnsi="Mulish"/>
          <w:sz w:val="22"/>
          <w:rPrChange w:id="2640" w:author="Guilherme Pessoa-Amorim [2]" w:date="2021-11-16T13:46:00Z">
            <w:rPr>
              <w:ins w:id="2641" w:author="Guilherme Pessoa-Amorim [2]" w:date="2021-11-16T13:22:00Z"/>
            </w:rPr>
          </w:rPrChange>
        </w:rPr>
        <w:pPrChange w:id="2642" w:author="Guilherme Pessoa-Amorim [2]" w:date="2021-11-16T13:22:00Z">
          <w:pPr>
            <w:pStyle w:val="ListParagraph"/>
            <w:numPr>
              <w:numId w:val="20"/>
            </w:numPr>
            <w:tabs>
              <w:tab w:val="left" w:pos="993"/>
            </w:tabs>
            <w:spacing w:line="360" w:lineRule="auto"/>
            <w:ind w:left="0" w:firstLine="709"/>
            <w:jc w:val="both"/>
          </w:pPr>
        </w:pPrChange>
      </w:pPr>
      <w:del w:id="2643" w:author="Guilherme Pessoa-Amorim [2]" w:date="2021-11-18T16:53:00Z">
        <w:r w:rsidRPr="00D9517A" w:rsidDel="00D13C5C">
          <w:rPr>
            <w:rFonts w:ascii="Mulish" w:hAnsi="Mulish"/>
            <w:b/>
            <w:bCs/>
            <w:sz w:val="22"/>
            <w:rPrChange w:id="2644" w:author="Guilherme Pessoa-Amorim [2]" w:date="2021-11-16T13:46:00Z">
              <w:rPr>
                <w:b/>
                <w:bCs/>
              </w:rPr>
            </w:rPrChange>
          </w:rPr>
          <w:delText>Proportion initiating a statin of any kind</w:delText>
        </w:r>
      </w:del>
      <w:del w:id="2645" w:author="Guilherme Pessoa-Amorim [2]" w:date="2021-11-16T13:22:00Z">
        <w:r w:rsidRPr="00D9517A" w:rsidDel="00DD2649">
          <w:rPr>
            <w:rFonts w:ascii="Mulish" w:hAnsi="Mulish"/>
            <w:sz w:val="22"/>
            <w:rPrChange w:id="2646" w:author="Guilherme Pessoa-Amorim [2]" w:date="2021-11-16T13:46:00Z">
              <w:rPr/>
            </w:rPrChange>
          </w:rPr>
          <w:delText>,</w:delText>
        </w:r>
      </w:del>
      <w:del w:id="2647" w:author="Guilherme Pessoa-Amorim [2]" w:date="2021-11-18T16:53:00Z">
        <w:r w:rsidRPr="00D9517A" w:rsidDel="00D13C5C">
          <w:rPr>
            <w:rFonts w:ascii="Mulish" w:hAnsi="Mulish"/>
            <w:sz w:val="22"/>
            <w:rPrChange w:id="2648" w:author="Guilherme Pessoa-Amorim [2]" w:date="2021-11-16T13:46:00Z">
              <w:rPr/>
            </w:rPrChange>
          </w:rPr>
          <w:delText xml:space="preserve"> among those not taking a statin at </w:delText>
        </w:r>
      </w:del>
      <w:del w:id="2649" w:author="Guilherme Pessoa-Amorim [2]" w:date="2021-11-16T13:22:00Z">
        <w:r w:rsidRPr="00D9517A" w:rsidDel="00DD2649">
          <w:rPr>
            <w:rFonts w:ascii="Mulish" w:hAnsi="Mulish"/>
            <w:sz w:val="22"/>
            <w:rPrChange w:id="2650" w:author="Guilherme Pessoa-Amorim [2]" w:date="2021-11-16T13:46:00Z">
              <w:rPr/>
            </w:rPrChange>
          </w:rPr>
          <w:delText>randomisation</w:delText>
        </w:r>
      </w:del>
      <w:del w:id="2651" w:author="Guilherme Pessoa-Amorim [2]" w:date="2021-11-18T16:53:00Z">
        <w:r w:rsidRPr="00D9517A" w:rsidDel="00D13C5C">
          <w:rPr>
            <w:rFonts w:ascii="Mulish" w:hAnsi="Mulish"/>
            <w:sz w:val="22"/>
            <w:rPrChange w:id="2652" w:author="Guilherme Pessoa-Amorim [2]" w:date="2021-11-16T13:46:00Z">
              <w:rPr/>
            </w:rPrChange>
          </w:rPr>
          <w:delText>, according to each data source</w:delText>
        </w:r>
      </w:del>
    </w:p>
    <w:p w14:paraId="76D774CD" w14:textId="33811AD1" w:rsidR="00DD2649" w:rsidRPr="00D9517A" w:rsidRDefault="00DD2649" w:rsidP="003E336D">
      <w:pPr>
        <w:pStyle w:val="ListParagraph"/>
        <w:numPr>
          <w:ilvl w:val="0"/>
          <w:numId w:val="20"/>
        </w:numPr>
        <w:tabs>
          <w:tab w:val="left" w:pos="993"/>
        </w:tabs>
        <w:spacing w:line="360" w:lineRule="auto"/>
        <w:ind w:left="0" w:firstLine="709"/>
        <w:jc w:val="both"/>
        <w:rPr>
          <w:rFonts w:ascii="Mulish" w:hAnsi="Mulish"/>
          <w:sz w:val="22"/>
          <w:rPrChange w:id="2653" w:author="Guilherme Pessoa-Amorim [2]" w:date="2021-11-16T13:46:00Z">
            <w:rPr/>
          </w:rPrChange>
        </w:rPr>
      </w:pPr>
      <w:ins w:id="2654" w:author="Guilherme Pessoa-Amorim [2]" w:date="2021-11-16T13:22:00Z">
        <w:r w:rsidRPr="003E336D">
          <w:rPr>
            <w:rFonts w:ascii="Mulish" w:hAnsi="Mulish"/>
            <w:b/>
            <w:bCs/>
            <w:sz w:val="22"/>
          </w:rPr>
          <w:t xml:space="preserve">Proportion initiating a statin of any kind </w:t>
        </w:r>
        <w:r w:rsidRPr="00D9517A">
          <w:rPr>
            <w:rFonts w:ascii="Mulish" w:hAnsi="Mulish"/>
            <w:b/>
            <w:bCs/>
            <w:sz w:val="22"/>
          </w:rPr>
          <w:t>a</w:t>
        </w:r>
      </w:ins>
      <w:ins w:id="2655" w:author="Guilherme Pessoa-Amorim [2]" w:date="2021-11-16T13:23:00Z">
        <w:r w:rsidRPr="00D9517A">
          <w:rPr>
            <w:rFonts w:ascii="Mulish" w:hAnsi="Mulish"/>
            <w:b/>
            <w:bCs/>
            <w:sz w:val="22"/>
          </w:rPr>
          <w:t>fter</w:t>
        </w:r>
      </w:ins>
      <w:ins w:id="2656" w:author="Guilherme Pessoa-Amorim [2]" w:date="2021-11-16T13:22:00Z">
        <w:r w:rsidRPr="00D9517A">
          <w:rPr>
            <w:rFonts w:ascii="Mulish" w:hAnsi="Mulish"/>
            <w:b/>
            <w:bCs/>
            <w:sz w:val="22"/>
          </w:rPr>
          <w:t xml:space="preserve"> randomisation</w:t>
        </w:r>
        <w:r w:rsidRPr="00D9517A">
          <w:rPr>
            <w:rFonts w:ascii="Mulish" w:hAnsi="Mulish"/>
            <w:sz w:val="22"/>
          </w:rPr>
          <w:t xml:space="preserve"> (among those not taking a statin at </w:t>
        </w:r>
      </w:ins>
      <w:ins w:id="2657" w:author="Guilherme Pessoa-Amorim [2]" w:date="2021-11-16T13:23:00Z">
        <w:r w:rsidRPr="00D9517A">
          <w:rPr>
            <w:rFonts w:ascii="Mulish" w:hAnsi="Mulish"/>
            <w:sz w:val="22"/>
          </w:rPr>
          <w:t>randomisation</w:t>
        </w:r>
      </w:ins>
      <w:ins w:id="2658" w:author="Guilherme Pessoa-Amorim [2]" w:date="2021-11-16T13:22:00Z">
        <w:r w:rsidRPr="00D9517A">
          <w:rPr>
            <w:rFonts w:ascii="Mulish" w:hAnsi="Mulish"/>
            <w:sz w:val="22"/>
          </w:rPr>
          <w:t>), according to each data source</w:t>
        </w:r>
      </w:ins>
    </w:p>
    <w:p w14:paraId="5F594F5F" w14:textId="77777777" w:rsidR="002B3736" w:rsidRPr="00D9517A" w:rsidRDefault="002B3736" w:rsidP="002038DF">
      <w:pPr>
        <w:pStyle w:val="ListParagraph"/>
        <w:spacing w:line="360" w:lineRule="auto"/>
        <w:rPr>
          <w:rFonts w:ascii="Mulish" w:hAnsi="Mulish"/>
          <w:sz w:val="22"/>
          <w:rPrChange w:id="2659" w:author="Guilherme Pessoa-Amorim [2]" w:date="2021-11-16T13:46:00Z">
            <w:rPr/>
          </w:rPrChange>
        </w:rPr>
      </w:pPr>
    </w:p>
    <w:p w14:paraId="0046C921" w14:textId="77777777"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60" w:author="Guilherme Pessoa-Amorim [2]" w:date="2021-11-16T13:46:00Z">
            <w:rPr/>
          </w:rPrChange>
        </w:rPr>
      </w:pPr>
      <w:r w:rsidRPr="00D9517A">
        <w:rPr>
          <w:rFonts w:ascii="Mulish" w:hAnsi="Mulish"/>
          <w:b/>
          <w:bCs/>
          <w:sz w:val="22"/>
          <w:rPrChange w:id="2661" w:author="Guilherme Pessoa-Amorim [2]" w:date="2021-11-16T13:46:00Z">
            <w:rPr>
              <w:b/>
              <w:bCs/>
            </w:rPr>
          </w:rPrChange>
        </w:rPr>
        <w:t>Time to first record of a statin for those initiating a statin of any kind,</w:t>
      </w:r>
      <w:r w:rsidRPr="00D9517A">
        <w:rPr>
          <w:rFonts w:ascii="Mulish" w:hAnsi="Mulish"/>
          <w:sz w:val="22"/>
          <w:rPrChange w:id="2662" w:author="Guilherme Pessoa-Amorim [2]" w:date="2021-11-16T13:46:00Z">
            <w:rPr/>
          </w:rPrChange>
        </w:rPr>
        <w:t xml:space="preserve"> among those not taking a statin at randomisation, according to each data source</w:t>
      </w:r>
    </w:p>
    <w:p w14:paraId="369EB3C2" w14:textId="77777777" w:rsidR="002B3736" w:rsidRPr="00D9517A" w:rsidRDefault="002B3736" w:rsidP="002038DF">
      <w:pPr>
        <w:tabs>
          <w:tab w:val="left" w:pos="993"/>
        </w:tabs>
        <w:spacing w:line="360" w:lineRule="auto"/>
        <w:jc w:val="both"/>
        <w:rPr>
          <w:rFonts w:ascii="Mulish" w:hAnsi="Mulish"/>
          <w:sz w:val="22"/>
          <w:rPrChange w:id="2663" w:author="Guilherme Pessoa-Amorim [2]" w:date="2021-11-16T13:46:00Z">
            <w:rPr/>
          </w:rPrChange>
        </w:rPr>
      </w:pPr>
    </w:p>
    <w:p w14:paraId="0162D8DF" w14:textId="77FDC110" w:rsidR="002B3736" w:rsidRPr="00D9517A" w:rsidRDefault="002B3736" w:rsidP="002038DF">
      <w:pPr>
        <w:pStyle w:val="ListParagraph"/>
        <w:numPr>
          <w:ilvl w:val="1"/>
          <w:numId w:val="20"/>
        </w:numPr>
        <w:tabs>
          <w:tab w:val="left" w:pos="993"/>
        </w:tabs>
        <w:spacing w:line="360" w:lineRule="auto"/>
        <w:ind w:left="1134"/>
        <w:jc w:val="both"/>
        <w:rPr>
          <w:rFonts w:ascii="Mulish" w:hAnsi="Mulish"/>
          <w:sz w:val="22"/>
          <w:rPrChange w:id="2664" w:author="Guilherme Pessoa-Amorim [2]" w:date="2021-11-16T13:46:00Z">
            <w:rPr/>
          </w:rPrChange>
        </w:rPr>
      </w:pPr>
      <w:r w:rsidRPr="003E336D">
        <w:rPr>
          <w:rFonts w:ascii="Mulish" w:hAnsi="Mulish"/>
          <w:sz w:val="22"/>
        </w:rPr>
        <w:lastRenderedPageBreak/>
        <w:t>NB: for self-reported data, the starting date will be assumed as the midpoint between the visit in which statins were first recorded and the last visit</w:t>
      </w:r>
      <w:r w:rsidR="00826430" w:rsidRPr="003E336D">
        <w:rPr>
          <w:rFonts w:ascii="Mulish" w:hAnsi="Mulish"/>
          <w:sz w:val="22"/>
        </w:rPr>
        <w:t xml:space="preserve"> (see section </w:t>
      </w:r>
      <w:ins w:id="2665" w:author="Guilherme Pessoa-Amorim" w:date="2021-11-15T10:26:00Z">
        <w:r w:rsidR="00162CDF" w:rsidRPr="00D9517A">
          <w:rPr>
            <w:rFonts w:ascii="Mulish" w:hAnsi="Mulish"/>
            <w:sz w:val="22"/>
            <w:rPrChange w:id="2666" w:author="Guilherme Pessoa-Amorim [2]" w:date="2021-11-16T13:46:00Z">
              <w:rPr/>
            </w:rPrChange>
          </w:rPr>
          <w:fldChar w:fldCharType="begin"/>
        </w:r>
        <w:r w:rsidR="00162CDF" w:rsidRPr="00D9517A">
          <w:rPr>
            <w:rFonts w:ascii="Mulish" w:hAnsi="Mulish"/>
            <w:sz w:val="22"/>
          </w:rPr>
          <w:instrText xml:space="preserve"> REF _Ref87864379 \r \h </w:instrText>
        </w:r>
      </w:ins>
      <w:r w:rsidR="0053593C" w:rsidRPr="00D9517A">
        <w:rPr>
          <w:rFonts w:ascii="Mulish" w:hAnsi="Mulish"/>
          <w:sz w:val="22"/>
          <w:rPrChange w:id="2667" w:author="Guilherme Pessoa-Amorim [2]" w:date="2021-11-16T13:46:00Z">
            <w:rPr>
              <w:rFonts w:ascii="Mulish" w:hAnsi="Mulish"/>
            </w:rPr>
          </w:rPrChange>
        </w:rPr>
        <w:instrText xml:space="preserve"> \* MERGEFORMAT </w:instrText>
      </w:r>
      <w:r w:rsidR="00162CDF" w:rsidRPr="00D9517A">
        <w:rPr>
          <w:rFonts w:ascii="Mulish" w:hAnsi="Mulish"/>
          <w:sz w:val="22"/>
          <w:rPrChange w:id="2668" w:author="Guilherme Pessoa-Amorim [2]" w:date="2021-11-16T13:46:00Z">
            <w:rPr>
              <w:rFonts w:ascii="Mulish" w:hAnsi="Mulish"/>
              <w:sz w:val="22"/>
            </w:rPr>
          </w:rPrChange>
        </w:rPr>
      </w:r>
      <w:r w:rsidR="00162CDF" w:rsidRPr="00D9517A">
        <w:rPr>
          <w:rFonts w:ascii="Mulish" w:hAnsi="Mulish"/>
          <w:sz w:val="22"/>
          <w:rPrChange w:id="2669" w:author="Guilherme Pessoa-Amorim [2]" w:date="2021-11-16T13:46:00Z">
            <w:rPr/>
          </w:rPrChange>
        </w:rPr>
        <w:fldChar w:fldCharType="separate"/>
      </w:r>
      <w:ins w:id="2670" w:author="Guilherme Pessoa-Amorim [2]" w:date="2021-11-16T14:25:00Z">
        <w:r w:rsidR="003E336D">
          <w:rPr>
            <w:rFonts w:ascii="Mulish" w:hAnsi="Mulish"/>
            <w:sz w:val="22"/>
          </w:rPr>
          <w:t>4.3.9.2</w:t>
        </w:r>
      </w:ins>
      <w:del w:id="2671" w:author="Guilherme Pessoa-Amorim [2]" w:date="2021-11-15T17:24:00Z">
        <w:r w:rsidR="00EB56F0" w:rsidRPr="00D9517A" w:rsidDel="002038DF">
          <w:rPr>
            <w:rFonts w:ascii="Mulish" w:hAnsi="Mulish"/>
            <w:sz w:val="22"/>
          </w:rPr>
          <w:delText>4.3.10.2</w:delText>
        </w:r>
      </w:del>
      <w:ins w:id="2672" w:author="Guilherme Pessoa-Amorim" w:date="2021-11-15T10:26:00Z">
        <w:r w:rsidR="00162CDF" w:rsidRPr="00D9517A">
          <w:rPr>
            <w:rFonts w:ascii="Mulish" w:hAnsi="Mulish"/>
            <w:sz w:val="22"/>
            <w:rPrChange w:id="2673" w:author="Guilherme Pessoa-Amorim [2]" w:date="2021-11-16T13:46:00Z">
              <w:rPr/>
            </w:rPrChange>
          </w:rPr>
          <w:fldChar w:fldCharType="end"/>
        </w:r>
      </w:ins>
      <w:del w:id="2674" w:author="Guilherme Pessoa-Amorim" w:date="2021-11-15T10:25:00Z">
        <w:r w:rsidR="00826430" w:rsidRPr="003E336D" w:rsidDel="00162CDF">
          <w:rPr>
            <w:rFonts w:ascii="Mulish" w:hAnsi="Mulish"/>
            <w:sz w:val="22"/>
          </w:rPr>
          <w:delText>2.3.9.2</w:delText>
        </w:r>
      </w:del>
      <w:r w:rsidR="00826430" w:rsidRPr="003E336D">
        <w:rPr>
          <w:rFonts w:ascii="Mulish" w:hAnsi="Mulish"/>
          <w:sz w:val="22"/>
        </w:rPr>
        <w:t>)</w:t>
      </w:r>
      <w:r w:rsidRPr="00D9517A">
        <w:rPr>
          <w:rFonts w:ascii="Mulish" w:hAnsi="Mulish"/>
          <w:sz w:val="22"/>
        </w:rPr>
        <w:t>; a sensitivity analysis will be performed using the date of the visit where statin use was first recorded</w:t>
      </w:r>
    </w:p>
    <w:p w14:paraId="48269823" w14:textId="77777777" w:rsidR="002B3736" w:rsidRPr="00D9517A" w:rsidRDefault="002B3736" w:rsidP="002038DF">
      <w:pPr>
        <w:pStyle w:val="ListParagraph"/>
        <w:spacing w:line="360" w:lineRule="auto"/>
        <w:rPr>
          <w:rFonts w:ascii="Mulish" w:hAnsi="Mulish"/>
          <w:sz w:val="22"/>
          <w:rPrChange w:id="2675" w:author="Guilherme Pessoa-Amorim [2]" w:date="2021-11-16T13:46:00Z">
            <w:rPr/>
          </w:rPrChange>
        </w:rPr>
      </w:pPr>
    </w:p>
    <w:p w14:paraId="0BA7483E" w14:textId="77777777"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76" w:author="Guilherme Pessoa-Amorim [2]" w:date="2021-11-16T13:46:00Z">
            <w:rPr/>
          </w:rPrChange>
        </w:rPr>
      </w:pPr>
      <w:r w:rsidRPr="00D9517A">
        <w:rPr>
          <w:rFonts w:ascii="Mulish" w:hAnsi="Mulish"/>
          <w:b/>
          <w:bCs/>
          <w:sz w:val="22"/>
          <w:rPrChange w:id="2677" w:author="Guilherme Pessoa-Amorim [2]" w:date="2021-11-16T13:46:00Z">
            <w:rPr>
              <w:b/>
              <w:bCs/>
            </w:rPr>
          </w:rPrChange>
        </w:rPr>
        <w:t>Proportion initiating ezetimibe after randomisation</w:t>
      </w:r>
      <w:r w:rsidRPr="00D9517A">
        <w:rPr>
          <w:rFonts w:ascii="Mulish" w:hAnsi="Mulish"/>
          <w:sz w:val="22"/>
          <w:rPrChange w:id="2678" w:author="Guilherme Pessoa-Amorim [2]" w:date="2021-11-16T13:46:00Z">
            <w:rPr/>
          </w:rPrChange>
        </w:rPr>
        <w:t>, according to each data source</w:t>
      </w:r>
    </w:p>
    <w:p w14:paraId="2B8B2314" w14:textId="77777777" w:rsidR="002B3736" w:rsidRPr="00D9517A" w:rsidRDefault="002B3736" w:rsidP="002038DF">
      <w:pPr>
        <w:tabs>
          <w:tab w:val="left" w:pos="993"/>
        </w:tabs>
        <w:spacing w:line="360" w:lineRule="auto"/>
        <w:jc w:val="both"/>
        <w:rPr>
          <w:rFonts w:ascii="Mulish" w:hAnsi="Mulish"/>
          <w:sz w:val="22"/>
          <w:rPrChange w:id="2679" w:author="Guilherme Pessoa-Amorim [2]" w:date="2021-11-16T13:46:00Z">
            <w:rPr/>
          </w:rPrChange>
        </w:rPr>
      </w:pPr>
    </w:p>
    <w:p w14:paraId="13CD84B8" w14:textId="5407FBAF"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80" w:author="Guilherme Pessoa-Amorim [2]" w:date="2021-11-16T13:46:00Z">
            <w:rPr/>
          </w:rPrChange>
        </w:rPr>
      </w:pPr>
      <w:r w:rsidRPr="00D9517A">
        <w:rPr>
          <w:rFonts w:ascii="Mulish" w:hAnsi="Mulish"/>
          <w:b/>
          <w:bCs/>
          <w:sz w:val="22"/>
          <w:rPrChange w:id="2681" w:author="Guilherme Pessoa-Amorim [2]" w:date="2021-11-16T13:46:00Z">
            <w:rPr>
              <w:b/>
              <w:bCs/>
            </w:rPr>
          </w:rPrChange>
        </w:rPr>
        <w:t>Time to first record of ezetimibe</w:t>
      </w:r>
      <w:r w:rsidRPr="00D9517A">
        <w:rPr>
          <w:rFonts w:ascii="Mulish" w:hAnsi="Mulish"/>
          <w:sz w:val="22"/>
          <w:rPrChange w:id="2682" w:author="Guilherme Pessoa-Amorim [2]" w:date="2021-11-16T13:46:00Z">
            <w:rPr/>
          </w:rPrChange>
        </w:rPr>
        <w:t xml:space="preserve"> not taking ezetimibe at randomisation, according to each data source</w:t>
      </w:r>
    </w:p>
    <w:p w14:paraId="514F3C45" w14:textId="77777777" w:rsidR="00826430" w:rsidRPr="00D9517A" w:rsidRDefault="00826430" w:rsidP="002038DF">
      <w:pPr>
        <w:tabs>
          <w:tab w:val="left" w:pos="993"/>
        </w:tabs>
        <w:spacing w:line="360" w:lineRule="auto"/>
        <w:jc w:val="both"/>
        <w:rPr>
          <w:rFonts w:ascii="Mulish" w:hAnsi="Mulish"/>
          <w:sz w:val="22"/>
          <w:rPrChange w:id="2683" w:author="Guilherme Pessoa-Amorim [2]" w:date="2021-11-16T13:46:00Z">
            <w:rPr/>
          </w:rPrChange>
        </w:rPr>
      </w:pPr>
    </w:p>
    <w:p w14:paraId="4E694123" w14:textId="77777777" w:rsidR="002B3736" w:rsidRPr="00D9517A" w:rsidRDefault="002B3736" w:rsidP="002038DF">
      <w:pPr>
        <w:pStyle w:val="ListParagraph"/>
        <w:numPr>
          <w:ilvl w:val="1"/>
          <w:numId w:val="20"/>
        </w:numPr>
        <w:tabs>
          <w:tab w:val="left" w:pos="993"/>
        </w:tabs>
        <w:spacing w:line="360" w:lineRule="auto"/>
        <w:ind w:left="1134"/>
        <w:jc w:val="both"/>
        <w:rPr>
          <w:rFonts w:ascii="Mulish" w:hAnsi="Mulish"/>
          <w:sz w:val="22"/>
          <w:rPrChange w:id="2684" w:author="Guilherme Pessoa-Amorim [2]" w:date="2021-11-16T13:46:00Z">
            <w:rPr/>
          </w:rPrChange>
        </w:rPr>
      </w:pPr>
      <w:r w:rsidRPr="00D9517A">
        <w:rPr>
          <w:rFonts w:ascii="Mulish" w:hAnsi="Mulish"/>
          <w:sz w:val="22"/>
          <w:rPrChange w:id="2685" w:author="Guilherme Pessoa-Amorim [2]" w:date="2021-11-16T13:46:00Z">
            <w:rPr/>
          </w:rPrChange>
        </w:rPr>
        <w:t>NB: the analyses method and sensitivity analysis will be the same as reported above for statins</w:t>
      </w:r>
    </w:p>
    <w:p w14:paraId="36F4C1B1" w14:textId="77777777" w:rsidR="002B3736" w:rsidRPr="00D9517A" w:rsidRDefault="002B3736" w:rsidP="002038DF">
      <w:pPr>
        <w:pStyle w:val="ListParagraph"/>
        <w:tabs>
          <w:tab w:val="left" w:pos="993"/>
        </w:tabs>
        <w:spacing w:line="360" w:lineRule="auto"/>
        <w:ind w:left="1134"/>
        <w:jc w:val="both"/>
        <w:rPr>
          <w:rFonts w:ascii="Mulish" w:hAnsi="Mulish"/>
          <w:sz w:val="22"/>
          <w:rPrChange w:id="2686" w:author="Guilherme Pessoa-Amorim [2]" w:date="2021-11-16T13:46:00Z">
            <w:rPr/>
          </w:rPrChange>
        </w:rPr>
      </w:pPr>
    </w:p>
    <w:p w14:paraId="66B7854E" w14:textId="77777777"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87" w:author="Guilherme Pessoa-Amorim [2]" w:date="2021-11-16T13:46:00Z">
            <w:rPr/>
          </w:rPrChange>
        </w:rPr>
      </w:pPr>
      <w:r w:rsidRPr="00D9517A">
        <w:rPr>
          <w:rFonts w:ascii="Mulish" w:hAnsi="Mulish"/>
          <w:b/>
          <w:bCs/>
          <w:sz w:val="22"/>
          <w:rPrChange w:id="2688" w:author="Guilherme Pessoa-Amorim [2]" w:date="2021-11-16T13:46:00Z">
            <w:rPr>
              <w:b/>
              <w:bCs/>
            </w:rPr>
          </w:rPrChange>
        </w:rPr>
        <w:t>Proportion initiating a fibrate</w:t>
      </w:r>
      <w:r w:rsidRPr="00D9517A">
        <w:rPr>
          <w:rFonts w:ascii="Mulish" w:hAnsi="Mulish"/>
          <w:sz w:val="22"/>
          <w:rPrChange w:id="2689" w:author="Guilherme Pessoa-Amorim [2]" w:date="2021-11-16T13:46:00Z">
            <w:rPr/>
          </w:rPrChange>
        </w:rPr>
        <w:t xml:space="preserve"> </w:t>
      </w:r>
      <w:r w:rsidRPr="00D9517A">
        <w:rPr>
          <w:rFonts w:ascii="Mulish" w:hAnsi="Mulish"/>
          <w:b/>
          <w:bCs/>
          <w:sz w:val="22"/>
          <w:rPrChange w:id="2690" w:author="Guilherme Pessoa-Amorim [2]" w:date="2021-11-16T13:46:00Z">
            <w:rPr>
              <w:b/>
              <w:bCs/>
            </w:rPr>
          </w:rPrChange>
        </w:rPr>
        <w:t>after randomisation</w:t>
      </w:r>
      <w:r w:rsidRPr="00D9517A">
        <w:rPr>
          <w:rFonts w:ascii="Mulish" w:hAnsi="Mulish"/>
          <w:sz w:val="22"/>
          <w:rPrChange w:id="2691" w:author="Guilherme Pessoa-Amorim [2]" w:date="2021-11-16T13:46:00Z">
            <w:rPr/>
          </w:rPrChange>
        </w:rPr>
        <w:t>, according to each data source</w:t>
      </w:r>
    </w:p>
    <w:p w14:paraId="2981F1A8" w14:textId="77777777" w:rsidR="002B3736" w:rsidRPr="00D9517A" w:rsidRDefault="002B3736" w:rsidP="002038DF">
      <w:pPr>
        <w:pStyle w:val="ListParagraph"/>
        <w:tabs>
          <w:tab w:val="left" w:pos="993"/>
        </w:tabs>
        <w:spacing w:line="360" w:lineRule="auto"/>
        <w:ind w:left="709"/>
        <w:jc w:val="both"/>
        <w:rPr>
          <w:rFonts w:ascii="Mulish" w:hAnsi="Mulish"/>
          <w:sz w:val="22"/>
          <w:rPrChange w:id="2692" w:author="Guilherme Pessoa-Amorim [2]" w:date="2021-11-16T13:46:00Z">
            <w:rPr/>
          </w:rPrChange>
        </w:rPr>
      </w:pPr>
    </w:p>
    <w:p w14:paraId="79207838" w14:textId="2F793052"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693" w:author="Guilherme Pessoa-Amorim [2]" w:date="2021-11-16T13:46:00Z">
            <w:rPr/>
          </w:rPrChange>
        </w:rPr>
      </w:pPr>
      <w:r w:rsidRPr="00D9517A">
        <w:rPr>
          <w:rFonts w:ascii="Mulish" w:hAnsi="Mulish"/>
          <w:b/>
          <w:bCs/>
          <w:sz w:val="22"/>
          <w:rPrChange w:id="2694" w:author="Guilherme Pessoa-Amorim [2]" w:date="2021-11-16T13:46:00Z">
            <w:rPr>
              <w:b/>
              <w:bCs/>
            </w:rPr>
          </w:rPrChange>
        </w:rPr>
        <w:t>Time to first record of a fibrate</w:t>
      </w:r>
      <w:r w:rsidRPr="00D9517A">
        <w:rPr>
          <w:rFonts w:ascii="Mulish" w:hAnsi="Mulish"/>
          <w:sz w:val="22"/>
          <w:rPrChange w:id="2695" w:author="Guilherme Pessoa-Amorim [2]" w:date="2021-11-16T13:46:00Z">
            <w:rPr/>
          </w:rPrChange>
        </w:rPr>
        <w:t xml:space="preserve"> for participants not taking them at randomisation, according to each data source</w:t>
      </w:r>
    </w:p>
    <w:p w14:paraId="573F8FE1" w14:textId="77777777" w:rsidR="00826430" w:rsidRPr="00D9517A" w:rsidRDefault="00826430" w:rsidP="002038DF">
      <w:pPr>
        <w:tabs>
          <w:tab w:val="left" w:pos="993"/>
        </w:tabs>
        <w:spacing w:line="360" w:lineRule="auto"/>
        <w:jc w:val="both"/>
        <w:rPr>
          <w:rFonts w:ascii="Mulish" w:hAnsi="Mulish"/>
          <w:sz w:val="22"/>
          <w:rPrChange w:id="2696" w:author="Guilherme Pessoa-Amorim [2]" w:date="2021-11-16T13:46:00Z">
            <w:rPr/>
          </w:rPrChange>
        </w:rPr>
      </w:pPr>
    </w:p>
    <w:p w14:paraId="6DB0F367" w14:textId="77777777" w:rsidR="002B3736" w:rsidRPr="00D9517A" w:rsidRDefault="002B3736" w:rsidP="002038DF">
      <w:pPr>
        <w:pStyle w:val="ListParagraph"/>
        <w:numPr>
          <w:ilvl w:val="1"/>
          <w:numId w:val="20"/>
        </w:numPr>
        <w:tabs>
          <w:tab w:val="left" w:pos="993"/>
        </w:tabs>
        <w:spacing w:line="360" w:lineRule="auto"/>
        <w:ind w:left="1134"/>
        <w:jc w:val="both"/>
        <w:rPr>
          <w:rFonts w:ascii="Mulish" w:hAnsi="Mulish"/>
          <w:b/>
          <w:bCs/>
          <w:sz w:val="22"/>
          <w:rPrChange w:id="2697" w:author="Guilherme Pessoa-Amorim [2]" w:date="2021-11-16T13:46:00Z">
            <w:rPr>
              <w:b/>
              <w:bCs/>
            </w:rPr>
          </w:rPrChange>
        </w:rPr>
      </w:pPr>
      <w:r w:rsidRPr="00D9517A">
        <w:rPr>
          <w:rFonts w:ascii="Mulish" w:hAnsi="Mulish"/>
          <w:sz w:val="22"/>
          <w:rPrChange w:id="2698" w:author="Guilherme Pessoa-Amorim [2]" w:date="2021-11-16T13:46:00Z">
            <w:rPr/>
          </w:rPrChange>
        </w:rPr>
        <w:t>NB: the analyses method and sensitivity analysis will be the same as reported above for statins</w:t>
      </w:r>
    </w:p>
    <w:p w14:paraId="3876A862" w14:textId="77777777" w:rsidR="002B3736" w:rsidRPr="00D9517A" w:rsidRDefault="002B3736" w:rsidP="002038DF">
      <w:pPr>
        <w:pStyle w:val="ListParagraph"/>
        <w:tabs>
          <w:tab w:val="left" w:pos="993"/>
        </w:tabs>
        <w:spacing w:line="360" w:lineRule="auto"/>
        <w:ind w:left="1134"/>
        <w:jc w:val="both"/>
        <w:rPr>
          <w:rFonts w:ascii="Mulish" w:hAnsi="Mulish"/>
          <w:b/>
          <w:bCs/>
          <w:sz w:val="22"/>
          <w:rPrChange w:id="2699" w:author="Guilherme Pessoa-Amorim [2]" w:date="2021-11-16T13:46:00Z">
            <w:rPr>
              <w:b/>
              <w:bCs/>
            </w:rPr>
          </w:rPrChange>
        </w:rPr>
      </w:pPr>
    </w:p>
    <w:p w14:paraId="3B269C15" w14:textId="064DA954"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700" w:author="Guilherme Pessoa-Amorim [2]" w:date="2021-11-16T13:46:00Z">
            <w:rPr/>
          </w:rPrChange>
        </w:rPr>
      </w:pPr>
      <w:r w:rsidRPr="00D9517A">
        <w:rPr>
          <w:rFonts w:ascii="Mulish" w:hAnsi="Mulish"/>
          <w:b/>
          <w:bCs/>
          <w:sz w:val="22"/>
          <w:rPrChange w:id="2701" w:author="Guilherme Pessoa-Amorim [2]" w:date="2021-11-16T13:46:00Z">
            <w:rPr>
              <w:b/>
              <w:bCs/>
            </w:rPr>
          </w:rPrChange>
        </w:rPr>
        <w:t xml:space="preserve">Proportion initiating a PCSK9 inhibitor </w:t>
      </w:r>
      <w:r w:rsidRPr="00D13C5C">
        <w:rPr>
          <w:rFonts w:ascii="Mulish" w:hAnsi="Mulish"/>
          <w:b/>
          <w:sz w:val="22"/>
          <w:rPrChange w:id="2702" w:author="Guilherme Pessoa-Amorim [2]" w:date="2021-11-18T16:54:00Z">
            <w:rPr/>
          </w:rPrChange>
        </w:rPr>
        <w:t>a</w:t>
      </w:r>
      <w:ins w:id="2703" w:author="Guilherme Pessoa-Amorim [2]" w:date="2021-11-18T16:54:00Z">
        <w:r w:rsidR="00D13C5C" w:rsidRPr="00D13C5C">
          <w:rPr>
            <w:rFonts w:ascii="Mulish" w:hAnsi="Mulish"/>
            <w:b/>
            <w:sz w:val="22"/>
            <w:rPrChange w:id="2704" w:author="Guilherme Pessoa-Amorim [2]" w:date="2021-11-18T16:54:00Z">
              <w:rPr>
                <w:rFonts w:ascii="Mulish" w:hAnsi="Mulish"/>
                <w:sz w:val="22"/>
              </w:rPr>
            </w:rPrChange>
          </w:rPr>
          <w:t>fter</w:t>
        </w:r>
      </w:ins>
      <w:del w:id="2705" w:author="Guilherme Pessoa-Amorim [2]" w:date="2021-11-18T16:54:00Z">
        <w:r w:rsidRPr="00D13C5C" w:rsidDel="00D13C5C">
          <w:rPr>
            <w:rFonts w:ascii="Mulish" w:hAnsi="Mulish"/>
            <w:b/>
            <w:sz w:val="22"/>
            <w:rPrChange w:id="2706" w:author="Guilherme Pessoa-Amorim [2]" w:date="2021-11-18T16:54:00Z">
              <w:rPr/>
            </w:rPrChange>
          </w:rPr>
          <w:delText>t</w:delText>
        </w:r>
      </w:del>
      <w:r w:rsidRPr="00D13C5C">
        <w:rPr>
          <w:rFonts w:ascii="Mulish" w:hAnsi="Mulish"/>
          <w:b/>
          <w:sz w:val="22"/>
          <w:rPrChange w:id="2707" w:author="Guilherme Pessoa-Amorim [2]" w:date="2021-11-18T16:54:00Z">
            <w:rPr/>
          </w:rPrChange>
        </w:rPr>
        <w:t xml:space="preserve"> randomisation</w:t>
      </w:r>
      <w:r w:rsidRPr="00D9517A">
        <w:rPr>
          <w:rFonts w:ascii="Mulish" w:hAnsi="Mulish"/>
          <w:sz w:val="22"/>
          <w:rPrChange w:id="2708" w:author="Guilherme Pessoa-Amorim [2]" w:date="2021-11-16T13:46:00Z">
            <w:rPr/>
          </w:rPrChange>
        </w:rPr>
        <w:t>, according to each data source</w:t>
      </w:r>
    </w:p>
    <w:p w14:paraId="533E9B5C" w14:textId="77777777" w:rsidR="002B3736" w:rsidRPr="00D9517A" w:rsidRDefault="002B3736" w:rsidP="002038DF">
      <w:pPr>
        <w:pStyle w:val="ListParagraph"/>
        <w:tabs>
          <w:tab w:val="left" w:pos="993"/>
        </w:tabs>
        <w:spacing w:line="360" w:lineRule="auto"/>
        <w:ind w:left="709"/>
        <w:jc w:val="both"/>
        <w:rPr>
          <w:rFonts w:ascii="Mulish" w:hAnsi="Mulish"/>
          <w:sz w:val="22"/>
          <w:rPrChange w:id="2709" w:author="Guilherme Pessoa-Amorim [2]" w:date="2021-11-16T13:46:00Z">
            <w:rPr/>
          </w:rPrChange>
        </w:rPr>
      </w:pPr>
    </w:p>
    <w:p w14:paraId="23DAE813" w14:textId="348C98B5" w:rsidR="002B3736" w:rsidRPr="00D9517A" w:rsidRDefault="002B3736" w:rsidP="002038DF">
      <w:pPr>
        <w:pStyle w:val="ListParagraph"/>
        <w:numPr>
          <w:ilvl w:val="0"/>
          <w:numId w:val="20"/>
        </w:numPr>
        <w:tabs>
          <w:tab w:val="left" w:pos="993"/>
        </w:tabs>
        <w:spacing w:line="360" w:lineRule="auto"/>
        <w:ind w:left="0" w:firstLine="709"/>
        <w:jc w:val="both"/>
        <w:rPr>
          <w:rFonts w:ascii="Mulish" w:hAnsi="Mulish"/>
          <w:sz w:val="22"/>
          <w:rPrChange w:id="2710" w:author="Guilherme Pessoa-Amorim [2]" w:date="2021-11-16T13:46:00Z">
            <w:rPr/>
          </w:rPrChange>
        </w:rPr>
      </w:pPr>
      <w:r w:rsidRPr="00D9517A">
        <w:rPr>
          <w:rFonts w:ascii="Mulish" w:hAnsi="Mulish"/>
          <w:b/>
          <w:bCs/>
          <w:sz w:val="22"/>
          <w:rPrChange w:id="2711" w:author="Guilherme Pessoa-Amorim [2]" w:date="2021-11-16T13:46:00Z">
            <w:rPr>
              <w:b/>
              <w:bCs/>
            </w:rPr>
          </w:rPrChange>
        </w:rPr>
        <w:t xml:space="preserve">Time to first record of a PCSK9 inhibitor </w:t>
      </w:r>
      <w:r w:rsidRPr="00D9517A">
        <w:rPr>
          <w:rFonts w:ascii="Mulish" w:hAnsi="Mulish"/>
          <w:sz w:val="22"/>
          <w:rPrChange w:id="2712" w:author="Guilherme Pessoa-Amorim [2]" w:date="2021-11-16T13:46:00Z">
            <w:rPr/>
          </w:rPrChange>
        </w:rPr>
        <w:t>for participants not taking them at randomisation, according to each data source</w:t>
      </w:r>
    </w:p>
    <w:p w14:paraId="10CB36EB" w14:textId="77777777" w:rsidR="002B3736" w:rsidRPr="00D9517A" w:rsidRDefault="002B3736" w:rsidP="002038DF">
      <w:pPr>
        <w:tabs>
          <w:tab w:val="left" w:pos="993"/>
        </w:tabs>
        <w:spacing w:line="360" w:lineRule="auto"/>
        <w:jc w:val="both"/>
        <w:rPr>
          <w:rFonts w:ascii="Mulish" w:hAnsi="Mulish"/>
          <w:sz w:val="22"/>
          <w:rPrChange w:id="2713" w:author="Guilherme Pessoa-Amorim [2]" w:date="2021-11-16T13:46:00Z">
            <w:rPr/>
          </w:rPrChange>
        </w:rPr>
      </w:pPr>
    </w:p>
    <w:p w14:paraId="2005D79A" w14:textId="1C1C2AFB" w:rsidR="00D13C5C" w:rsidRDefault="002B3736" w:rsidP="002038DF">
      <w:pPr>
        <w:pStyle w:val="ListParagraph"/>
        <w:numPr>
          <w:ilvl w:val="1"/>
          <w:numId w:val="20"/>
        </w:numPr>
        <w:tabs>
          <w:tab w:val="left" w:pos="993"/>
        </w:tabs>
        <w:spacing w:line="360" w:lineRule="auto"/>
        <w:ind w:left="1134"/>
        <w:jc w:val="both"/>
        <w:rPr>
          <w:ins w:id="2714" w:author="Guilherme Pessoa-Amorim [2]" w:date="2021-11-18T16:53:00Z"/>
          <w:rFonts w:ascii="Mulish" w:hAnsi="Mulish"/>
          <w:sz w:val="22"/>
        </w:rPr>
      </w:pPr>
      <w:r w:rsidRPr="00D9517A">
        <w:rPr>
          <w:rFonts w:ascii="Mulish" w:hAnsi="Mulish"/>
          <w:sz w:val="22"/>
          <w:rPrChange w:id="2715" w:author="Guilherme Pessoa-Amorim [2]" w:date="2021-11-16T13:46:00Z">
            <w:rPr/>
          </w:rPrChange>
        </w:rPr>
        <w:t>NB: the analyses method and sensitivity analysis will be the same as reported above for statins</w:t>
      </w:r>
    </w:p>
    <w:p w14:paraId="7FA9AF34" w14:textId="77777777" w:rsidR="00D13C5C" w:rsidRDefault="00D13C5C">
      <w:pPr>
        <w:rPr>
          <w:ins w:id="2716" w:author="Guilherme Pessoa-Amorim [2]" w:date="2021-11-18T16:53:00Z"/>
          <w:rFonts w:ascii="Mulish" w:hAnsi="Mulish"/>
          <w:sz w:val="22"/>
        </w:rPr>
      </w:pPr>
      <w:ins w:id="2717" w:author="Guilherme Pessoa-Amorim [2]" w:date="2021-11-18T16:53:00Z">
        <w:r>
          <w:rPr>
            <w:rFonts w:ascii="Mulish" w:hAnsi="Mulish"/>
            <w:sz w:val="22"/>
          </w:rPr>
          <w:br w:type="page"/>
        </w:r>
      </w:ins>
    </w:p>
    <w:p w14:paraId="33BE06EB" w14:textId="4EC076C9" w:rsidR="002B3736" w:rsidRPr="00D9517A" w:rsidDel="00D13C5C" w:rsidRDefault="002B3736" w:rsidP="00D13C5C">
      <w:pPr>
        <w:pStyle w:val="ListParagraph"/>
        <w:tabs>
          <w:tab w:val="left" w:pos="993"/>
        </w:tabs>
        <w:spacing w:line="360" w:lineRule="auto"/>
        <w:ind w:left="1134"/>
        <w:jc w:val="both"/>
        <w:rPr>
          <w:del w:id="2718" w:author="Guilherme Pessoa-Amorim [2]" w:date="2021-11-18T16:55:00Z"/>
          <w:rFonts w:ascii="Mulish" w:hAnsi="Mulish"/>
          <w:b/>
          <w:bCs/>
          <w:sz w:val="22"/>
          <w:rPrChange w:id="2719" w:author="Guilherme Pessoa-Amorim [2]" w:date="2021-11-16T13:46:00Z">
            <w:rPr>
              <w:del w:id="2720" w:author="Guilherme Pessoa-Amorim [2]" w:date="2021-11-18T16:55:00Z"/>
              <w:b/>
              <w:bCs/>
            </w:rPr>
          </w:rPrChange>
        </w:rPr>
        <w:pPrChange w:id="2721" w:author="Guilherme Pessoa-Amorim [2]" w:date="2021-11-18T16:53:00Z">
          <w:pPr>
            <w:pStyle w:val="ListParagraph"/>
            <w:numPr>
              <w:ilvl w:val="1"/>
              <w:numId w:val="20"/>
            </w:numPr>
            <w:tabs>
              <w:tab w:val="left" w:pos="993"/>
            </w:tabs>
            <w:spacing w:line="360" w:lineRule="auto"/>
            <w:ind w:left="1134" w:hanging="360"/>
            <w:jc w:val="both"/>
          </w:pPr>
        </w:pPrChange>
      </w:pPr>
    </w:p>
    <w:p w14:paraId="4602997D" w14:textId="14E0998E" w:rsidR="00826430" w:rsidRPr="00D9517A" w:rsidDel="00B748E3" w:rsidRDefault="00826430" w:rsidP="002038DF">
      <w:pPr>
        <w:tabs>
          <w:tab w:val="left" w:pos="993"/>
        </w:tabs>
        <w:spacing w:line="360" w:lineRule="auto"/>
        <w:jc w:val="both"/>
        <w:rPr>
          <w:del w:id="2722" w:author="Guilherme Pessoa-Amorim [2]" w:date="2021-11-16T13:10:00Z"/>
          <w:rFonts w:ascii="Mulish" w:hAnsi="Mulish"/>
          <w:b/>
          <w:bCs/>
          <w:sz w:val="22"/>
          <w:rPrChange w:id="2723" w:author="Guilherme Pessoa-Amorim [2]" w:date="2021-11-16T13:46:00Z">
            <w:rPr>
              <w:del w:id="2724" w:author="Guilherme Pessoa-Amorim [2]" w:date="2021-11-16T13:10:00Z"/>
              <w:b/>
              <w:bCs/>
            </w:rPr>
          </w:rPrChange>
        </w:rPr>
      </w:pPr>
      <w:bookmarkStart w:id="2725" w:name="_Toc87964975"/>
      <w:bookmarkStart w:id="2726" w:name="_Toc87965063"/>
      <w:bookmarkStart w:id="2727" w:name="_Toc87965180"/>
      <w:bookmarkEnd w:id="2725"/>
      <w:bookmarkEnd w:id="2726"/>
      <w:bookmarkEnd w:id="2727"/>
    </w:p>
    <w:p w14:paraId="2766B356" w14:textId="2AE0B630" w:rsidR="002B3736" w:rsidRPr="00D9517A" w:rsidRDefault="002B3736" w:rsidP="002038DF">
      <w:pPr>
        <w:pStyle w:val="Heading3"/>
        <w:spacing w:line="360" w:lineRule="auto"/>
        <w:rPr>
          <w:rFonts w:ascii="Mulish" w:hAnsi="Mulish"/>
          <w:sz w:val="22"/>
          <w:rPrChange w:id="2728" w:author="Guilherme Pessoa-Amorim [2]" w:date="2021-11-16T13:46:00Z">
            <w:rPr/>
          </w:rPrChange>
        </w:rPr>
      </w:pPr>
      <w:bookmarkStart w:id="2729" w:name="_Toc87965181"/>
      <w:r w:rsidRPr="00D9517A">
        <w:rPr>
          <w:rFonts w:ascii="Mulish" w:hAnsi="Mulish"/>
          <w:sz w:val="22"/>
          <w:rPrChange w:id="2730" w:author="Guilherme Pessoa-Amorim [2]" w:date="2021-11-16T13:46:00Z">
            <w:rPr/>
          </w:rPrChange>
        </w:rPr>
        <w:t>Main study hypothesis</w:t>
      </w:r>
      <w:bookmarkEnd w:id="2729"/>
      <w:r w:rsidRPr="00D9517A">
        <w:rPr>
          <w:rFonts w:ascii="Mulish" w:hAnsi="Mulish"/>
          <w:sz w:val="22"/>
          <w:rPrChange w:id="2731" w:author="Guilherme Pessoa-Amorim [2]" w:date="2021-11-16T13:46:00Z">
            <w:rPr/>
          </w:rPrChange>
        </w:rPr>
        <w:t xml:space="preserve"> </w:t>
      </w:r>
    </w:p>
    <w:p w14:paraId="4812D091" w14:textId="77777777" w:rsidR="00826430" w:rsidRPr="00D9517A" w:rsidRDefault="00826430" w:rsidP="002038DF">
      <w:pPr>
        <w:spacing w:line="360" w:lineRule="auto"/>
        <w:rPr>
          <w:rFonts w:ascii="Mulish" w:hAnsi="Mulish"/>
          <w:sz w:val="22"/>
          <w:rPrChange w:id="2732" w:author="Guilherme Pessoa-Amorim [2]" w:date="2021-11-16T13:46:00Z">
            <w:rPr/>
          </w:rPrChange>
        </w:rPr>
      </w:pPr>
    </w:p>
    <w:p w14:paraId="29FAA237" w14:textId="4E29DEAC" w:rsidR="002B3736" w:rsidRPr="00D9517A" w:rsidRDefault="002B3736" w:rsidP="002038DF">
      <w:pPr>
        <w:spacing w:line="360" w:lineRule="auto"/>
        <w:jc w:val="both"/>
        <w:rPr>
          <w:rFonts w:ascii="Mulish" w:hAnsi="Mulish"/>
          <w:sz w:val="22"/>
          <w:rPrChange w:id="2733" w:author="Guilherme Pessoa-Amorim [2]" w:date="2021-11-16T13:46:00Z">
            <w:rPr/>
          </w:rPrChange>
        </w:rPr>
      </w:pPr>
      <w:r w:rsidRPr="00D9517A">
        <w:rPr>
          <w:rFonts w:ascii="Mulish" w:hAnsi="Mulish"/>
          <w:sz w:val="22"/>
          <w:rPrChange w:id="2734" w:author="Guilherme Pessoa-Amorim [2]" w:date="2021-11-16T13:46:00Z">
            <w:rPr/>
          </w:rPrChange>
        </w:rPr>
        <w:t xml:space="preserve">For each of the primary and secondary outcomes, the null hypothesis is that the </w:t>
      </w:r>
      <w:commentRangeStart w:id="2735"/>
      <w:commentRangeStart w:id="2736"/>
      <w:del w:id="2737" w:author="Guilherme Pessoa-Amorim" w:date="2021-11-15T10:32:00Z">
        <w:r w:rsidRPr="00D9517A" w:rsidDel="00162CDF">
          <w:rPr>
            <w:rFonts w:ascii="Mulish" w:hAnsi="Mulish"/>
            <w:sz w:val="22"/>
            <w:rPrChange w:id="2738" w:author="Guilherme Pessoa-Amorim [2]" w:date="2021-11-16T13:46:00Z">
              <w:rPr/>
            </w:rPrChange>
          </w:rPr>
          <w:delText xml:space="preserve">criterion </w:delText>
        </w:r>
      </w:del>
      <w:ins w:id="2739" w:author="Guilherme Pessoa-Amorim [2]" w:date="2021-11-15T11:21:00Z">
        <w:r w:rsidR="009746A2" w:rsidRPr="00D9517A">
          <w:rPr>
            <w:rFonts w:ascii="Mulish" w:hAnsi="Mulish"/>
            <w:sz w:val="22"/>
            <w:rPrChange w:id="2740" w:author="Guilherme Pessoa-Amorim [2]" w:date="2021-11-16T13:46:00Z">
              <w:rPr/>
            </w:rPrChange>
          </w:rPr>
          <w:t>refe</w:t>
        </w:r>
      </w:ins>
      <w:ins w:id="2741" w:author="Guilherme Pessoa-Amorim [2]" w:date="2021-11-15T11:22:00Z">
        <w:r w:rsidR="009746A2" w:rsidRPr="00D9517A">
          <w:rPr>
            <w:rFonts w:ascii="Mulish" w:hAnsi="Mulish"/>
            <w:sz w:val="22"/>
            <w:rPrChange w:id="2742" w:author="Guilherme Pessoa-Amorim [2]" w:date="2021-11-16T13:46:00Z">
              <w:rPr/>
            </w:rPrChange>
          </w:rPr>
          <w:t xml:space="preserve">rence </w:t>
        </w:r>
      </w:ins>
      <w:ins w:id="2743" w:author="Guilherme Pessoa-Amorim" w:date="2021-11-15T10:32:00Z">
        <w:del w:id="2744" w:author="Guilherme Pessoa-Amorim [2]" w:date="2021-11-15T11:21:00Z">
          <w:r w:rsidR="00162CDF" w:rsidRPr="00D9517A" w:rsidDel="009746A2">
            <w:rPr>
              <w:rFonts w:ascii="Mulish" w:hAnsi="Mulish"/>
              <w:sz w:val="22"/>
              <w:rPrChange w:id="2745" w:author="Guilherme Pessoa-Amorim [2]" w:date="2021-11-16T13:46:00Z">
                <w:rPr/>
              </w:rPrChange>
            </w:rPr>
            <w:delText xml:space="preserve">gold </w:delText>
          </w:r>
        </w:del>
      </w:ins>
      <w:r w:rsidRPr="00D9517A">
        <w:rPr>
          <w:rFonts w:ascii="Mulish" w:hAnsi="Mulish"/>
          <w:sz w:val="22"/>
          <w:rPrChange w:id="2746" w:author="Guilherme Pessoa-Amorim [2]" w:date="2021-11-16T13:46:00Z">
            <w:rPr/>
          </w:rPrChange>
        </w:rPr>
        <w:t>standard</w:t>
      </w:r>
      <w:commentRangeEnd w:id="2735"/>
      <w:r w:rsidR="00B86F5D" w:rsidRPr="00D9517A">
        <w:rPr>
          <w:rStyle w:val="CommentReference"/>
          <w:rFonts w:ascii="Mulish" w:hAnsi="Mulish"/>
          <w:sz w:val="14"/>
          <w:rPrChange w:id="2747" w:author="Guilherme Pessoa-Amorim [2]" w:date="2021-11-16T13:46:00Z">
            <w:rPr>
              <w:rStyle w:val="CommentReference"/>
            </w:rPr>
          </w:rPrChange>
        </w:rPr>
        <w:commentReference w:id="2735"/>
      </w:r>
      <w:commentRangeEnd w:id="2736"/>
      <w:r w:rsidR="009746A2" w:rsidRPr="00D9517A">
        <w:rPr>
          <w:rStyle w:val="CommentReference"/>
          <w:rFonts w:ascii="Mulish" w:hAnsi="Mulish"/>
          <w:sz w:val="14"/>
          <w:rPrChange w:id="2748" w:author="Guilherme Pessoa-Amorim [2]" w:date="2021-11-16T13:46:00Z">
            <w:rPr>
              <w:rStyle w:val="CommentReference"/>
            </w:rPr>
          </w:rPrChange>
        </w:rPr>
        <w:commentReference w:id="2736"/>
      </w:r>
      <w:r w:rsidRPr="00D9517A">
        <w:rPr>
          <w:rFonts w:ascii="Mulish" w:hAnsi="Mulish"/>
          <w:sz w:val="22"/>
          <w:rPrChange w:id="2749" w:author="Guilherme Pessoa-Amorim [2]" w:date="2021-11-16T13:46:00Z">
            <w:rPr/>
          </w:rPrChange>
        </w:rPr>
        <w:t xml:space="preserve"> is a better representation of the true status of a participants’ concomitant medication.</w:t>
      </w:r>
      <w:r w:rsidR="00826430" w:rsidRPr="00D9517A">
        <w:rPr>
          <w:rFonts w:ascii="Mulish" w:hAnsi="Mulish"/>
          <w:sz w:val="22"/>
          <w:rPrChange w:id="2750" w:author="Guilherme Pessoa-Amorim [2]" w:date="2021-11-16T13:46:00Z">
            <w:rPr/>
          </w:rPrChange>
        </w:rPr>
        <w:t xml:space="preserve"> No hypothesis testing will be performed for subsidiary outcomes.</w:t>
      </w:r>
    </w:p>
    <w:p w14:paraId="0F2DE5C2" w14:textId="77777777" w:rsidR="002B3736" w:rsidRPr="00D9517A" w:rsidRDefault="002B3736" w:rsidP="002038DF">
      <w:pPr>
        <w:spacing w:line="360" w:lineRule="auto"/>
        <w:jc w:val="both"/>
        <w:rPr>
          <w:rFonts w:ascii="Mulish" w:hAnsi="Mulish"/>
          <w:b/>
          <w:bCs/>
          <w:sz w:val="22"/>
          <w:rPrChange w:id="2751" w:author="Guilherme Pessoa-Amorim [2]" w:date="2021-11-16T13:46:00Z">
            <w:rPr>
              <w:b/>
              <w:bCs/>
            </w:rPr>
          </w:rPrChange>
        </w:rPr>
      </w:pPr>
    </w:p>
    <w:p w14:paraId="6ED40BC8" w14:textId="69BF6535" w:rsidR="002B3736" w:rsidRPr="00D9517A" w:rsidRDefault="002B3736" w:rsidP="002038DF">
      <w:pPr>
        <w:pStyle w:val="Heading3"/>
        <w:spacing w:line="360" w:lineRule="auto"/>
        <w:rPr>
          <w:rFonts w:ascii="Mulish" w:hAnsi="Mulish"/>
          <w:sz w:val="22"/>
          <w:rPrChange w:id="2752" w:author="Guilherme Pessoa-Amorim [2]" w:date="2021-11-16T13:46:00Z">
            <w:rPr/>
          </w:rPrChange>
        </w:rPr>
      </w:pPr>
      <w:bookmarkStart w:id="2753" w:name="_Toc87965182"/>
      <w:r w:rsidRPr="00D9517A">
        <w:rPr>
          <w:rFonts w:ascii="Mulish" w:hAnsi="Mulish"/>
          <w:sz w:val="22"/>
          <w:rPrChange w:id="2754" w:author="Guilherme Pessoa-Amorim [2]" w:date="2021-11-16T13:46:00Z">
            <w:rPr/>
          </w:rPrChange>
        </w:rPr>
        <w:t>Analysis populations and sample size</w:t>
      </w:r>
      <w:bookmarkEnd w:id="2753"/>
    </w:p>
    <w:p w14:paraId="2C1ECFFA" w14:textId="77777777" w:rsidR="00826430" w:rsidRPr="00D9517A" w:rsidRDefault="00826430" w:rsidP="002038DF">
      <w:pPr>
        <w:spacing w:line="360" w:lineRule="auto"/>
        <w:rPr>
          <w:rFonts w:ascii="Mulish" w:hAnsi="Mulish"/>
          <w:sz w:val="22"/>
          <w:rPrChange w:id="2755" w:author="Guilherme Pessoa-Amorim [2]" w:date="2021-11-16T13:46:00Z">
            <w:rPr/>
          </w:rPrChange>
        </w:rPr>
      </w:pPr>
    </w:p>
    <w:p w14:paraId="57D4DC5C" w14:textId="295A02AB" w:rsidR="002B3736" w:rsidRPr="00D9517A" w:rsidRDefault="002B3736" w:rsidP="002038DF">
      <w:pPr>
        <w:spacing w:line="360" w:lineRule="auto"/>
        <w:jc w:val="both"/>
        <w:rPr>
          <w:rFonts w:ascii="Mulish" w:hAnsi="Mulish"/>
          <w:sz w:val="22"/>
          <w:rPrChange w:id="2756" w:author="Guilherme Pessoa-Amorim [2]" w:date="2021-11-16T13:46:00Z">
            <w:rPr/>
          </w:rPrChange>
        </w:rPr>
      </w:pPr>
      <w:r w:rsidRPr="00D9517A">
        <w:rPr>
          <w:rFonts w:ascii="Mulish" w:hAnsi="Mulish"/>
          <w:sz w:val="22"/>
          <w:rPrChange w:id="2757" w:author="Guilherme Pessoa-Amorim [2]" w:date="2021-11-16T13:46:00Z">
            <w:rPr/>
          </w:rPrChange>
        </w:rPr>
        <w:t xml:space="preserve">No sample size calculations have been performed for this study. A number of different populations will be included in this study, comprising participants of ongoing clinical trials who will continue to recruit during the study period; therefore the final number of individuals included in the study will only be determined at the end of </w:t>
      </w:r>
      <w:del w:id="2758" w:author="Guilherme Pessoa-Amorim [2]" w:date="2021-11-16T12:35:00Z">
        <w:r w:rsidRPr="00D9517A" w:rsidDel="00F27327">
          <w:rPr>
            <w:rFonts w:ascii="Mulish" w:hAnsi="Mulish"/>
            <w:sz w:val="22"/>
            <w:rPrChange w:id="2759" w:author="Guilherme Pessoa-Amorim [2]" w:date="2021-11-16T13:46:00Z">
              <w:rPr/>
            </w:rPrChange>
          </w:rPr>
          <w:delText xml:space="preserve">September </w:delText>
        </w:r>
      </w:del>
      <w:ins w:id="2760" w:author="Guilherme Pessoa-Amorim [2]" w:date="2021-11-16T12:35:00Z">
        <w:r w:rsidR="00F27327" w:rsidRPr="003E336D">
          <w:rPr>
            <w:rFonts w:ascii="Mulish" w:hAnsi="Mulish"/>
            <w:sz w:val="22"/>
          </w:rPr>
          <w:t>August</w:t>
        </w:r>
        <w:r w:rsidR="00F27327" w:rsidRPr="00D9517A">
          <w:rPr>
            <w:rFonts w:ascii="Mulish" w:hAnsi="Mulish"/>
            <w:sz w:val="22"/>
            <w:rPrChange w:id="2761" w:author="Guilherme Pessoa-Amorim [2]" w:date="2021-11-16T13:46:00Z">
              <w:rPr/>
            </w:rPrChange>
          </w:rPr>
          <w:t xml:space="preserve"> </w:t>
        </w:r>
      </w:ins>
      <w:r w:rsidRPr="00D9517A">
        <w:rPr>
          <w:rFonts w:ascii="Mulish" w:hAnsi="Mulish"/>
          <w:sz w:val="22"/>
          <w:rPrChange w:id="2762" w:author="Guilherme Pessoa-Amorim [2]" w:date="2021-11-16T13:46:00Z">
            <w:rPr/>
          </w:rPrChange>
        </w:rPr>
        <w:t>2022 (allowing one year before the planned end of this DPhil course)</w:t>
      </w:r>
      <w:ins w:id="2763" w:author="Guilherme Pessoa-Amorim [2]" w:date="2021-11-16T12:31:00Z">
        <w:r w:rsidR="00F27327" w:rsidRPr="003E336D">
          <w:rPr>
            <w:rFonts w:ascii="Mulish" w:hAnsi="Mulish"/>
            <w:sz w:val="22"/>
          </w:rPr>
          <w:t>. The following populations will be considered:</w:t>
        </w:r>
      </w:ins>
      <w:del w:id="2764" w:author="Guilherme Pessoa-Amorim [2]" w:date="2021-11-16T12:31:00Z">
        <w:r w:rsidRPr="00D9517A" w:rsidDel="00F27327">
          <w:rPr>
            <w:rFonts w:ascii="Mulish" w:hAnsi="Mulish"/>
            <w:sz w:val="22"/>
            <w:rPrChange w:id="2765" w:author="Guilherme Pessoa-Amorim [2]" w:date="2021-11-16T13:46:00Z">
              <w:rPr/>
            </w:rPrChange>
          </w:rPr>
          <w:delText>:</w:delText>
        </w:r>
      </w:del>
    </w:p>
    <w:p w14:paraId="1C16940F" w14:textId="77777777" w:rsidR="002B3736" w:rsidRPr="00D9517A" w:rsidRDefault="002B3736" w:rsidP="002038DF">
      <w:pPr>
        <w:spacing w:line="360" w:lineRule="auto"/>
        <w:rPr>
          <w:rFonts w:ascii="Mulish" w:hAnsi="Mulish"/>
          <w:sz w:val="22"/>
          <w:rPrChange w:id="2766" w:author="Guilherme Pessoa-Amorim [2]" w:date="2021-11-16T13:46:00Z">
            <w:rPr/>
          </w:rPrChange>
        </w:rPr>
      </w:pPr>
    </w:p>
    <w:p w14:paraId="293AC6BD" w14:textId="77777777" w:rsidR="002B3736" w:rsidRPr="00D9517A" w:rsidRDefault="002B3736" w:rsidP="002038DF">
      <w:pPr>
        <w:pStyle w:val="Heading4"/>
        <w:spacing w:line="360" w:lineRule="auto"/>
        <w:rPr>
          <w:rFonts w:ascii="Mulish" w:hAnsi="Mulish"/>
          <w:sz w:val="22"/>
          <w:rPrChange w:id="2767" w:author="Guilherme Pessoa-Amorim [2]" w:date="2021-11-16T13:46:00Z">
            <w:rPr/>
          </w:rPrChange>
        </w:rPr>
      </w:pPr>
      <w:r w:rsidRPr="00D9517A">
        <w:rPr>
          <w:rFonts w:ascii="Mulish" w:hAnsi="Mulish"/>
          <w:sz w:val="22"/>
          <w:rPrChange w:id="2768" w:author="Guilherme Pessoa-Amorim [2]" w:date="2021-11-16T13:46:00Z">
            <w:rPr/>
          </w:rPrChange>
        </w:rPr>
        <w:t>RECOVERY</w:t>
      </w:r>
    </w:p>
    <w:p w14:paraId="4EE6F87B" w14:textId="17643BC5" w:rsidR="002B3736" w:rsidRPr="00D9517A" w:rsidRDefault="002B3736" w:rsidP="002038DF">
      <w:pPr>
        <w:spacing w:line="360" w:lineRule="auto"/>
        <w:jc w:val="both"/>
        <w:rPr>
          <w:rFonts w:ascii="Mulish" w:hAnsi="Mulish"/>
          <w:sz w:val="22"/>
          <w:rPrChange w:id="2769" w:author="Guilherme Pessoa-Amorim [2]" w:date="2021-11-16T13:46:00Z">
            <w:rPr/>
          </w:rPrChange>
        </w:rPr>
      </w:pPr>
      <w:r w:rsidRPr="00D9517A">
        <w:rPr>
          <w:rFonts w:ascii="Mulish" w:hAnsi="Mulish"/>
          <w:sz w:val="22"/>
          <w:rPrChange w:id="2770" w:author="Guilherme Pessoa-Amorim [2]" w:date="2021-11-16T13:46:00Z">
            <w:rPr/>
          </w:rPrChange>
        </w:rPr>
        <w:t xml:space="preserve">All patients randomised in England for whom linkage data from the </w:t>
      </w:r>
      <w:del w:id="2771" w:author="Guilherme Pessoa-Amorim [2]" w:date="2021-11-15T13:02:00Z">
        <w:r w:rsidRPr="00D9517A" w:rsidDel="00EB56F0">
          <w:rPr>
            <w:rFonts w:ascii="Mulish" w:hAnsi="Mulish"/>
            <w:sz w:val="22"/>
            <w:rPrChange w:id="2772" w:author="Guilherme Pessoa-Amorim [2]" w:date="2021-11-16T13:46:00Z">
              <w:rPr/>
            </w:rPrChange>
          </w:rPr>
          <w:delText xml:space="preserve">Prescribing </w:delText>
        </w:r>
      </w:del>
      <w:ins w:id="2773" w:author="Guilherme Pessoa-Amorim [2]" w:date="2021-11-15T13:02:00Z">
        <w:r w:rsidR="00EB56F0" w:rsidRPr="00D9517A">
          <w:rPr>
            <w:rFonts w:ascii="Mulish" w:hAnsi="Mulish"/>
            <w:sz w:val="22"/>
            <w:rPrChange w:id="2774" w:author="Guilherme Pessoa-Amorim [2]" w:date="2021-11-16T13:46:00Z">
              <w:rPr/>
            </w:rPrChange>
          </w:rPr>
          <w:t xml:space="preserve">GP </w:t>
        </w:r>
      </w:ins>
      <w:r w:rsidRPr="00D9517A">
        <w:rPr>
          <w:rFonts w:ascii="Mulish" w:hAnsi="Mulish"/>
          <w:sz w:val="22"/>
          <w:rPrChange w:id="2775" w:author="Guilherme Pessoa-Amorim [2]" w:date="2021-11-16T13:46:00Z">
            <w:rPr/>
          </w:rPrChange>
        </w:rPr>
        <w:t xml:space="preserve">and Dispensing datasets is provided to the study up until the end of </w:t>
      </w:r>
      <w:del w:id="2776" w:author="Guilherme Pessoa-Amorim [2]" w:date="2021-11-16T12:35:00Z">
        <w:r w:rsidRPr="00D9517A" w:rsidDel="00F27327">
          <w:rPr>
            <w:rFonts w:ascii="Mulish" w:hAnsi="Mulish"/>
            <w:sz w:val="22"/>
            <w:rPrChange w:id="2777" w:author="Guilherme Pessoa-Amorim [2]" w:date="2021-11-16T13:46:00Z">
              <w:rPr/>
            </w:rPrChange>
          </w:rPr>
          <w:delText xml:space="preserve">September </w:delText>
        </w:r>
      </w:del>
      <w:ins w:id="2778" w:author="Guilherme Pessoa-Amorim [2]" w:date="2021-11-16T13:10:00Z">
        <w:r w:rsidR="00B748E3" w:rsidRPr="003E336D">
          <w:rPr>
            <w:rFonts w:ascii="Mulish" w:hAnsi="Mulish"/>
            <w:sz w:val="22"/>
          </w:rPr>
          <w:t>July</w:t>
        </w:r>
      </w:ins>
      <w:ins w:id="2779" w:author="Guilherme Pessoa-Amorim [2]" w:date="2021-11-16T12:35:00Z">
        <w:r w:rsidR="00F27327" w:rsidRPr="00D9517A">
          <w:rPr>
            <w:rFonts w:ascii="Mulish" w:hAnsi="Mulish"/>
            <w:sz w:val="22"/>
            <w:rPrChange w:id="2780" w:author="Guilherme Pessoa-Amorim [2]" w:date="2021-11-16T13:46:00Z">
              <w:rPr/>
            </w:rPrChange>
          </w:rPr>
          <w:t xml:space="preserve"> </w:t>
        </w:r>
      </w:ins>
      <w:r w:rsidRPr="00D9517A">
        <w:rPr>
          <w:rFonts w:ascii="Mulish" w:hAnsi="Mulish"/>
          <w:sz w:val="22"/>
          <w:rPrChange w:id="2781" w:author="Guilherme Pessoa-Amorim [2]" w:date="2021-11-16T13:46:00Z">
            <w:rPr/>
          </w:rPrChange>
        </w:rPr>
        <w:t>202</w:t>
      </w:r>
      <w:ins w:id="2782" w:author="Guilherme Pessoa-Amorim [2]" w:date="2021-11-15T12:56:00Z">
        <w:r w:rsidR="0071035B" w:rsidRPr="00D9517A">
          <w:rPr>
            <w:rFonts w:ascii="Mulish" w:hAnsi="Mulish"/>
            <w:sz w:val="22"/>
            <w:rPrChange w:id="2783" w:author="Guilherme Pessoa-Amorim [2]" w:date="2021-11-16T13:46:00Z">
              <w:rPr/>
            </w:rPrChange>
          </w:rPr>
          <w:t>1</w:t>
        </w:r>
      </w:ins>
      <w:del w:id="2784" w:author="Guilherme Pessoa-Amorim [2]" w:date="2021-11-15T12:56:00Z">
        <w:r w:rsidRPr="00D9517A" w:rsidDel="0071035B">
          <w:rPr>
            <w:rFonts w:ascii="Mulish" w:hAnsi="Mulish"/>
            <w:sz w:val="22"/>
            <w:rPrChange w:id="2785" w:author="Guilherme Pessoa-Amorim [2]" w:date="2021-11-16T13:46:00Z">
              <w:rPr/>
            </w:rPrChange>
          </w:rPr>
          <w:delText>2</w:delText>
        </w:r>
      </w:del>
      <w:del w:id="2786" w:author="Guilherme Pessoa-Amorim [2]" w:date="2021-11-15T12:57:00Z">
        <w:r w:rsidRPr="00D9517A" w:rsidDel="0071035B">
          <w:rPr>
            <w:rFonts w:ascii="Mulish" w:hAnsi="Mulish"/>
            <w:sz w:val="22"/>
            <w:rPrChange w:id="2787" w:author="Guilherme Pessoa-Amorim [2]" w:date="2021-11-16T13:46:00Z">
              <w:rPr/>
            </w:rPrChange>
          </w:rPr>
          <w:delText>.</w:delText>
        </w:r>
      </w:del>
    </w:p>
    <w:p w14:paraId="0DD76CE4" w14:textId="77777777" w:rsidR="002B3736" w:rsidRPr="00D9517A" w:rsidRDefault="002B3736" w:rsidP="002038DF">
      <w:pPr>
        <w:spacing w:line="360" w:lineRule="auto"/>
        <w:ind w:left="1080"/>
        <w:rPr>
          <w:rFonts w:ascii="Mulish" w:hAnsi="Mulish"/>
          <w:sz w:val="22"/>
          <w:rPrChange w:id="2788" w:author="Guilherme Pessoa-Amorim [2]" w:date="2021-11-16T13:46:00Z">
            <w:rPr/>
          </w:rPrChange>
        </w:rPr>
      </w:pPr>
    </w:p>
    <w:p w14:paraId="1C791104" w14:textId="77777777" w:rsidR="002B3736" w:rsidRPr="00D9517A" w:rsidRDefault="002B3736" w:rsidP="002038DF">
      <w:pPr>
        <w:pStyle w:val="Heading4"/>
        <w:spacing w:line="360" w:lineRule="auto"/>
        <w:rPr>
          <w:rFonts w:ascii="Mulish" w:hAnsi="Mulish"/>
          <w:sz w:val="22"/>
          <w:rPrChange w:id="2789" w:author="Guilherme Pessoa-Amorim [2]" w:date="2021-11-16T13:46:00Z">
            <w:rPr/>
          </w:rPrChange>
        </w:rPr>
      </w:pPr>
      <w:r w:rsidRPr="00D9517A">
        <w:rPr>
          <w:rFonts w:ascii="Mulish" w:hAnsi="Mulish"/>
          <w:sz w:val="22"/>
          <w:rPrChange w:id="2790" w:author="Guilherme Pessoa-Amorim [2]" w:date="2021-11-16T13:46:00Z">
            <w:rPr/>
          </w:rPrChange>
        </w:rPr>
        <w:t>AMALFI</w:t>
      </w:r>
    </w:p>
    <w:p w14:paraId="6B8E840B" w14:textId="05EEE1E9" w:rsidR="002B3736" w:rsidRPr="00D9517A" w:rsidRDefault="002B3736" w:rsidP="002038DF">
      <w:pPr>
        <w:spacing w:line="360" w:lineRule="auto"/>
        <w:jc w:val="both"/>
        <w:rPr>
          <w:rFonts w:ascii="Mulish" w:hAnsi="Mulish"/>
          <w:sz w:val="22"/>
          <w:rPrChange w:id="2791" w:author="Guilherme Pessoa-Amorim [2]" w:date="2021-11-16T13:46:00Z">
            <w:rPr/>
          </w:rPrChange>
        </w:rPr>
      </w:pPr>
      <w:r w:rsidRPr="00D9517A">
        <w:rPr>
          <w:rFonts w:ascii="Mulish" w:hAnsi="Mulish"/>
          <w:sz w:val="22"/>
          <w:rPrChange w:id="2792" w:author="Guilherme Pessoa-Amorim [2]" w:date="2021-11-16T13:46:00Z">
            <w:rPr/>
          </w:rPrChange>
        </w:rPr>
        <w:t xml:space="preserve">All </w:t>
      </w:r>
      <w:del w:id="2793" w:author="Guilherme Pessoa-Amorim [2]" w:date="2021-11-15T12:56:00Z">
        <w:r w:rsidRPr="00D9517A" w:rsidDel="0071035B">
          <w:rPr>
            <w:rFonts w:ascii="Mulish" w:hAnsi="Mulish"/>
            <w:sz w:val="22"/>
            <w:rPrChange w:id="2794" w:author="Guilherme Pessoa-Amorim [2]" w:date="2021-11-16T13:46:00Z">
              <w:rPr/>
            </w:rPrChange>
          </w:rPr>
          <w:delText xml:space="preserve">patients </w:delText>
        </w:r>
      </w:del>
      <w:r w:rsidRPr="00D9517A">
        <w:rPr>
          <w:rFonts w:ascii="Mulish" w:hAnsi="Mulish"/>
          <w:sz w:val="22"/>
          <w:rPrChange w:id="2795" w:author="Guilherme Pessoa-Amorim [2]" w:date="2021-11-16T13:46:00Z">
            <w:rPr/>
          </w:rPrChange>
        </w:rPr>
        <w:t xml:space="preserve">randomised </w:t>
      </w:r>
      <w:ins w:id="2796" w:author="Guilherme Pessoa-Amorim [2]" w:date="2021-11-15T12:56:00Z">
        <w:r w:rsidR="0071035B" w:rsidRPr="00D9517A">
          <w:rPr>
            <w:rFonts w:ascii="Mulish" w:hAnsi="Mulish"/>
            <w:sz w:val="22"/>
            <w:rPrChange w:id="2797" w:author="Guilherme Pessoa-Amorim [2]" w:date="2021-11-16T13:46:00Z">
              <w:rPr/>
            </w:rPrChange>
          </w:rPr>
          <w:t xml:space="preserve">participants </w:t>
        </w:r>
      </w:ins>
      <w:del w:id="2798" w:author="Guilherme Pessoa-Amorim [2]" w:date="2021-11-15T12:56:00Z">
        <w:r w:rsidRPr="00D9517A" w:rsidDel="0071035B">
          <w:rPr>
            <w:rFonts w:ascii="Mulish" w:hAnsi="Mulish"/>
            <w:sz w:val="22"/>
            <w:rPrChange w:id="2799" w:author="Guilherme Pessoa-Amorim [2]" w:date="2021-11-16T13:46:00Z">
              <w:rPr/>
            </w:rPrChange>
          </w:rPr>
          <w:delText>up until the end of 2020</w:delText>
        </w:r>
      </w:del>
      <w:ins w:id="2800" w:author="Guilherme Pessoa-Amorim [2]" w:date="2021-11-15T12:56:00Z">
        <w:r w:rsidR="0071035B" w:rsidRPr="00D9517A">
          <w:rPr>
            <w:rFonts w:ascii="Mulish" w:hAnsi="Mulish"/>
            <w:sz w:val="22"/>
            <w:rPrChange w:id="2801" w:author="Guilherme Pessoa-Amorim [2]" w:date="2021-11-16T13:46:00Z">
              <w:rPr/>
            </w:rPrChange>
          </w:rPr>
          <w:t xml:space="preserve">for whom </w:t>
        </w:r>
      </w:ins>
      <w:ins w:id="2802" w:author="Guilherme Pessoa-Amorim [2]" w:date="2021-11-16T12:38:00Z">
        <w:r w:rsidR="00F27327" w:rsidRPr="003E336D">
          <w:rPr>
            <w:rFonts w:ascii="Mulish" w:hAnsi="Mulish"/>
            <w:sz w:val="22"/>
          </w:rPr>
          <w:t xml:space="preserve">both the </w:t>
        </w:r>
      </w:ins>
      <w:ins w:id="2803" w:author="Guilherme Pessoa-Amorim [2]" w:date="2021-11-16T12:39:00Z">
        <w:r w:rsidR="00F27327" w:rsidRPr="003E336D">
          <w:rPr>
            <w:rFonts w:ascii="Mulish" w:hAnsi="Mulish"/>
            <w:sz w:val="22"/>
          </w:rPr>
          <w:t xml:space="preserve">1-year </w:t>
        </w:r>
      </w:ins>
      <w:ins w:id="2804" w:author="Guilherme Pessoa-Amorim [2]" w:date="2021-11-16T12:40:00Z">
        <w:r w:rsidR="00F27327" w:rsidRPr="00D9517A">
          <w:rPr>
            <w:rFonts w:ascii="Mulish" w:hAnsi="Mulish"/>
            <w:sz w:val="22"/>
          </w:rPr>
          <w:t xml:space="preserve">local </w:t>
        </w:r>
      </w:ins>
      <w:ins w:id="2805" w:author="Guilherme Pessoa-Amorim [2]" w:date="2021-11-15T12:56:00Z">
        <w:r w:rsidR="0071035B" w:rsidRPr="00D9517A">
          <w:rPr>
            <w:rFonts w:ascii="Mulish" w:hAnsi="Mulish"/>
            <w:sz w:val="22"/>
            <w:rPrChange w:id="2806" w:author="Guilherme Pessoa-Amorim [2]" w:date="2021-11-16T13:46:00Z">
              <w:rPr/>
            </w:rPrChange>
          </w:rPr>
          <w:t xml:space="preserve">GP </w:t>
        </w:r>
      </w:ins>
      <w:ins w:id="2807" w:author="Guilherme Pessoa-Amorim [2]" w:date="2021-11-16T12:40:00Z">
        <w:r w:rsidR="00F27327" w:rsidRPr="003E336D">
          <w:rPr>
            <w:rFonts w:ascii="Mulish" w:hAnsi="Mulish"/>
            <w:sz w:val="22"/>
          </w:rPr>
          <w:t xml:space="preserve">follow-up </w:t>
        </w:r>
      </w:ins>
      <w:ins w:id="2808" w:author="Guilherme Pessoa-Amorim [2]" w:date="2021-11-15T12:56:00Z">
        <w:r w:rsidR="0071035B" w:rsidRPr="00D9517A">
          <w:rPr>
            <w:rFonts w:ascii="Mulish" w:hAnsi="Mulish"/>
            <w:sz w:val="22"/>
            <w:rPrChange w:id="2809" w:author="Guilherme Pessoa-Amorim [2]" w:date="2021-11-16T13:46:00Z">
              <w:rPr/>
            </w:rPrChange>
          </w:rPr>
          <w:t>data and the linked D</w:t>
        </w:r>
      </w:ins>
      <w:ins w:id="2810" w:author="Guilherme Pessoa-Amorim [2]" w:date="2021-11-15T12:57:00Z">
        <w:r w:rsidR="0071035B" w:rsidRPr="00D9517A">
          <w:rPr>
            <w:rFonts w:ascii="Mulish" w:hAnsi="Mulish"/>
            <w:sz w:val="22"/>
            <w:rPrChange w:id="2811" w:author="Guilherme Pessoa-Amorim [2]" w:date="2021-11-16T13:46:00Z">
              <w:rPr/>
            </w:rPrChange>
          </w:rPr>
          <w:t xml:space="preserve">ispensing dataset </w:t>
        </w:r>
      </w:ins>
      <w:ins w:id="2812" w:author="Guilherme Pessoa-Amorim [2]" w:date="2021-11-16T12:38:00Z">
        <w:r w:rsidR="00F27327" w:rsidRPr="003E336D">
          <w:rPr>
            <w:rFonts w:ascii="Mulish" w:hAnsi="Mulish"/>
            <w:sz w:val="22"/>
          </w:rPr>
          <w:t>could have</w:t>
        </w:r>
      </w:ins>
      <w:ins w:id="2813" w:author="Guilherme Pessoa-Amorim [2]" w:date="2021-11-15T12:57:00Z">
        <w:r w:rsidR="0071035B" w:rsidRPr="00D9517A">
          <w:rPr>
            <w:rFonts w:ascii="Mulish" w:hAnsi="Mulish"/>
            <w:sz w:val="22"/>
            <w:rPrChange w:id="2814" w:author="Guilherme Pessoa-Amorim [2]" w:date="2021-11-16T13:46:00Z">
              <w:rPr/>
            </w:rPrChange>
          </w:rPr>
          <w:t xml:space="preserve"> been received by </w:t>
        </w:r>
      </w:ins>
      <w:ins w:id="2815" w:author="Guilherme Pessoa-Amorim [2]" w:date="2021-11-16T12:41:00Z">
        <w:r w:rsidR="00F27327" w:rsidRPr="003E336D">
          <w:rPr>
            <w:rFonts w:ascii="Mulish" w:hAnsi="Mulish"/>
            <w:sz w:val="22"/>
          </w:rPr>
          <w:t xml:space="preserve">the end of </w:t>
        </w:r>
      </w:ins>
      <w:ins w:id="2816" w:author="Guilherme Pessoa-Amorim [2]" w:date="2021-11-16T12:40:00Z">
        <w:r w:rsidR="00F27327" w:rsidRPr="003E336D">
          <w:rPr>
            <w:rFonts w:ascii="Mulish" w:hAnsi="Mulish"/>
            <w:sz w:val="22"/>
          </w:rPr>
          <w:t xml:space="preserve">August 2022 </w:t>
        </w:r>
      </w:ins>
      <w:ins w:id="2817" w:author="Guilherme Pessoa-Amorim [2]" w:date="2021-11-16T12:38:00Z">
        <w:r w:rsidR="00F27327" w:rsidRPr="00D9517A">
          <w:rPr>
            <w:rFonts w:ascii="Mulish" w:hAnsi="Mulish"/>
            <w:sz w:val="22"/>
          </w:rPr>
          <w:t xml:space="preserve">(i.e. </w:t>
        </w:r>
      </w:ins>
      <w:ins w:id="2818" w:author="Guilherme Pessoa-Amorim [2]" w:date="2021-11-16T12:39:00Z">
        <w:r w:rsidR="00F27327" w:rsidRPr="00D9517A">
          <w:rPr>
            <w:rFonts w:ascii="Mulish" w:hAnsi="Mulish"/>
            <w:sz w:val="22"/>
          </w:rPr>
          <w:t xml:space="preserve">a </w:t>
        </w:r>
      </w:ins>
      <w:ins w:id="2819" w:author="Guilherme Pessoa-Amorim [2]" w:date="2021-11-16T12:38:00Z">
        <w:r w:rsidR="00F27327" w:rsidRPr="00D9517A">
          <w:rPr>
            <w:rFonts w:ascii="Mulish" w:hAnsi="Mulish"/>
            <w:sz w:val="22"/>
          </w:rPr>
          <w:t>data</w:t>
        </w:r>
      </w:ins>
      <w:ins w:id="2820" w:author="Guilherme Pessoa-Amorim [2]" w:date="2021-11-16T12:39:00Z">
        <w:r w:rsidR="00F27327" w:rsidRPr="00D9517A">
          <w:rPr>
            <w:rFonts w:ascii="Mulish" w:hAnsi="Mulish"/>
            <w:sz w:val="22"/>
          </w:rPr>
          <w:t xml:space="preserve"> extract</w:t>
        </w:r>
      </w:ins>
      <w:ins w:id="2821" w:author="Guilherme Pessoa-Amorim [2]" w:date="2021-11-16T12:38:00Z">
        <w:r w:rsidR="00F27327" w:rsidRPr="00D9517A">
          <w:rPr>
            <w:rFonts w:ascii="Mulish" w:hAnsi="Mulish"/>
            <w:sz w:val="22"/>
          </w:rPr>
          <w:t xml:space="preserve"> from their practice has been received</w:t>
        </w:r>
      </w:ins>
      <w:ins w:id="2822" w:author="Guilherme Pessoa-Amorim [2]" w:date="2021-11-16T12:39:00Z">
        <w:r w:rsidR="00F27327" w:rsidRPr="00D9517A">
          <w:rPr>
            <w:rFonts w:ascii="Mulish" w:hAnsi="Mulish"/>
            <w:sz w:val="22"/>
          </w:rPr>
          <w:t>,</w:t>
        </w:r>
      </w:ins>
      <w:ins w:id="2823" w:author="Guilherme Pessoa-Amorim [2]" w:date="2021-11-16T12:38:00Z">
        <w:r w:rsidR="00F27327" w:rsidRPr="00D9517A">
          <w:rPr>
            <w:rFonts w:ascii="Mulish" w:hAnsi="Mulish"/>
            <w:sz w:val="22"/>
          </w:rPr>
          <w:t xml:space="preserve"> and </w:t>
        </w:r>
      </w:ins>
      <w:ins w:id="2824" w:author="Guilherme Pessoa-Amorim [2]" w:date="2021-11-16T12:39:00Z">
        <w:r w:rsidR="00F27327" w:rsidRPr="00D9517A">
          <w:rPr>
            <w:rFonts w:ascii="Mulish" w:hAnsi="Mulish"/>
            <w:sz w:val="22"/>
          </w:rPr>
          <w:t>the linked extract from the cohort submitted to NHS Digital in which they were included has also been received</w:t>
        </w:r>
      </w:ins>
      <w:ins w:id="2825" w:author="Guilherme Pessoa-Amorim [2]" w:date="2021-11-16T12:40:00Z">
        <w:r w:rsidR="00F27327" w:rsidRPr="00D9517A">
          <w:rPr>
            <w:rFonts w:ascii="Mulish" w:hAnsi="Mulish"/>
            <w:sz w:val="22"/>
          </w:rPr>
          <w:t xml:space="preserve">, regardless of whether </w:t>
        </w:r>
      </w:ins>
      <w:ins w:id="2826" w:author="Guilherme Pessoa-Amorim [2]" w:date="2021-11-16T12:42:00Z">
        <w:r w:rsidR="009C6574" w:rsidRPr="00D9517A">
          <w:rPr>
            <w:rFonts w:ascii="Mulish" w:hAnsi="Mulish"/>
            <w:sz w:val="22"/>
          </w:rPr>
          <w:t>the</w:t>
        </w:r>
      </w:ins>
      <w:ins w:id="2827" w:author="Guilherme Pessoa-Amorim [2]" w:date="2021-11-16T12:40:00Z">
        <w:r w:rsidR="00F27327" w:rsidRPr="00D9517A">
          <w:rPr>
            <w:rFonts w:ascii="Mulish" w:hAnsi="Mulish"/>
            <w:sz w:val="22"/>
          </w:rPr>
          <w:t xml:space="preserve"> extracts</w:t>
        </w:r>
      </w:ins>
      <w:ins w:id="2828" w:author="Guilherme Pessoa-Amorim [2]" w:date="2021-11-16T12:42:00Z">
        <w:r w:rsidR="009C6574" w:rsidRPr="00D9517A">
          <w:rPr>
            <w:rFonts w:ascii="Mulish" w:hAnsi="Mulish"/>
            <w:sz w:val="22"/>
          </w:rPr>
          <w:t xml:space="preserve"> contain data relating to that patient</w:t>
        </w:r>
      </w:ins>
      <w:ins w:id="2829" w:author="Guilherme Pessoa-Amorim [2]" w:date="2021-11-16T12:38:00Z">
        <w:r w:rsidR="00F27327" w:rsidRPr="00D9517A">
          <w:rPr>
            <w:rFonts w:ascii="Mulish" w:hAnsi="Mulish"/>
            <w:sz w:val="22"/>
          </w:rPr>
          <w:t>)</w:t>
        </w:r>
      </w:ins>
      <w:del w:id="2830" w:author="Guilherme Pessoa-Amorim [2]" w:date="2021-11-15T12:56:00Z">
        <w:r w:rsidRPr="00D9517A" w:rsidDel="0071035B">
          <w:rPr>
            <w:rFonts w:ascii="Mulish" w:hAnsi="Mulish"/>
            <w:sz w:val="22"/>
            <w:rPrChange w:id="2831" w:author="Guilherme Pessoa-Amorim [2]" w:date="2021-11-16T13:46:00Z">
              <w:rPr/>
            </w:rPrChange>
          </w:rPr>
          <w:delText xml:space="preserve"> </w:delText>
        </w:r>
      </w:del>
      <w:del w:id="2832" w:author="Guilherme Pessoa-Amorim [2]" w:date="2021-11-15T12:57:00Z">
        <w:r w:rsidRPr="00D9517A" w:rsidDel="0071035B">
          <w:rPr>
            <w:rFonts w:ascii="Mulish" w:hAnsi="Mulish"/>
            <w:sz w:val="22"/>
            <w:rPrChange w:id="2833" w:author="Guilherme Pessoa-Amorim [2]" w:date="2021-11-16T13:46:00Z">
              <w:rPr/>
            </w:rPrChange>
          </w:rPr>
          <w:delText>(i.e. who have 1 year follow-up completed by the end of September of 2022)</w:delText>
        </w:r>
        <w:r w:rsidR="0023499A" w:rsidRPr="00D9517A" w:rsidDel="0071035B">
          <w:rPr>
            <w:rFonts w:ascii="Mulish" w:hAnsi="Mulish"/>
            <w:sz w:val="22"/>
            <w:rPrChange w:id="2834" w:author="Guilherme Pessoa-Amorim [2]" w:date="2021-11-16T13:46:00Z">
              <w:rPr/>
            </w:rPrChange>
          </w:rPr>
          <w:delText>.</w:delText>
        </w:r>
      </w:del>
    </w:p>
    <w:p w14:paraId="556C7FAC" w14:textId="77777777" w:rsidR="002B3736" w:rsidRPr="00D9517A" w:rsidRDefault="002B3736" w:rsidP="002038DF">
      <w:pPr>
        <w:spacing w:line="360" w:lineRule="auto"/>
        <w:rPr>
          <w:rFonts w:ascii="Mulish" w:hAnsi="Mulish"/>
          <w:b/>
          <w:bCs/>
          <w:sz w:val="22"/>
          <w:rPrChange w:id="2835" w:author="Guilherme Pessoa-Amorim [2]" w:date="2021-11-16T13:46:00Z">
            <w:rPr>
              <w:b/>
              <w:bCs/>
            </w:rPr>
          </w:rPrChange>
        </w:rPr>
      </w:pPr>
    </w:p>
    <w:p w14:paraId="3E6AD60E" w14:textId="77777777" w:rsidR="002B3736" w:rsidRPr="00D9517A" w:rsidRDefault="002B3736" w:rsidP="002038DF">
      <w:pPr>
        <w:pStyle w:val="Heading4"/>
        <w:spacing w:line="360" w:lineRule="auto"/>
        <w:rPr>
          <w:rFonts w:ascii="Mulish" w:hAnsi="Mulish"/>
          <w:sz w:val="22"/>
          <w:rPrChange w:id="2836" w:author="Guilherme Pessoa-Amorim [2]" w:date="2021-11-16T13:46:00Z">
            <w:rPr/>
          </w:rPrChange>
        </w:rPr>
      </w:pPr>
      <w:r w:rsidRPr="00D9517A">
        <w:rPr>
          <w:rFonts w:ascii="Mulish" w:hAnsi="Mulish"/>
          <w:sz w:val="22"/>
          <w:rPrChange w:id="2837" w:author="Guilherme Pessoa-Amorim [2]" w:date="2021-11-16T13:46:00Z">
            <w:rPr/>
          </w:rPrChange>
        </w:rPr>
        <w:t>ORION-4</w:t>
      </w:r>
    </w:p>
    <w:p w14:paraId="23A2B87F" w14:textId="3C5F1066" w:rsidR="002B3736" w:rsidRPr="00D9517A" w:rsidRDefault="002B3736" w:rsidP="002038DF">
      <w:pPr>
        <w:spacing w:line="360" w:lineRule="auto"/>
        <w:jc w:val="both"/>
        <w:rPr>
          <w:rFonts w:ascii="Mulish" w:hAnsi="Mulish"/>
          <w:sz w:val="22"/>
          <w:rPrChange w:id="2838" w:author="Guilherme Pessoa-Amorim [2]" w:date="2021-11-16T13:46:00Z">
            <w:rPr/>
          </w:rPrChange>
        </w:rPr>
      </w:pPr>
      <w:r w:rsidRPr="00D9517A">
        <w:rPr>
          <w:rFonts w:ascii="Mulish" w:hAnsi="Mulish"/>
          <w:sz w:val="22"/>
          <w:rPrChange w:id="2839" w:author="Guilherme Pessoa-Amorim [2]" w:date="2021-11-16T13:46:00Z">
            <w:rPr/>
          </w:rPrChange>
        </w:rPr>
        <w:t>All patients randomised in England for whom linkage data from the Dispensing dataset</w:t>
      </w:r>
      <w:ins w:id="2840" w:author="Guilherme Pessoa-Amorim [2]" w:date="2021-11-16T12:41:00Z">
        <w:r w:rsidR="00F27327" w:rsidRPr="003E336D">
          <w:rPr>
            <w:rFonts w:ascii="Mulish" w:hAnsi="Mulish"/>
            <w:sz w:val="22"/>
          </w:rPr>
          <w:t xml:space="preserve"> could have been received by</w:t>
        </w:r>
      </w:ins>
      <w:del w:id="2841" w:author="Guilherme Pessoa-Amorim [2]" w:date="2021-11-16T12:41:00Z">
        <w:r w:rsidRPr="00D9517A" w:rsidDel="00F27327">
          <w:rPr>
            <w:rFonts w:ascii="Mulish" w:hAnsi="Mulish"/>
            <w:sz w:val="22"/>
            <w:rPrChange w:id="2842" w:author="Guilherme Pessoa-Amorim [2]" w:date="2021-11-16T13:46:00Z">
              <w:rPr/>
            </w:rPrChange>
          </w:rPr>
          <w:delText xml:space="preserve"> is provided to the study up until</w:delText>
        </w:r>
      </w:del>
      <w:r w:rsidRPr="00D9517A">
        <w:rPr>
          <w:rFonts w:ascii="Mulish" w:hAnsi="Mulish"/>
          <w:sz w:val="22"/>
          <w:rPrChange w:id="2843" w:author="Guilherme Pessoa-Amorim [2]" w:date="2021-11-16T13:46:00Z">
            <w:rPr/>
          </w:rPrChange>
        </w:rPr>
        <w:t xml:space="preserve"> the end of </w:t>
      </w:r>
      <w:del w:id="2844" w:author="Guilherme Pessoa-Amorim [2]" w:date="2021-11-16T12:35:00Z">
        <w:r w:rsidRPr="00D9517A" w:rsidDel="00F27327">
          <w:rPr>
            <w:rFonts w:ascii="Mulish" w:hAnsi="Mulish"/>
            <w:sz w:val="22"/>
            <w:rPrChange w:id="2845" w:author="Guilherme Pessoa-Amorim [2]" w:date="2021-11-16T13:46:00Z">
              <w:rPr/>
            </w:rPrChange>
          </w:rPr>
          <w:delText xml:space="preserve">September </w:delText>
        </w:r>
      </w:del>
      <w:ins w:id="2846" w:author="Guilherme Pessoa-Amorim [2]" w:date="2021-11-16T12:35:00Z">
        <w:r w:rsidR="00F27327" w:rsidRPr="003E336D">
          <w:rPr>
            <w:rFonts w:ascii="Mulish" w:hAnsi="Mulish"/>
            <w:sz w:val="22"/>
          </w:rPr>
          <w:t>August</w:t>
        </w:r>
        <w:r w:rsidR="00F27327" w:rsidRPr="00D9517A">
          <w:rPr>
            <w:rFonts w:ascii="Mulish" w:hAnsi="Mulish"/>
            <w:sz w:val="22"/>
            <w:rPrChange w:id="2847" w:author="Guilherme Pessoa-Amorim [2]" w:date="2021-11-16T13:46:00Z">
              <w:rPr/>
            </w:rPrChange>
          </w:rPr>
          <w:t xml:space="preserve"> </w:t>
        </w:r>
      </w:ins>
      <w:r w:rsidRPr="00D9517A">
        <w:rPr>
          <w:rFonts w:ascii="Mulish" w:hAnsi="Mulish"/>
          <w:sz w:val="22"/>
          <w:rPrChange w:id="2848" w:author="Guilherme Pessoa-Amorim [2]" w:date="2021-11-16T13:46:00Z">
            <w:rPr/>
          </w:rPrChange>
        </w:rPr>
        <w:t>2022</w:t>
      </w:r>
      <w:ins w:id="2849" w:author="Guilherme Pessoa-Amorim [2]" w:date="2021-11-16T12:41:00Z">
        <w:r w:rsidR="00F27327" w:rsidRPr="003E336D">
          <w:rPr>
            <w:rFonts w:ascii="Mulish" w:hAnsi="Mulish"/>
            <w:sz w:val="22"/>
          </w:rPr>
          <w:t xml:space="preserve"> (i.e. the linked extract from the cohort submitted to NHS Digital in which they were included has </w:t>
        </w:r>
        <w:r w:rsidR="00F27327" w:rsidRPr="00D9517A">
          <w:rPr>
            <w:rFonts w:ascii="Mulish" w:hAnsi="Mulish"/>
            <w:sz w:val="22"/>
          </w:rPr>
          <w:t>been received</w:t>
        </w:r>
        <w:r w:rsidR="009C6574" w:rsidRPr="00D9517A">
          <w:rPr>
            <w:rFonts w:ascii="Mulish" w:hAnsi="Mulish"/>
            <w:sz w:val="22"/>
          </w:rPr>
          <w:t xml:space="preserve">, regardless of </w:t>
        </w:r>
      </w:ins>
      <w:ins w:id="2850" w:author="Guilherme Pessoa-Amorim [2]" w:date="2021-11-16T12:42:00Z">
        <w:r w:rsidR="009C6574" w:rsidRPr="00D9517A">
          <w:rPr>
            <w:rFonts w:ascii="Mulish" w:hAnsi="Mulish"/>
            <w:sz w:val="22"/>
          </w:rPr>
          <w:t>whether the extract contain data relating to that patient)</w:t>
        </w:r>
      </w:ins>
      <w:del w:id="2851" w:author="Guilherme Pessoa-Amorim [2]" w:date="2021-11-16T12:41:00Z">
        <w:r w:rsidRPr="00D9517A" w:rsidDel="00F27327">
          <w:rPr>
            <w:rFonts w:ascii="Mulish" w:hAnsi="Mulish"/>
            <w:sz w:val="22"/>
            <w:rPrChange w:id="2852" w:author="Guilherme Pessoa-Amorim [2]" w:date="2021-11-16T13:46:00Z">
              <w:rPr/>
            </w:rPrChange>
          </w:rPr>
          <w:delText>.</w:delText>
        </w:r>
      </w:del>
    </w:p>
    <w:p w14:paraId="430AB5D2" w14:textId="389EF643" w:rsidR="00D863CD" w:rsidRPr="00D9517A" w:rsidRDefault="00D863CD" w:rsidP="002038DF">
      <w:pPr>
        <w:spacing w:line="360" w:lineRule="auto"/>
        <w:rPr>
          <w:ins w:id="2853" w:author="Guilherme Pessoa-Amorim [2]" w:date="2021-11-15T12:55:00Z"/>
          <w:rFonts w:ascii="Mulish" w:hAnsi="Mulish"/>
          <w:b/>
          <w:bCs/>
          <w:sz w:val="22"/>
          <w:rPrChange w:id="2854" w:author="Guilherme Pessoa-Amorim [2]" w:date="2021-11-16T13:46:00Z">
            <w:rPr>
              <w:ins w:id="2855" w:author="Guilherme Pessoa-Amorim [2]" w:date="2021-11-15T12:55:00Z"/>
              <w:b/>
              <w:bCs/>
            </w:rPr>
          </w:rPrChange>
        </w:rPr>
      </w:pPr>
    </w:p>
    <w:p w14:paraId="3C74954A" w14:textId="77777777" w:rsidR="0071035B" w:rsidRPr="00D9517A" w:rsidRDefault="0071035B" w:rsidP="002038DF">
      <w:pPr>
        <w:spacing w:line="360" w:lineRule="auto"/>
        <w:rPr>
          <w:ins w:id="2856" w:author="Guilherme Pessoa-Amorim [2]" w:date="2021-11-15T12:55:00Z"/>
          <w:rFonts w:ascii="Mulish" w:hAnsi="Mulish"/>
          <w:sz w:val="22"/>
          <w:rPrChange w:id="2857" w:author="Guilherme Pessoa-Amorim [2]" w:date="2021-11-16T13:46:00Z">
            <w:rPr>
              <w:ins w:id="2858" w:author="Guilherme Pessoa-Amorim [2]" w:date="2021-11-15T12:55:00Z"/>
            </w:rPr>
          </w:rPrChange>
        </w:rPr>
      </w:pPr>
    </w:p>
    <w:p w14:paraId="17573335" w14:textId="15EE9E11" w:rsidR="00B748E3" w:rsidRPr="00D9517A" w:rsidRDefault="00B748E3">
      <w:pPr>
        <w:pStyle w:val="Caption"/>
        <w:keepNext/>
        <w:rPr>
          <w:ins w:id="2859" w:author="Guilherme Pessoa-Amorim [2]" w:date="2021-11-16T13:12:00Z"/>
          <w:rFonts w:ascii="Mulish" w:hAnsi="Mulish"/>
          <w:rPrChange w:id="2860" w:author="Guilherme Pessoa-Amorim [2]" w:date="2021-11-16T13:46:00Z">
            <w:rPr>
              <w:ins w:id="2861" w:author="Guilherme Pessoa-Amorim [2]" w:date="2021-11-16T13:12:00Z"/>
            </w:rPr>
          </w:rPrChange>
        </w:rPr>
        <w:pPrChange w:id="2862" w:author="Guilherme Pessoa-Amorim [2]" w:date="2021-11-16T13:12:00Z">
          <w:pPr>
            <w:pStyle w:val="Caption"/>
          </w:pPr>
        </w:pPrChange>
      </w:pPr>
      <w:ins w:id="2863" w:author="Guilherme Pessoa-Amorim [2]" w:date="2021-11-16T13:12:00Z">
        <w:r w:rsidRPr="00D9517A">
          <w:rPr>
            <w:rFonts w:ascii="Mulish" w:hAnsi="Mulish"/>
            <w:rPrChange w:id="2864" w:author="Guilherme Pessoa-Amorim [2]" w:date="2021-11-16T13:46:00Z">
              <w:rPr/>
            </w:rPrChange>
          </w:rPr>
          <w:lastRenderedPageBreak/>
          <w:t xml:space="preserve">Figure </w:t>
        </w:r>
        <w:r w:rsidRPr="00D9517A">
          <w:rPr>
            <w:rFonts w:ascii="Mulish" w:hAnsi="Mulish"/>
            <w:rPrChange w:id="2865" w:author="Guilherme Pessoa-Amorim [2]" w:date="2021-11-16T13:46:00Z">
              <w:rPr/>
            </w:rPrChange>
          </w:rPr>
          <w:fldChar w:fldCharType="begin"/>
        </w:r>
        <w:r w:rsidRPr="00D9517A">
          <w:rPr>
            <w:rFonts w:ascii="Mulish" w:hAnsi="Mulish"/>
            <w:rPrChange w:id="2866" w:author="Guilherme Pessoa-Amorim [2]" w:date="2021-11-16T13:46:00Z">
              <w:rPr/>
            </w:rPrChange>
          </w:rPr>
          <w:instrText xml:space="preserve"> SEQ Figure \* ARABIC </w:instrText>
        </w:r>
      </w:ins>
      <w:r w:rsidRPr="00D9517A">
        <w:rPr>
          <w:rFonts w:ascii="Mulish" w:hAnsi="Mulish"/>
          <w:rPrChange w:id="2867" w:author="Guilherme Pessoa-Amorim [2]" w:date="2021-11-16T13:46:00Z">
            <w:rPr/>
          </w:rPrChange>
        </w:rPr>
        <w:fldChar w:fldCharType="separate"/>
      </w:r>
      <w:ins w:id="2868" w:author="Guilherme Pessoa-Amorim [2]" w:date="2021-11-16T14:25:00Z">
        <w:r w:rsidR="003E336D">
          <w:rPr>
            <w:rFonts w:ascii="Mulish" w:hAnsi="Mulish"/>
            <w:noProof/>
          </w:rPr>
          <w:t>1</w:t>
        </w:r>
      </w:ins>
      <w:ins w:id="2869" w:author="Guilherme Pessoa-Amorim [2]" w:date="2021-11-16T13:12:00Z">
        <w:r w:rsidRPr="00D9517A">
          <w:rPr>
            <w:rFonts w:ascii="Mulish" w:hAnsi="Mulish"/>
            <w:rPrChange w:id="2870" w:author="Guilherme Pessoa-Amorim [2]" w:date="2021-11-16T13:46:00Z">
              <w:rPr/>
            </w:rPrChange>
          </w:rPr>
          <w:fldChar w:fldCharType="end"/>
        </w:r>
        <w:r w:rsidRPr="00D9517A">
          <w:rPr>
            <w:rFonts w:ascii="Mulish" w:hAnsi="Mulish"/>
            <w:rPrChange w:id="2871" w:author="Guilherme Pessoa-Amorim [2]" w:date="2021-11-16T13:46:00Z">
              <w:rPr/>
            </w:rPrChange>
          </w:rPr>
          <w:t xml:space="preserve"> - Data collection schedules</w:t>
        </w:r>
      </w:ins>
    </w:p>
    <w:p w14:paraId="455A3345" w14:textId="35F842F3" w:rsidR="0071035B" w:rsidRPr="00D9517A" w:rsidRDefault="00B748E3">
      <w:pPr>
        <w:spacing w:line="360" w:lineRule="auto"/>
        <w:rPr>
          <w:ins w:id="2872" w:author="Guilherme Pessoa-Amorim [2]" w:date="2021-11-15T12:55:00Z"/>
          <w:rFonts w:ascii="Mulish" w:hAnsi="Mulish"/>
          <w:b/>
          <w:bCs/>
          <w:sz w:val="22"/>
          <w:rPrChange w:id="2873" w:author="Guilherme Pessoa-Amorim [2]" w:date="2021-11-16T13:46:00Z">
            <w:rPr>
              <w:ins w:id="2874" w:author="Guilherme Pessoa-Amorim [2]" w:date="2021-11-15T12:55:00Z"/>
              <w:b/>
              <w:bCs/>
            </w:rPr>
          </w:rPrChange>
        </w:rPr>
        <w:pPrChange w:id="2875" w:author="Guilherme Pessoa-Amorim [2]" w:date="2021-11-15T13:07:00Z">
          <w:pPr/>
        </w:pPrChange>
      </w:pPr>
      <w:ins w:id="2876" w:author="Guilherme Pessoa-Amorim [2]" w:date="2021-11-16T13:11:00Z">
        <w:r w:rsidRPr="003E336D">
          <w:rPr>
            <w:rFonts w:ascii="Mulish" w:hAnsi="Mulish"/>
            <w:b/>
            <w:bCs/>
            <w:noProof/>
            <w:sz w:val="22"/>
            <w:lang w:eastAsia="en-GB"/>
          </w:rPr>
          <w:drawing>
            <wp:inline distT="0" distB="0" distL="0" distR="0" wp14:anchorId="2DCCB17A" wp14:editId="743065BD">
              <wp:extent cx="5479223" cy="349677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887" cy="3506768"/>
                      </a:xfrm>
                      <a:prstGeom prst="rect">
                        <a:avLst/>
                      </a:prstGeom>
                      <a:noFill/>
                    </pic:spPr>
                  </pic:pic>
                </a:graphicData>
              </a:graphic>
            </wp:inline>
          </w:drawing>
        </w:r>
      </w:ins>
    </w:p>
    <w:p w14:paraId="155D6DE6" w14:textId="77777777" w:rsidR="0071035B" w:rsidRPr="00D9517A" w:rsidRDefault="0071035B">
      <w:pPr>
        <w:spacing w:line="360" w:lineRule="auto"/>
        <w:rPr>
          <w:rFonts w:ascii="Mulish" w:hAnsi="Mulish"/>
          <w:b/>
          <w:bCs/>
          <w:sz w:val="22"/>
          <w:rPrChange w:id="2877" w:author="Guilherme Pessoa-Amorim [2]" w:date="2021-11-16T13:46:00Z">
            <w:rPr>
              <w:b/>
              <w:bCs/>
            </w:rPr>
          </w:rPrChange>
        </w:rPr>
        <w:pPrChange w:id="2878" w:author="Guilherme Pessoa-Amorim [2]" w:date="2021-11-15T13:07:00Z">
          <w:pPr/>
        </w:pPrChange>
      </w:pPr>
    </w:p>
    <w:p w14:paraId="594ECEA1" w14:textId="161FEC65" w:rsidR="0023604F" w:rsidRPr="00D9517A" w:rsidRDefault="0023604F">
      <w:pPr>
        <w:pStyle w:val="Heading3"/>
        <w:spacing w:line="360" w:lineRule="auto"/>
        <w:rPr>
          <w:rFonts w:ascii="Mulish" w:hAnsi="Mulish"/>
          <w:sz w:val="22"/>
          <w:rPrChange w:id="2879" w:author="Guilherme Pessoa-Amorim [2]" w:date="2021-11-16T13:46:00Z">
            <w:rPr/>
          </w:rPrChange>
        </w:rPr>
        <w:pPrChange w:id="2880" w:author="Guilherme Pessoa-Amorim [2]" w:date="2021-11-15T13:07:00Z">
          <w:pPr>
            <w:pStyle w:val="Heading3"/>
          </w:pPr>
        </w:pPrChange>
      </w:pPr>
      <w:bookmarkStart w:id="2881" w:name="_Ref87863855"/>
      <w:bookmarkStart w:id="2882" w:name="_Toc87965183"/>
      <w:r w:rsidRPr="00D9517A">
        <w:rPr>
          <w:rFonts w:ascii="Mulish" w:hAnsi="Mulish"/>
          <w:sz w:val="22"/>
          <w:rPrChange w:id="2883" w:author="Guilherme Pessoa-Amorim [2]" w:date="2021-11-16T13:46:00Z">
            <w:rPr/>
          </w:rPrChange>
        </w:rPr>
        <w:t>Definition of drugs of interest</w:t>
      </w:r>
      <w:bookmarkEnd w:id="2881"/>
      <w:bookmarkEnd w:id="2882"/>
    </w:p>
    <w:p w14:paraId="670F93F7" w14:textId="77777777" w:rsidR="0023604F" w:rsidRPr="00D9517A" w:rsidRDefault="0023604F">
      <w:pPr>
        <w:spacing w:line="360" w:lineRule="auto"/>
        <w:rPr>
          <w:rFonts w:ascii="Mulish" w:hAnsi="Mulish"/>
          <w:sz w:val="22"/>
          <w:rPrChange w:id="2884" w:author="Guilherme Pessoa-Amorim [2]" w:date="2021-11-16T13:46:00Z">
            <w:rPr/>
          </w:rPrChange>
        </w:rPr>
        <w:pPrChange w:id="2885" w:author="Guilherme Pessoa-Amorim [2]" w:date="2021-11-15T13:07:00Z">
          <w:pPr/>
        </w:pPrChange>
      </w:pPr>
    </w:p>
    <w:p w14:paraId="763D79CB" w14:textId="4F789D2E" w:rsidR="0023604F" w:rsidRPr="00D9517A" w:rsidRDefault="0023604F">
      <w:pPr>
        <w:pStyle w:val="Heading4"/>
        <w:spacing w:line="360" w:lineRule="auto"/>
        <w:rPr>
          <w:rFonts w:ascii="Mulish" w:hAnsi="Mulish"/>
          <w:sz w:val="22"/>
          <w:rPrChange w:id="2886" w:author="Guilherme Pessoa-Amorim [2]" w:date="2021-11-16T13:46:00Z">
            <w:rPr/>
          </w:rPrChange>
        </w:rPr>
        <w:pPrChange w:id="2887" w:author="Guilherme Pessoa-Amorim [2]" w:date="2021-11-15T13:07:00Z">
          <w:pPr>
            <w:pStyle w:val="Heading4"/>
          </w:pPr>
        </w:pPrChange>
      </w:pPr>
      <w:bookmarkStart w:id="2888" w:name="_Ref87864233"/>
      <w:r w:rsidRPr="00D9517A">
        <w:rPr>
          <w:rFonts w:ascii="Mulish" w:hAnsi="Mulish"/>
          <w:sz w:val="22"/>
          <w:rPrChange w:id="2889" w:author="Guilherme Pessoa-Amorim [2]" w:date="2021-11-16T13:46:00Z">
            <w:rPr/>
          </w:rPrChange>
        </w:rPr>
        <w:t>RECOVERY</w:t>
      </w:r>
      <w:bookmarkEnd w:id="2888"/>
    </w:p>
    <w:p w14:paraId="4E489796" w14:textId="77777777" w:rsidR="00435404" w:rsidRPr="00D9517A" w:rsidRDefault="00435404">
      <w:pPr>
        <w:spacing w:line="360" w:lineRule="auto"/>
        <w:rPr>
          <w:rFonts w:ascii="Mulish" w:hAnsi="Mulish"/>
          <w:sz w:val="22"/>
          <w:rPrChange w:id="2890" w:author="Guilherme Pessoa-Amorim [2]" w:date="2021-11-16T13:46:00Z">
            <w:rPr/>
          </w:rPrChange>
        </w:rPr>
        <w:pPrChange w:id="2891" w:author="Guilherme Pessoa-Amorim [2]" w:date="2021-11-15T13:07:00Z">
          <w:pPr/>
        </w:pPrChange>
      </w:pPr>
    </w:p>
    <w:p w14:paraId="45E9491E" w14:textId="1BE97F74" w:rsidR="0023604F" w:rsidRPr="00D9517A" w:rsidRDefault="0023604F">
      <w:pPr>
        <w:spacing w:line="360" w:lineRule="auto"/>
        <w:rPr>
          <w:rFonts w:ascii="Mulish" w:hAnsi="Mulish"/>
          <w:sz w:val="22"/>
          <w:rPrChange w:id="2892" w:author="Guilherme Pessoa-Amorim [2]" w:date="2021-11-16T13:46:00Z">
            <w:rPr/>
          </w:rPrChange>
        </w:rPr>
        <w:pPrChange w:id="2893" w:author="Guilherme Pessoa-Amorim [2]" w:date="2021-11-15T13:07:00Z">
          <w:pPr/>
        </w:pPrChange>
      </w:pPr>
      <w:r w:rsidRPr="00D9517A">
        <w:rPr>
          <w:rFonts w:ascii="Mulish" w:hAnsi="Mulish"/>
          <w:sz w:val="22"/>
          <w:rPrChange w:id="2894" w:author="Guilherme Pessoa-Amorim [2]" w:date="2021-11-16T13:46:00Z">
            <w:rPr/>
          </w:rPrChange>
        </w:rPr>
        <w:t>RECOVERY has not pre-specified drugs of interest for its analyses. However, the following</w:t>
      </w:r>
      <w:r w:rsidR="003B7E73" w:rsidRPr="00D9517A">
        <w:rPr>
          <w:rFonts w:ascii="Mulish" w:hAnsi="Mulish"/>
          <w:sz w:val="22"/>
          <w:rPrChange w:id="2895" w:author="Guilherme Pessoa-Amorim [2]" w:date="2021-11-16T13:46:00Z">
            <w:rPr/>
          </w:rPrChange>
        </w:rPr>
        <w:t xml:space="preserve"> groups</w:t>
      </w:r>
      <w:r w:rsidRPr="00D9517A">
        <w:rPr>
          <w:rFonts w:ascii="Mulish" w:hAnsi="Mulish"/>
          <w:sz w:val="22"/>
          <w:rPrChange w:id="2896" w:author="Guilherme Pessoa-Amorim [2]" w:date="2021-11-16T13:46:00Z">
            <w:rPr/>
          </w:rPrChange>
        </w:rPr>
        <w:t xml:space="preserve"> will be </w:t>
      </w:r>
      <w:r w:rsidR="001714F5" w:rsidRPr="00D9517A">
        <w:rPr>
          <w:rFonts w:ascii="Mulish" w:hAnsi="Mulish"/>
          <w:sz w:val="22"/>
          <w:rPrChange w:id="2897" w:author="Guilherme Pessoa-Amorim [2]" w:date="2021-11-16T13:46:00Z">
            <w:rPr/>
          </w:rPrChange>
        </w:rPr>
        <w:t>investigated</w:t>
      </w:r>
      <w:r w:rsidRPr="00D9517A">
        <w:rPr>
          <w:rFonts w:ascii="Mulish" w:hAnsi="Mulish"/>
          <w:sz w:val="22"/>
          <w:rPrChange w:id="2898" w:author="Guilherme Pessoa-Amorim [2]" w:date="2021-11-16T13:46:00Z">
            <w:rPr/>
          </w:rPrChange>
        </w:rPr>
        <w:t xml:space="preserve"> in this study:</w:t>
      </w:r>
    </w:p>
    <w:p w14:paraId="4A0D66AA" w14:textId="77777777" w:rsidR="001714F5" w:rsidRPr="00D9517A" w:rsidRDefault="001714F5">
      <w:pPr>
        <w:spacing w:line="360" w:lineRule="auto"/>
        <w:rPr>
          <w:rFonts w:ascii="Mulish" w:hAnsi="Mulish"/>
          <w:sz w:val="22"/>
          <w:rPrChange w:id="2899" w:author="Guilherme Pessoa-Amorim [2]" w:date="2021-11-16T13:46:00Z">
            <w:rPr/>
          </w:rPrChange>
        </w:rPr>
        <w:pPrChange w:id="2900" w:author="Guilherme Pessoa-Amorim [2]" w:date="2021-11-15T13:07:00Z">
          <w:pPr/>
        </w:pPrChange>
      </w:pPr>
    </w:p>
    <w:p w14:paraId="7B121ADF" w14:textId="6A4C1003" w:rsidR="00435404" w:rsidRPr="00D9517A" w:rsidRDefault="00435404">
      <w:pPr>
        <w:pStyle w:val="ListParagraph"/>
        <w:numPr>
          <w:ilvl w:val="0"/>
          <w:numId w:val="21"/>
        </w:numPr>
        <w:spacing w:line="360" w:lineRule="auto"/>
        <w:jc w:val="both"/>
        <w:rPr>
          <w:rFonts w:ascii="Mulish" w:hAnsi="Mulish"/>
          <w:sz w:val="22"/>
          <w:rPrChange w:id="2901" w:author="Guilherme Pessoa-Amorim [2]" w:date="2021-11-16T13:46:00Z">
            <w:rPr/>
          </w:rPrChange>
        </w:rPr>
        <w:pPrChange w:id="2902" w:author="Guilherme Pessoa-Amorim [2]" w:date="2021-11-15T13:07:00Z">
          <w:pPr>
            <w:pStyle w:val="ListParagraph"/>
            <w:numPr>
              <w:numId w:val="21"/>
            </w:numPr>
            <w:ind w:hanging="360"/>
            <w:jc w:val="both"/>
          </w:pPr>
        </w:pPrChange>
      </w:pPr>
      <w:r w:rsidRPr="00D9517A">
        <w:rPr>
          <w:rFonts w:ascii="Mulish" w:hAnsi="Mulish"/>
          <w:sz w:val="22"/>
          <w:rPrChange w:id="2903" w:author="Guilherme Pessoa-Amorim [2]" w:date="2021-11-16T13:46:00Z">
            <w:rPr/>
          </w:rPrChange>
        </w:rPr>
        <w:t>Cardiovascular drugs:</w:t>
      </w:r>
    </w:p>
    <w:p w14:paraId="030F34AF" w14:textId="1223647E" w:rsidR="003B7E73" w:rsidRPr="00D9517A" w:rsidRDefault="003B7E73">
      <w:pPr>
        <w:pStyle w:val="ListParagraph"/>
        <w:numPr>
          <w:ilvl w:val="1"/>
          <w:numId w:val="21"/>
        </w:numPr>
        <w:spacing w:line="360" w:lineRule="auto"/>
        <w:jc w:val="both"/>
        <w:rPr>
          <w:rFonts w:ascii="Mulish" w:hAnsi="Mulish"/>
          <w:sz w:val="22"/>
          <w:rPrChange w:id="2904" w:author="Guilherme Pessoa-Amorim [2]" w:date="2021-11-16T13:46:00Z">
            <w:rPr/>
          </w:rPrChange>
        </w:rPr>
        <w:pPrChange w:id="2905" w:author="Guilherme Pessoa-Amorim [2]" w:date="2021-11-15T13:07:00Z">
          <w:pPr>
            <w:pStyle w:val="ListParagraph"/>
            <w:numPr>
              <w:ilvl w:val="1"/>
              <w:numId w:val="21"/>
            </w:numPr>
            <w:ind w:left="1440" w:hanging="360"/>
            <w:jc w:val="both"/>
          </w:pPr>
        </w:pPrChange>
      </w:pPr>
      <w:r w:rsidRPr="00D9517A">
        <w:rPr>
          <w:rFonts w:ascii="Mulish" w:hAnsi="Mulish"/>
          <w:sz w:val="22"/>
          <w:rPrChange w:id="2906" w:author="Guilherme Pessoa-Amorim [2]" w:date="2021-11-16T13:46:00Z">
            <w:rPr/>
          </w:rPrChange>
        </w:rPr>
        <w:t>Any cardiovascular drug</w:t>
      </w:r>
    </w:p>
    <w:p w14:paraId="72D2DE75" w14:textId="41510F50" w:rsidR="003B7E73" w:rsidRPr="00D9517A" w:rsidRDefault="007F0415">
      <w:pPr>
        <w:pStyle w:val="ListParagraph"/>
        <w:numPr>
          <w:ilvl w:val="1"/>
          <w:numId w:val="21"/>
        </w:numPr>
        <w:spacing w:line="360" w:lineRule="auto"/>
        <w:jc w:val="both"/>
        <w:rPr>
          <w:rFonts w:ascii="Mulish" w:hAnsi="Mulish"/>
          <w:sz w:val="22"/>
          <w:rPrChange w:id="2907" w:author="Guilherme Pessoa-Amorim [2]" w:date="2021-11-16T13:46:00Z">
            <w:rPr/>
          </w:rPrChange>
        </w:rPr>
        <w:pPrChange w:id="2908" w:author="Guilherme Pessoa-Amorim [2]" w:date="2021-11-15T13:07:00Z">
          <w:pPr>
            <w:pStyle w:val="ListParagraph"/>
            <w:numPr>
              <w:ilvl w:val="1"/>
              <w:numId w:val="21"/>
            </w:numPr>
            <w:ind w:left="1440" w:hanging="360"/>
            <w:jc w:val="both"/>
          </w:pPr>
        </w:pPrChange>
      </w:pPr>
      <w:r w:rsidRPr="00D9517A">
        <w:rPr>
          <w:rFonts w:ascii="Mulish" w:hAnsi="Mulish"/>
          <w:sz w:val="22"/>
          <w:rPrChange w:id="2909" w:author="Guilherme Pessoa-Amorim [2]" w:date="2021-11-16T13:46:00Z">
            <w:rPr/>
          </w:rPrChange>
        </w:rPr>
        <w:t>A</w:t>
      </w:r>
      <w:r w:rsidR="003B7E73" w:rsidRPr="00D9517A">
        <w:rPr>
          <w:rFonts w:ascii="Mulish" w:hAnsi="Mulish"/>
          <w:sz w:val="22"/>
          <w:rPrChange w:id="2910" w:author="Guilherme Pessoa-Amorim [2]" w:date="2021-11-16T13:46:00Z">
            <w:rPr/>
          </w:rPrChange>
        </w:rPr>
        <w:t>ny anticoagulant</w:t>
      </w:r>
    </w:p>
    <w:p w14:paraId="0E3640D7" w14:textId="400BBCC2" w:rsidR="00435404" w:rsidRPr="00D9517A" w:rsidRDefault="001714F5">
      <w:pPr>
        <w:pStyle w:val="ListParagraph"/>
        <w:numPr>
          <w:ilvl w:val="1"/>
          <w:numId w:val="21"/>
        </w:numPr>
        <w:spacing w:line="360" w:lineRule="auto"/>
        <w:jc w:val="both"/>
        <w:rPr>
          <w:rFonts w:ascii="Mulish" w:hAnsi="Mulish"/>
          <w:sz w:val="22"/>
          <w:rPrChange w:id="2911" w:author="Guilherme Pessoa-Amorim [2]" w:date="2021-11-16T13:46:00Z">
            <w:rPr/>
          </w:rPrChange>
        </w:rPr>
        <w:pPrChange w:id="2912" w:author="Guilherme Pessoa-Amorim [2]" w:date="2021-11-15T13:07:00Z">
          <w:pPr>
            <w:pStyle w:val="ListParagraph"/>
            <w:numPr>
              <w:ilvl w:val="1"/>
              <w:numId w:val="21"/>
            </w:numPr>
            <w:ind w:left="1440" w:hanging="360"/>
            <w:jc w:val="both"/>
          </w:pPr>
        </w:pPrChange>
      </w:pPr>
      <w:r w:rsidRPr="00D9517A">
        <w:rPr>
          <w:rFonts w:ascii="Mulish" w:hAnsi="Mulish"/>
          <w:sz w:val="22"/>
          <w:rPrChange w:id="2913" w:author="Guilherme Pessoa-Amorim [2]" w:date="2021-11-16T13:46:00Z">
            <w:rPr/>
          </w:rPrChange>
        </w:rPr>
        <w:t>Vitamin K antagonists</w:t>
      </w:r>
    </w:p>
    <w:p w14:paraId="03A292FB" w14:textId="59A3E15B" w:rsidR="00C43364" w:rsidRPr="00D9517A" w:rsidRDefault="00C43364">
      <w:pPr>
        <w:pStyle w:val="ListParagraph"/>
        <w:numPr>
          <w:ilvl w:val="1"/>
          <w:numId w:val="21"/>
        </w:numPr>
        <w:spacing w:line="360" w:lineRule="auto"/>
        <w:jc w:val="both"/>
        <w:rPr>
          <w:rFonts w:ascii="Mulish" w:hAnsi="Mulish"/>
          <w:sz w:val="22"/>
          <w:rPrChange w:id="2914" w:author="Guilherme Pessoa-Amorim [2]" w:date="2021-11-16T13:46:00Z">
            <w:rPr/>
          </w:rPrChange>
        </w:rPr>
        <w:pPrChange w:id="2915" w:author="Guilherme Pessoa-Amorim [2]" w:date="2021-11-15T13:07:00Z">
          <w:pPr>
            <w:pStyle w:val="ListParagraph"/>
            <w:numPr>
              <w:ilvl w:val="1"/>
              <w:numId w:val="21"/>
            </w:numPr>
            <w:ind w:left="1440" w:hanging="360"/>
            <w:jc w:val="both"/>
          </w:pPr>
        </w:pPrChange>
      </w:pPr>
      <w:r w:rsidRPr="00D9517A">
        <w:rPr>
          <w:rFonts w:ascii="Mulish" w:hAnsi="Mulish"/>
          <w:sz w:val="22"/>
          <w:rPrChange w:id="2916" w:author="Guilherme Pessoa-Amorim [2]" w:date="2021-11-16T13:46:00Z">
            <w:rPr/>
          </w:rPrChange>
        </w:rPr>
        <w:t>No</w:t>
      </w:r>
      <w:r w:rsidR="00230223" w:rsidRPr="00D9517A">
        <w:rPr>
          <w:rFonts w:ascii="Mulish" w:hAnsi="Mulish"/>
          <w:sz w:val="22"/>
          <w:rPrChange w:id="2917" w:author="Guilherme Pessoa-Amorim [2]" w:date="2021-11-16T13:46:00Z">
            <w:rPr/>
          </w:rPrChange>
        </w:rPr>
        <w:t xml:space="preserve">vel </w:t>
      </w:r>
      <w:r w:rsidRPr="00D9517A">
        <w:rPr>
          <w:rFonts w:ascii="Mulish" w:hAnsi="Mulish"/>
          <w:sz w:val="22"/>
          <w:rPrChange w:id="2918" w:author="Guilherme Pessoa-Amorim [2]" w:date="2021-11-16T13:46:00Z">
            <w:rPr/>
          </w:rPrChange>
        </w:rPr>
        <w:t>oral anticoagulants (NOACs)</w:t>
      </w:r>
    </w:p>
    <w:p w14:paraId="5E5D1EE7" w14:textId="084674B4" w:rsidR="00435404" w:rsidRPr="00D9517A" w:rsidRDefault="00435404">
      <w:pPr>
        <w:pStyle w:val="ListParagraph"/>
        <w:numPr>
          <w:ilvl w:val="1"/>
          <w:numId w:val="21"/>
        </w:numPr>
        <w:spacing w:line="360" w:lineRule="auto"/>
        <w:jc w:val="both"/>
        <w:rPr>
          <w:rFonts w:ascii="Mulish" w:hAnsi="Mulish"/>
          <w:sz w:val="22"/>
          <w:rPrChange w:id="2919" w:author="Guilherme Pessoa-Amorim [2]" w:date="2021-11-16T13:46:00Z">
            <w:rPr/>
          </w:rPrChange>
        </w:rPr>
        <w:pPrChange w:id="2920" w:author="Guilherme Pessoa-Amorim [2]" w:date="2021-11-15T13:07:00Z">
          <w:pPr>
            <w:pStyle w:val="ListParagraph"/>
            <w:numPr>
              <w:ilvl w:val="1"/>
              <w:numId w:val="21"/>
            </w:numPr>
            <w:ind w:left="1440" w:hanging="360"/>
            <w:jc w:val="both"/>
          </w:pPr>
        </w:pPrChange>
      </w:pPr>
      <w:r w:rsidRPr="00D9517A">
        <w:rPr>
          <w:rFonts w:ascii="Mulish" w:hAnsi="Mulish"/>
          <w:sz w:val="22"/>
          <w:rPrChange w:id="2921" w:author="Guilherme Pessoa-Amorim [2]" w:date="2021-11-16T13:46:00Z">
            <w:rPr/>
          </w:rPrChange>
        </w:rPr>
        <w:t>Low-molecular weight heparin</w:t>
      </w:r>
      <w:r w:rsidR="00C43364" w:rsidRPr="00D9517A">
        <w:rPr>
          <w:rFonts w:ascii="Mulish" w:hAnsi="Mulish"/>
          <w:sz w:val="22"/>
          <w:rPrChange w:id="2922" w:author="Guilherme Pessoa-Amorim [2]" w:date="2021-11-16T13:46:00Z">
            <w:rPr/>
          </w:rPrChange>
        </w:rPr>
        <w:t xml:space="preserve"> (LMWHs)</w:t>
      </w:r>
    </w:p>
    <w:p w14:paraId="77C58ECF" w14:textId="1B0568A8" w:rsidR="003B7E73" w:rsidRPr="00D9517A" w:rsidRDefault="003B7E73">
      <w:pPr>
        <w:pStyle w:val="ListParagraph"/>
        <w:numPr>
          <w:ilvl w:val="1"/>
          <w:numId w:val="21"/>
        </w:numPr>
        <w:spacing w:line="360" w:lineRule="auto"/>
        <w:jc w:val="both"/>
        <w:rPr>
          <w:rFonts w:ascii="Mulish" w:hAnsi="Mulish"/>
          <w:sz w:val="22"/>
          <w:rPrChange w:id="2923" w:author="Guilherme Pessoa-Amorim [2]" w:date="2021-11-16T13:46:00Z">
            <w:rPr/>
          </w:rPrChange>
        </w:rPr>
        <w:pPrChange w:id="2924" w:author="Guilherme Pessoa-Amorim [2]" w:date="2021-11-15T13:07:00Z">
          <w:pPr>
            <w:pStyle w:val="ListParagraph"/>
            <w:numPr>
              <w:ilvl w:val="1"/>
              <w:numId w:val="21"/>
            </w:numPr>
            <w:ind w:left="1440" w:hanging="360"/>
            <w:jc w:val="both"/>
          </w:pPr>
        </w:pPrChange>
      </w:pPr>
      <w:r w:rsidRPr="00D9517A">
        <w:rPr>
          <w:rFonts w:ascii="Mulish" w:hAnsi="Mulish"/>
          <w:sz w:val="22"/>
          <w:rPrChange w:id="2925" w:author="Guilherme Pessoa-Amorim [2]" w:date="2021-11-16T13:46:00Z">
            <w:rPr/>
          </w:rPrChange>
        </w:rPr>
        <w:t>Any antiplatelet</w:t>
      </w:r>
    </w:p>
    <w:p w14:paraId="52622177" w14:textId="45C3D9DB" w:rsidR="00435404" w:rsidRPr="00D9517A" w:rsidRDefault="00435404">
      <w:pPr>
        <w:pStyle w:val="ListParagraph"/>
        <w:numPr>
          <w:ilvl w:val="1"/>
          <w:numId w:val="21"/>
        </w:numPr>
        <w:spacing w:line="360" w:lineRule="auto"/>
        <w:jc w:val="both"/>
        <w:rPr>
          <w:rFonts w:ascii="Mulish" w:hAnsi="Mulish"/>
          <w:sz w:val="22"/>
          <w:rPrChange w:id="2926" w:author="Guilherme Pessoa-Amorim [2]" w:date="2021-11-16T13:46:00Z">
            <w:rPr/>
          </w:rPrChange>
        </w:rPr>
        <w:pPrChange w:id="2927" w:author="Guilherme Pessoa-Amorim [2]" w:date="2021-11-15T13:07:00Z">
          <w:pPr>
            <w:pStyle w:val="ListParagraph"/>
            <w:numPr>
              <w:ilvl w:val="1"/>
              <w:numId w:val="21"/>
            </w:numPr>
            <w:ind w:left="1440" w:hanging="360"/>
            <w:jc w:val="both"/>
          </w:pPr>
        </w:pPrChange>
      </w:pPr>
      <w:r w:rsidRPr="00D9517A">
        <w:rPr>
          <w:rFonts w:ascii="Mulish" w:hAnsi="Mulish"/>
          <w:sz w:val="22"/>
          <w:rPrChange w:id="2928" w:author="Guilherme Pessoa-Amorim [2]" w:date="2021-11-16T13:46:00Z">
            <w:rPr/>
          </w:rPrChange>
        </w:rPr>
        <w:t>Aspirin</w:t>
      </w:r>
    </w:p>
    <w:p w14:paraId="05897157" w14:textId="65C37E14" w:rsidR="00C43364" w:rsidRPr="00D9517A" w:rsidRDefault="00C43364">
      <w:pPr>
        <w:pStyle w:val="ListParagraph"/>
        <w:numPr>
          <w:ilvl w:val="1"/>
          <w:numId w:val="21"/>
        </w:numPr>
        <w:spacing w:line="360" w:lineRule="auto"/>
        <w:jc w:val="both"/>
        <w:rPr>
          <w:rFonts w:ascii="Mulish" w:hAnsi="Mulish"/>
          <w:sz w:val="22"/>
          <w:rPrChange w:id="2929" w:author="Guilherme Pessoa-Amorim [2]" w:date="2021-11-16T13:46:00Z">
            <w:rPr/>
          </w:rPrChange>
        </w:rPr>
        <w:pPrChange w:id="2930" w:author="Guilherme Pessoa-Amorim [2]" w:date="2021-11-15T13:07:00Z">
          <w:pPr>
            <w:pStyle w:val="ListParagraph"/>
            <w:numPr>
              <w:ilvl w:val="1"/>
              <w:numId w:val="21"/>
            </w:numPr>
            <w:ind w:left="1440" w:hanging="360"/>
            <w:jc w:val="both"/>
          </w:pPr>
        </w:pPrChange>
      </w:pPr>
      <w:r w:rsidRPr="00D9517A">
        <w:rPr>
          <w:rFonts w:ascii="Mulish" w:hAnsi="Mulish"/>
          <w:sz w:val="22"/>
          <w:rPrChange w:id="2931" w:author="Guilherme Pessoa-Amorim [2]" w:date="2021-11-16T13:46:00Z">
            <w:rPr/>
          </w:rPrChange>
        </w:rPr>
        <w:t>Dipyridamole</w:t>
      </w:r>
    </w:p>
    <w:p w14:paraId="4E076E5E" w14:textId="0897E1F3" w:rsidR="00C43364" w:rsidRPr="00D9517A" w:rsidRDefault="00C43364">
      <w:pPr>
        <w:pStyle w:val="ListParagraph"/>
        <w:numPr>
          <w:ilvl w:val="1"/>
          <w:numId w:val="21"/>
        </w:numPr>
        <w:spacing w:line="360" w:lineRule="auto"/>
        <w:jc w:val="both"/>
        <w:rPr>
          <w:rFonts w:ascii="Mulish" w:hAnsi="Mulish"/>
          <w:sz w:val="22"/>
          <w:rPrChange w:id="2932" w:author="Guilherme Pessoa-Amorim [2]" w:date="2021-11-16T13:46:00Z">
            <w:rPr/>
          </w:rPrChange>
        </w:rPr>
        <w:pPrChange w:id="2933" w:author="Guilherme Pessoa-Amorim [2]" w:date="2021-11-15T13:07:00Z">
          <w:pPr>
            <w:pStyle w:val="ListParagraph"/>
            <w:numPr>
              <w:ilvl w:val="1"/>
              <w:numId w:val="21"/>
            </w:numPr>
            <w:ind w:left="1440" w:hanging="360"/>
            <w:jc w:val="both"/>
          </w:pPr>
        </w:pPrChange>
      </w:pPr>
      <w:r w:rsidRPr="00D9517A">
        <w:rPr>
          <w:rFonts w:ascii="Mulish" w:hAnsi="Mulish"/>
          <w:sz w:val="22"/>
          <w:rPrChange w:id="2934" w:author="Guilherme Pessoa-Amorim [2]" w:date="2021-11-16T13:46:00Z">
            <w:rPr/>
          </w:rPrChange>
        </w:rPr>
        <w:t>Clopidogrel</w:t>
      </w:r>
    </w:p>
    <w:p w14:paraId="19AAB643" w14:textId="19FC5273" w:rsidR="00435404" w:rsidRPr="00D9517A" w:rsidRDefault="00435404">
      <w:pPr>
        <w:pStyle w:val="ListParagraph"/>
        <w:numPr>
          <w:ilvl w:val="1"/>
          <w:numId w:val="21"/>
        </w:numPr>
        <w:spacing w:line="360" w:lineRule="auto"/>
        <w:jc w:val="both"/>
        <w:rPr>
          <w:rFonts w:ascii="Mulish" w:hAnsi="Mulish"/>
          <w:sz w:val="22"/>
          <w:rPrChange w:id="2935" w:author="Guilherme Pessoa-Amorim [2]" w:date="2021-11-16T13:46:00Z">
            <w:rPr/>
          </w:rPrChange>
        </w:rPr>
        <w:pPrChange w:id="2936" w:author="Guilherme Pessoa-Amorim [2]" w:date="2021-11-15T13:07:00Z">
          <w:pPr>
            <w:pStyle w:val="ListParagraph"/>
            <w:numPr>
              <w:ilvl w:val="1"/>
              <w:numId w:val="21"/>
            </w:numPr>
            <w:ind w:left="1440" w:hanging="360"/>
            <w:jc w:val="both"/>
          </w:pPr>
        </w:pPrChange>
      </w:pPr>
      <w:r w:rsidRPr="00D9517A">
        <w:rPr>
          <w:rFonts w:ascii="Mulish" w:hAnsi="Mulish"/>
          <w:sz w:val="22"/>
          <w:rPrChange w:id="2937" w:author="Guilherme Pessoa-Amorim [2]" w:date="2021-11-16T13:46:00Z">
            <w:rPr/>
          </w:rPrChange>
        </w:rPr>
        <w:t>P2Y12 inhibitors</w:t>
      </w:r>
      <w:r w:rsidR="00C43364" w:rsidRPr="00D9517A">
        <w:rPr>
          <w:rFonts w:ascii="Mulish" w:hAnsi="Mulish"/>
          <w:sz w:val="22"/>
          <w:rPrChange w:id="2938" w:author="Guilherme Pessoa-Amorim [2]" w:date="2021-11-16T13:46:00Z">
            <w:rPr/>
          </w:rPrChange>
        </w:rPr>
        <w:t xml:space="preserve"> (P2Y12i)</w:t>
      </w:r>
    </w:p>
    <w:p w14:paraId="686AC3E2" w14:textId="0B8F3055" w:rsidR="003B7E73" w:rsidRPr="00D9517A" w:rsidRDefault="003B7E73">
      <w:pPr>
        <w:pStyle w:val="ListParagraph"/>
        <w:numPr>
          <w:ilvl w:val="1"/>
          <w:numId w:val="21"/>
        </w:numPr>
        <w:spacing w:line="360" w:lineRule="auto"/>
        <w:jc w:val="both"/>
        <w:rPr>
          <w:rFonts w:ascii="Mulish" w:hAnsi="Mulish"/>
          <w:sz w:val="22"/>
          <w:rPrChange w:id="2939" w:author="Guilherme Pessoa-Amorim [2]" w:date="2021-11-16T13:46:00Z">
            <w:rPr/>
          </w:rPrChange>
        </w:rPr>
        <w:pPrChange w:id="2940" w:author="Guilherme Pessoa-Amorim [2]" w:date="2021-11-15T13:07:00Z">
          <w:pPr>
            <w:pStyle w:val="ListParagraph"/>
            <w:numPr>
              <w:ilvl w:val="1"/>
              <w:numId w:val="21"/>
            </w:numPr>
            <w:ind w:left="1440" w:hanging="360"/>
            <w:jc w:val="both"/>
          </w:pPr>
        </w:pPrChange>
      </w:pPr>
      <w:r w:rsidRPr="00D9517A">
        <w:rPr>
          <w:rFonts w:ascii="Mulish" w:hAnsi="Mulish"/>
          <w:sz w:val="22"/>
          <w:rPrChange w:id="2941" w:author="Guilherme Pessoa-Amorim [2]" w:date="2021-11-16T13:46:00Z">
            <w:rPr/>
          </w:rPrChange>
        </w:rPr>
        <w:lastRenderedPageBreak/>
        <w:t>Any antiarrhythmic</w:t>
      </w:r>
    </w:p>
    <w:p w14:paraId="451EEE9F" w14:textId="77777777" w:rsidR="00435404" w:rsidRPr="00D9517A" w:rsidRDefault="00435404">
      <w:pPr>
        <w:pStyle w:val="ListParagraph"/>
        <w:numPr>
          <w:ilvl w:val="1"/>
          <w:numId w:val="21"/>
        </w:numPr>
        <w:spacing w:line="360" w:lineRule="auto"/>
        <w:jc w:val="both"/>
        <w:rPr>
          <w:rFonts w:ascii="Mulish" w:hAnsi="Mulish"/>
          <w:sz w:val="22"/>
          <w:rPrChange w:id="2942" w:author="Guilherme Pessoa-Amorim [2]" w:date="2021-11-16T13:46:00Z">
            <w:rPr/>
          </w:rPrChange>
        </w:rPr>
        <w:pPrChange w:id="2943" w:author="Guilherme Pessoa-Amorim [2]" w:date="2021-11-15T13:07:00Z">
          <w:pPr>
            <w:pStyle w:val="ListParagraph"/>
            <w:numPr>
              <w:ilvl w:val="1"/>
              <w:numId w:val="21"/>
            </w:numPr>
            <w:ind w:left="1440" w:hanging="360"/>
            <w:jc w:val="both"/>
          </w:pPr>
        </w:pPrChange>
      </w:pPr>
      <w:r w:rsidRPr="00D9517A">
        <w:rPr>
          <w:rFonts w:ascii="Mulish" w:hAnsi="Mulish"/>
          <w:sz w:val="22"/>
          <w:rPrChange w:id="2944" w:author="Guilherme Pessoa-Amorim [2]" w:date="2021-11-16T13:46:00Z">
            <w:rPr/>
          </w:rPrChange>
        </w:rPr>
        <w:t>Beta-blockers</w:t>
      </w:r>
    </w:p>
    <w:p w14:paraId="4EB53223" w14:textId="648ECB48" w:rsidR="00435404" w:rsidRPr="00D9517A" w:rsidRDefault="00C43364">
      <w:pPr>
        <w:pStyle w:val="ListParagraph"/>
        <w:numPr>
          <w:ilvl w:val="1"/>
          <w:numId w:val="21"/>
        </w:numPr>
        <w:spacing w:line="360" w:lineRule="auto"/>
        <w:jc w:val="both"/>
        <w:rPr>
          <w:rFonts w:ascii="Mulish" w:hAnsi="Mulish"/>
          <w:sz w:val="22"/>
          <w:rPrChange w:id="2945" w:author="Guilherme Pessoa-Amorim [2]" w:date="2021-11-16T13:46:00Z">
            <w:rPr/>
          </w:rPrChange>
        </w:rPr>
        <w:pPrChange w:id="2946" w:author="Guilherme Pessoa-Amorim [2]" w:date="2021-11-15T13:07:00Z">
          <w:pPr>
            <w:pStyle w:val="ListParagraph"/>
            <w:numPr>
              <w:ilvl w:val="1"/>
              <w:numId w:val="21"/>
            </w:numPr>
            <w:ind w:left="1440" w:hanging="360"/>
            <w:jc w:val="both"/>
          </w:pPr>
        </w:pPrChange>
      </w:pPr>
      <w:r w:rsidRPr="00D9517A">
        <w:rPr>
          <w:rFonts w:ascii="Mulish" w:hAnsi="Mulish"/>
          <w:sz w:val="22"/>
          <w:rPrChange w:id="2947" w:author="Guilherme Pessoa-Amorim [2]" w:date="2021-11-16T13:46:00Z">
            <w:rPr/>
          </w:rPrChange>
        </w:rPr>
        <w:t>Any c</w:t>
      </w:r>
      <w:r w:rsidR="00435404" w:rsidRPr="00D9517A">
        <w:rPr>
          <w:rFonts w:ascii="Mulish" w:hAnsi="Mulish"/>
          <w:sz w:val="22"/>
          <w:rPrChange w:id="2948" w:author="Guilherme Pessoa-Amorim [2]" w:date="2021-11-16T13:46:00Z">
            <w:rPr/>
          </w:rPrChange>
        </w:rPr>
        <w:t>alcium-channel blocker (CCBs)</w:t>
      </w:r>
    </w:p>
    <w:p w14:paraId="74E9CF5D" w14:textId="2C8470B3" w:rsidR="00C43364" w:rsidRPr="00D9517A" w:rsidRDefault="00C43364">
      <w:pPr>
        <w:pStyle w:val="ListParagraph"/>
        <w:numPr>
          <w:ilvl w:val="1"/>
          <w:numId w:val="21"/>
        </w:numPr>
        <w:spacing w:line="360" w:lineRule="auto"/>
        <w:jc w:val="both"/>
        <w:rPr>
          <w:rFonts w:ascii="Mulish" w:hAnsi="Mulish"/>
          <w:sz w:val="22"/>
          <w:rPrChange w:id="2949" w:author="Guilherme Pessoa-Amorim [2]" w:date="2021-11-16T13:46:00Z">
            <w:rPr/>
          </w:rPrChange>
        </w:rPr>
        <w:pPrChange w:id="2950" w:author="Guilherme Pessoa-Amorim [2]" w:date="2021-11-15T13:07:00Z">
          <w:pPr>
            <w:pStyle w:val="ListParagraph"/>
            <w:numPr>
              <w:ilvl w:val="1"/>
              <w:numId w:val="21"/>
            </w:numPr>
            <w:ind w:left="1440" w:hanging="360"/>
            <w:jc w:val="both"/>
          </w:pPr>
        </w:pPrChange>
      </w:pPr>
      <w:r w:rsidRPr="00D9517A">
        <w:rPr>
          <w:rFonts w:ascii="Mulish" w:hAnsi="Mulish"/>
          <w:sz w:val="22"/>
          <w:rPrChange w:id="2951" w:author="Guilherme Pessoa-Amorim [2]" w:date="2021-11-16T13:46:00Z">
            <w:rPr/>
          </w:rPrChange>
        </w:rPr>
        <w:t>Dihydropyridine CCBs</w:t>
      </w:r>
    </w:p>
    <w:p w14:paraId="607257E7" w14:textId="7FC2A040" w:rsidR="00C43364" w:rsidRPr="00D9517A" w:rsidRDefault="00C43364">
      <w:pPr>
        <w:pStyle w:val="ListParagraph"/>
        <w:numPr>
          <w:ilvl w:val="1"/>
          <w:numId w:val="21"/>
        </w:numPr>
        <w:spacing w:line="360" w:lineRule="auto"/>
        <w:jc w:val="both"/>
        <w:rPr>
          <w:rFonts w:ascii="Mulish" w:hAnsi="Mulish"/>
          <w:sz w:val="22"/>
          <w:rPrChange w:id="2952" w:author="Guilherme Pessoa-Amorim [2]" w:date="2021-11-16T13:46:00Z">
            <w:rPr/>
          </w:rPrChange>
        </w:rPr>
        <w:pPrChange w:id="2953" w:author="Guilherme Pessoa-Amorim [2]" w:date="2021-11-15T13:07:00Z">
          <w:pPr>
            <w:pStyle w:val="ListParagraph"/>
            <w:numPr>
              <w:ilvl w:val="1"/>
              <w:numId w:val="21"/>
            </w:numPr>
            <w:ind w:left="1440" w:hanging="360"/>
            <w:jc w:val="both"/>
          </w:pPr>
        </w:pPrChange>
      </w:pPr>
      <w:r w:rsidRPr="00D9517A">
        <w:rPr>
          <w:rFonts w:ascii="Mulish" w:hAnsi="Mulish"/>
          <w:sz w:val="22"/>
          <w:rPrChange w:id="2954" w:author="Guilherme Pessoa-Amorim [2]" w:date="2021-11-16T13:46:00Z">
            <w:rPr/>
          </w:rPrChange>
        </w:rPr>
        <w:t>Non-dihydropyridine CCBs</w:t>
      </w:r>
    </w:p>
    <w:p w14:paraId="00987195" w14:textId="06855781" w:rsidR="00435404" w:rsidRPr="00D9517A" w:rsidRDefault="00435404">
      <w:pPr>
        <w:pStyle w:val="ListParagraph"/>
        <w:numPr>
          <w:ilvl w:val="1"/>
          <w:numId w:val="21"/>
        </w:numPr>
        <w:spacing w:line="360" w:lineRule="auto"/>
        <w:jc w:val="both"/>
        <w:rPr>
          <w:rFonts w:ascii="Mulish" w:hAnsi="Mulish"/>
          <w:sz w:val="22"/>
          <w:rPrChange w:id="2955" w:author="Guilherme Pessoa-Amorim [2]" w:date="2021-11-16T13:46:00Z">
            <w:rPr/>
          </w:rPrChange>
        </w:rPr>
        <w:pPrChange w:id="2956" w:author="Guilherme Pessoa-Amorim [2]" w:date="2021-11-15T13:07:00Z">
          <w:pPr>
            <w:pStyle w:val="ListParagraph"/>
            <w:numPr>
              <w:ilvl w:val="1"/>
              <w:numId w:val="21"/>
            </w:numPr>
            <w:ind w:left="1440" w:hanging="360"/>
            <w:jc w:val="both"/>
          </w:pPr>
        </w:pPrChange>
      </w:pPr>
      <w:r w:rsidRPr="00D9517A">
        <w:rPr>
          <w:rFonts w:ascii="Mulish" w:hAnsi="Mulish"/>
          <w:sz w:val="22"/>
          <w:rPrChange w:id="2957" w:author="Guilherme Pessoa-Amorim [2]" w:date="2021-11-16T13:46:00Z">
            <w:rPr/>
          </w:rPrChange>
        </w:rPr>
        <w:t>Digoxin</w:t>
      </w:r>
    </w:p>
    <w:p w14:paraId="5FA37FFB" w14:textId="5A7E6DFC" w:rsidR="003B7E73" w:rsidRPr="00D9517A" w:rsidRDefault="003B7E73">
      <w:pPr>
        <w:pStyle w:val="ListParagraph"/>
        <w:numPr>
          <w:ilvl w:val="1"/>
          <w:numId w:val="21"/>
        </w:numPr>
        <w:spacing w:line="360" w:lineRule="auto"/>
        <w:jc w:val="both"/>
        <w:rPr>
          <w:rFonts w:ascii="Mulish" w:hAnsi="Mulish"/>
          <w:sz w:val="22"/>
          <w:rPrChange w:id="2958" w:author="Guilherme Pessoa-Amorim [2]" w:date="2021-11-16T13:46:00Z">
            <w:rPr/>
          </w:rPrChange>
        </w:rPr>
        <w:pPrChange w:id="2959" w:author="Guilherme Pessoa-Amorim [2]" w:date="2021-11-15T13:07:00Z">
          <w:pPr>
            <w:pStyle w:val="ListParagraph"/>
            <w:numPr>
              <w:ilvl w:val="1"/>
              <w:numId w:val="21"/>
            </w:numPr>
            <w:ind w:left="1440" w:hanging="360"/>
            <w:jc w:val="both"/>
          </w:pPr>
        </w:pPrChange>
      </w:pPr>
      <w:r w:rsidRPr="00D9517A">
        <w:rPr>
          <w:rFonts w:ascii="Mulish" w:hAnsi="Mulish"/>
          <w:sz w:val="22"/>
          <w:rPrChange w:id="2960" w:author="Guilherme Pessoa-Amorim [2]" w:date="2021-11-16T13:46:00Z">
            <w:rPr/>
          </w:rPrChange>
        </w:rPr>
        <w:t>Any antihypertensive</w:t>
      </w:r>
    </w:p>
    <w:p w14:paraId="00301528" w14:textId="05C7EC1D" w:rsidR="003B7E73" w:rsidRPr="00D9517A" w:rsidRDefault="003B7E73">
      <w:pPr>
        <w:pStyle w:val="ListParagraph"/>
        <w:numPr>
          <w:ilvl w:val="1"/>
          <w:numId w:val="21"/>
        </w:numPr>
        <w:spacing w:line="360" w:lineRule="auto"/>
        <w:jc w:val="both"/>
        <w:rPr>
          <w:rFonts w:ascii="Mulish" w:hAnsi="Mulish"/>
          <w:sz w:val="22"/>
          <w:rPrChange w:id="2961" w:author="Guilherme Pessoa-Amorim [2]" w:date="2021-11-16T13:46:00Z">
            <w:rPr/>
          </w:rPrChange>
        </w:rPr>
        <w:pPrChange w:id="2962" w:author="Guilherme Pessoa-Amorim [2]" w:date="2021-11-15T13:07:00Z">
          <w:pPr>
            <w:pStyle w:val="ListParagraph"/>
            <w:numPr>
              <w:ilvl w:val="1"/>
              <w:numId w:val="21"/>
            </w:numPr>
            <w:ind w:left="1440" w:hanging="360"/>
            <w:jc w:val="both"/>
          </w:pPr>
        </w:pPrChange>
      </w:pPr>
      <w:r w:rsidRPr="00D9517A">
        <w:rPr>
          <w:rFonts w:ascii="Mulish" w:hAnsi="Mulish"/>
          <w:sz w:val="22"/>
          <w:rPrChange w:id="2963" w:author="Guilherme Pessoa-Amorim [2]" w:date="2021-11-16T13:46:00Z">
            <w:rPr/>
          </w:rPrChange>
        </w:rPr>
        <w:t>Any renin-angiotensin-aldosterone systemic inhibitor (RAASi)</w:t>
      </w:r>
    </w:p>
    <w:p w14:paraId="13B17CDF" w14:textId="1F00E3CE" w:rsidR="003B7E73" w:rsidRPr="00D9517A" w:rsidRDefault="003B7E73">
      <w:pPr>
        <w:pStyle w:val="ListParagraph"/>
        <w:numPr>
          <w:ilvl w:val="1"/>
          <w:numId w:val="21"/>
        </w:numPr>
        <w:spacing w:line="360" w:lineRule="auto"/>
        <w:jc w:val="both"/>
        <w:rPr>
          <w:rFonts w:ascii="Mulish" w:hAnsi="Mulish"/>
          <w:sz w:val="22"/>
          <w:rPrChange w:id="2964" w:author="Guilherme Pessoa-Amorim [2]" w:date="2021-11-16T13:46:00Z">
            <w:rPr/>
          </w:rPrChange>
        </w:rPr>
        <w:pPrChange w:id="2965" w:author="Guilherme Pessoa-Amorim [2]" w:date="2021-11-15T13:07:00Z">
          <w:pPr>
            <w:pStyle w:val="ListParagraph"/>
            <w:numPr>
              <w:ilvl w:val="1"/>
              <w:numId w:val="21"/>
            </w:numPr>
            <w:ind w:left="1440" w:hanging="360"/>
            <w:jc w:val="both"/>
          </w:pPr>
        </w:pPrChange>
      </w:pPr>
      <w:r w:rsidRPr="00D9517A">
        <w:rPr>
          <w:rFonts w:ascii="Mulish" w:hAnsi="Mulish"/>
          <w:sz w:val="22"/>
          <w:rPrChange w:id="2966" w:author="Guilherme Pessoa-Amorim [2]" w:date="2021-11-16T13:46:00Z">
            <w:rPr/>
          </w:rPrChange>
        </w:rPr>
        <w:t>Angiotensin-converting enzyme inhibitors (ACEi)</w:t>
      </w:r>
    </w:p>
    <w:p w14:paraId="1B102ED6" w14:textId="77777777" w:rsidR="003B7E73" w:rsidRPr="00D9517A" w:rsidRDefault="003B7E73">
      <w:pPr>
        <w:pStyle w:val="ListParagraph"/>
        <w:numPr>
          <w:ilvl w:val="1"/>
          <w:numId w:val="21"/>
        </w:numPr>
        <w:spacing w:line="360" w:lineRule="auto"/>
        <w:jc w:val="both"/>
        <w:rPr>
          <w:rFonts w:ascii="Mulish" w:hAnsi="Mulish"/>
          <w:sz w:val="22"/>
          <w:rPrChange w:id="2967" w:author="Guilherme Pessoa-Amorim [2]" w:date="2021-11-16T13:46:00Z">
            <w:rPr/>
          </w:rPrChange>
        </w:rPr>
        <w:pPrChange w:id="2968" w:author="Guilherme Pessoa-Amorim [2]" w:date="2021-11-15T13:07:00Z">
          <w:pPr>
            <w:pStyle w:val="ListParagraph"/>
            <w:numPr>
              <w:ilvl w:val="1"/>
              <w:numId w:val="21"/>
            </w:numPr>
            <w:ind w:left="1440" w:hanging="360"/>
            <w:jc w:val="both"/>
          </w:pPr>
        </w:pPrChange>
      </w:pPr>
      <w:r w:rsidRPr="00D9517A">
        <w:rPr>
          <w:rFonts w:ascii="Mulish" w:hAnsi="Mulish"/>
          <w:sz w:val="22"/>
          <w:rPrChange w:id="2969" w:author="Guilherme Pessoa-Amorim [2]" w:date="2021-11-16T13:46:00Z">
            <w:rPr/>
          </w:rPrChange>
        </w:rPr>
        <w:t>Angiotensin-receptor blockers (ARBs)</w:t>
      </w:r>
    </w:p>
    <w:p w14:paraId="56E18794" w14:textId="77777777" w:rsidR="003B7E73" w:rsidRPr="00D9517A" w:rsidRDefault="003B7E73">
      <w:pPr>
        <w:pStyle w:val="ListParagraph"/>
        <w:numPr>
          <w:ilvl w:val="1"/>
          <w:numId w:val="21"/>
        </w:numPr>
        <w:spacing w:line="360" w:lineRule="auto"/>
        <w:jc w:val="both"/>
        <w:rPr>
          <w:rFonts w:ascii="Mulish" w:hAnsi="Mulish"/>
          <w:sz w:val="22"/>
          <w:rPrChange w:id="2970" w:author="Guilherme Pessoa-Amorim [2]" w:date="2021-11-16T13:46:00Z">
            <w:rPr/>
          </w:rPrChange>
        </w:rPr>
        <w:pPrChange w:id="2971" w:author="Guilherme Pessoa-Amorim [2]" w:date="2021-11-15T13:07:00Z">
          <w:pPr>
            <w:pStyle w:val="ListParagraph"/>
            <w:numPr>
              <w:ilvl w:val="1"/>
              <w:numId w:val="21"/>
            </w:numPr>
            <w:ind w:left="1440" w:hanging="360"/>
            <w:jc w:val="both"/>
          </w:pPr>
        </w:pPrChange>
      </w:pPr>
      <w:r w:rsidRPr="00D9517A">
        <w:rPr>
          <w:rFonts w:ascii="Mulish" w:hAnsi="Mulish"/>
          <w:sz w:val="22"/>
          <w:rPrChange w:id="2972" w:author="Guilherme Pessoa-Amorim [2]" w:date="2021-11-16T13:46:00Z">
            <w:rPr/>
          </w:rPrChange>
        </w:rPr>
        <w:t>Mineralocorticoid receptor antagonists (MRAs)</w:t>
      </w:r>
    </w:p>
    <w:p w14:paraId="14D03C99" w14:textId="6A7388A7" w:rsidR="003B7E73" w:rsidRPr="00D9517A" w:rsidRDefault="003B7E73">
      <w:pPr>
        <w:pStyle w:val="ListParagraph"/>
        <w:numPr>
          <w:ilvl w:val="1"/>
          <w:numId w:val="21"/>
        </w:numPr>
        <w:spacing w:line="360" w:lineRule="auto"/>
        <w:jc w:val="both"/>
        <w:rPr>
          <w:rFonts w:ascii="Mulish" w:hAnsi="Mulish"/>
          <w:sz w:val="22"/>
          <w:rPrChange w:id="2973" w:author="Guilherme Pessoa-Amorim [2]" w:date="2021-11-16T13:46:00Z">
            <w:rPr/>
          </w:rPrChange>
        </w:rPr>
        <w:pPrChange w:id="2974" w:author="Guilherme Pessoa-Amorim [2]" w:date="2021-11-15T13:07:00Z">
          <w:pPr>
            <w:pStyle w:val="ListParagraph"/>
            <w:numPr>
              <w:ilvl w:val="1"/>
              <w:numId w:val="21"/>
            </w:numPr>
            <w:ind w:left="1440" w:hanging="360"/>
            <w:jc w:val="both"/>
          </w:pPr>
        </w:pPrChange>
      </w:pPr>
      <w:r w:rsidRPr="00D9517A">
        <w:rPr>
          <w:rFonts w:ascii="Mulish" w:hAnsi="Mulish"/>
          <w:sz w:val="22"/>
          <w:rPrChange w:id="2975" w:author="Guilherme Pessoa-Amorim [2]" w:date="2021-11-16T13:46:00Z">
            <w:rPr/>
          </w:rPrChange>
        </w:rPr>
        <w:t>Angiotensin-receptor/neprilysin inhibitors (ARNIs)</w:t>
      </w:r>
    </w:p>
    <w:p w14:paraId="6D4E5A6A" w14:textId="1DC8EBE3" w:rsidR="001714F5" w:rsidRPr="00D9517A" w:rsidRDefault="001714F5">
      <w:pPr>
        <w:pStyle w:val="ListParagraph"/>
        <w:numPr>
          <w:ilvl w:val="1"/>
          <w:numId w:val="21"/>
        </w:numPr>
        <w:spacing w:line="360" w:lineRule="auto"/>
        <w:jc w:val="both"/>
        <w:rPr>
          <w:rFonts w:ascii="Mulish" w:hAnsi="Mulish"/>
          <w:sz w:val="22"/>
          <w:rPrChange w:id="2976" w:author="Guilherme Pessoa-Amorim [2]" w:date="2021-11-16T13:46:00Z">
            <w:rPr/>
          </w:rPrChange>
        </w:rPr>
        <w:pPrChange w:id="2977" w:author="Guilherme Pessoa-Amorim [2]" w:date="2021-11-15T13:07:00Z">
          <w:pPr>
            <w:pStyle w:val="ListParagraph"/>
            <w:numPr>
              <w:ilvl w:val="1"/>
              <w:numId w:val="21"/>
            </w:numPr>
            <w:ind w:left="1440" w:hanging="360"/>
            <w:jc w:val="both"/>
          </w:pPr>
        </w:pPrChange>
      </w:pPr>
      <w:r w:rsidRPr="00D9517A">
        <w:rPr>
          <w:rFonts w:ascii="Mulish" w:hAnsi="Mulish"/>
          <w:sz w:val="22"/>
          <w:rPrChange w:id="2978" w:author="Guilherme Pessoa-Amorim [2]" w:date="2021-11-16T13:46:00Z">
            <w:rPr/>
          </w:rPrChange>
        </w:rPr>
        <w:t>Renin antagonists</w:t>
      </w:r>
    </w:p>
    <w:p w14:paraId="7757D0FD" w14:textId="264B444F" w:rsidR="001714F5" w:rsidRPr="00D9517A" w:rsidRDefault="001714F5">
      <w:pPr>
        <w:pStyle w:val="ListParagraph"/>
        <w:numPr>
          <w:ilvl w:val="1"/>
          <w:numId w:val="21"/>
        </w:numPr>
        <w:spacing w:line="360" w:lineRule="auto"/>
        <w:jc w:val="both"/>
        <w:rPr>
          <w:rFonts w:ascii="Mulish" w:hAnsi="Mulish"/>
          <w:sz w:val="22"/>
          <w:rPrChange w:id="2979" w:author="Guilherme Pessoa-Amorim [2]" w:date="2021-11-16T13:46:00Z">
            <w:rPr/>
          </w:rPrChange>
        </w:rPr>
        <w:pPrChange w:id="2980" w:author="Guilherme Pessoa-Amorim [2]" w:date="2021-11-15T13:07:00Z">
          <w:pPr>
            <w:pStyle w:val="ListParagraph"/>
            <w:numPr>
              <w:ilvl w:val="1"/>
              <w:numId w:val="21"/>
            </w:numPr>
            <w:ind w:left="1440" w:hanging="360"/>
            <w:jc w:val="both"/>
          </w:pPr>
        </w:pPrChange>
      </w:pPr>
      <w:r w:rsidRPr="00D9517A">
        <w:rPr>
          <w:rFonts w:ascii="Mulish" w:hAnsi="Mulish"/>
          <w:sz w:val="22"/>
          <w:rPrChange w:id="2981" w:author="Guilherme Pessoa-Amorim [2]" w:date="2021-11-16T13:46:00Z">
            <w:rPr/>
          </w:rPrChange>
        </w:rPr>
        <w:t>Other antihypertensives</w:t>
      </w:r>
    </w:p>
    <w:p w14:paraId="5A97C22C" w14:textId="77777777" w:rsidR="00C43364" w:rsidRPr="00D9517A" w:rsidRDefault="00C43364">
      <w:pPr>
        <w:pStyle w:val="ListParagraph"/>
        <w:spacing w:line="360" w:lineRule="auto"/>
        <w:ind w:left="1440"/>
        <w:jc w:val="both"/>
        <w:rPr>
          <w:rFonts w:ascii="Mulish" w:hAnsi="Mulish"/>
          <w:sz w:val="22"/>
          <w:rPrChange w:id="2982" w:author="Guilherme Pessoa-Amorim [2]" w:date="2021-11-16T13:46:00Z">
            <w:rPr/>
          </w:rPrChange>
        </w:rPr>
        <w:pPrChange w:id="2983" w:author="Guilherme Pessoa-Amorim [2]" w:date="2021-11-15T13:07:00Z">
          <w:pPr>
            <w:pStyle w:val="ListParagraph"/>
            <w:ind w:left="1440"/>
            <w:jc w:val="both"/>
          </w:pPr>
        </w:pPrChange>
      </w:pPr>
    </w:p>
    <w:p w14:paraId="4F4DFA0B" w14:textId="72B56CD0" w:rsidR="00C43364" w:rsidRPr="00D9517A" w:rsidRDefault="003B7E73">
      <w:pPr>
        <w:pStyle w:val="ListParagraph"/>
        <w:numPr>
          <w:ilvl w:val="1"/>
          <w:numId w:val="21"/>
        </w:numPr>
        <w:spacing w:line="360" w:lineRule="auto"/>
        <w:jc w:val="both"/>
        <w:rPr>
          <w:rFonts w:ascii="Mulish" w:hAnsi="Mulish"/>
          <w:sz w:val="22"/>
          <w:rPrChange w:id="2984" w:author="Guilherme Pessoa-Amorim [2]" w:date="2021-11-16T13:46:00Z">
            <w:rPr/>
          </w:rPrChange>
        </w:rPr>
        <w:pPrChange w:id="2985" w:author="Guilherme Pessoa-Amorim [2]" w:date="2021-11-15T13:07:00Z">
          <w:pPr>
            <w:pStyle w:val="ListParagraph"/>
            <w:numPr>
              <w:ilvl w:val="1"/>
              <w:numId w:val="21"/>
            </w:numPr>
            <w:ind w:left="1440" w:hanging="360"/>
            <w:jc w:val="both"/>
          </w:pPr>
        </w:pPrChange>
      </w:pPr>
      <w:r w:rsidRPr="00D9517A">
        <w:rPr>
          <w:rFonts w:ascii="Mulish" w:hAnsi="Mulish"/>
          <w:sz w:val="22"/>
          <w:rPrChange w:id="2986" w:author="Guilherme Pessoa-Amorim [2]" w:date="2021-11-16T13:46:00Z">
            <w:rPr/>
          </w:rPrChange>
        </w:rPr>
        <w:t>Any diuretic</w:t>
      </w:r>
    </w:p>
    <w:p w14:paraId="52638764" w14:textId="6FF4673F" w:rsidR="00C43364" w:rsidRPr="00D9517A" w:rsidRDefault="00C43364">
      <w:pPr>
        <w:pStyle w:val="ListParagraph"/>
        <w:numPr>
          <w:ilvl w:val="1"/>
          <w:numId w:val="21"/>
        </w:numPr>
        <w:spacing w:line="360" w:lineRule="auto"/>
        <w:jc w:val="both"/>
        <w:rPr>
          <w:rFonts w:ascii="Mulish" w:hAnsi="Mulish"/>
          <w:sz w:val="22"/>
          <w:rPrChange w:id="2987" w:author="Guilherme Pessoa-Amorim [2]" w:date="2021-11-16T13:46:00Z">
            <w:rPr/>
          </w:rPrChange>
        </w:rPr>
        <w:pPrChange w:id="2988" w:author="Guilherme Pessoa-Amorim [2]" w:date="2021-11-15T13:07:00Z">
          <w:pPr>
            <w:pStyle w:val="ListParagraph"/>
            <w:numPr>
              <w:ilvl w:val="1"/>
              <w:numId w:val="21"/>
            </w:numPr>
            <w:ind w:left="1440" w:hanging="360"/>
            <w:jc w:val="both"/>
          </w:pPr>
        </w:pPrChange>
      </w:pPr>
      <w:r w:rsidRPr="00D9517A">
        <w:rPr>
          <w:rFonts w:ascii="Mulish" w:hAnsi="Mulish"/>
          <w:sz w:val="22"/>
          <w:rPrChange w:id="2989" w:author="Guilherme Pessoa-Amorim [2]" w:date="2021-11-16T13:46:00Z">
            <w:rPr/>
          </w:rPrChange>
        </w:rPr>
        <w:t>Loop diuretics</w:t>
      </w:r>
    </w:p>
    <w:p w14:paraId="0E29CB9C" w14:textId="040261EE" w:rsidR="001714F5" w:rsidRPr="00D9517A" w:rsidRDefault="001714F5">
      <w:pPr>
        <w:pStyle w:val="ListParagraph"/>
        <w:numPr>
          <w:ilvl w:val="1"/>
          <w:numId w:val="21"/>
        </w:numPr>
        <w:spacing w:line="360" w:lineRule="auto"/>
        <w:jc w:val="both"/>
        <w:rPr>
          <w:rFonts w:ascii="Mulish" w:hAnsi="Mulish"/>
          <w:sz w:val="22"/>
          <w:rPrChange w:id="2990" w:author="Guilherme Pessoa-Amorim [2]" w:date="2021-11-16T13:46:00Z">
            <w:rPr/>
          </w:rPrChange>
        </w:rPr>
        <w:pPrChange w:id="2991" w:author="Guilherme Pessoa-Amorim [2]" w:date="2021-11-15T13:07:00Z">
          <w:pPr>
            <w:pStyle w:val="ListParagraph"/>
            <w:numPr>
              <w:ilvl w:val="1"/>
              <w:numId w:val="21"/>
            </w:numPr>
            <w:ind w:left="1440" w:hanging="360"/>
            <w:jc w:val="both"/>
          </w:pPr>
        </w:pPrChange>
      </w:pPr>
      <w:r w:rsidRPr="00D9517A">
        <w:rPr>
          <w:rFonts w:ascii="Mulish" w:hAnsi="Mulish"/>
          <w:sz w:val="22"/>
          <w:rPrChange w:id="2992" w:author="Guilherme Pessoa-Amorim [2]" w:date="2021-11-16T13:46:00Z">
            <w:rPr/>
          </w:rPrChange>
        </w:rPr>
        <w:t>Thiazide diuretics</w:t>
      </w:r>
    </w:p>
    <w:p w14:paraId="054110C1" w14:textId="75F9D3B0" w:rsidR="00C43364" w:rsidRPr="00D9517A" w:rsidRDefault="00435404">
      <w:pPr>
        <w:pStyle w:val="ListParagraph"/>
        <w:numPr>
          <w:ilvl w:val="1"/>
          <w:numId w:val="21"/>
        </w:numPr>
        <w:spacing w:line="360" w:lineRule="auto"/>
        <w:jc w:val="both"/>
        <w:rPr>
          <w:rFonts w:ascii="Mulish" w:hAnsi="Mulish"/>
          <w:sz w:val="22"/>
          <w:rPrChange w:id="2993" w:author="Guilherme Pessoa-Amorim [2]" w:date="2021-11-16T13:46:00Z">
            <w:rPr/>
          </w:rPrChange>
        </w:rPr>
        <w:pPrChange w:id="2994" w:author="Guilherme Pessoa-Amorim [2]" w:date="2021-11-15T13:07:00Z">
          <w:pPr>
            <w:pStyle w:val="ListParagraph"/>
            <w:numPr>
              <w:ilvl w:val="1"/>
              <w:numId w:val="21"/>
            </w:numPr>
            <w:ind w:left="1440" w:hanging="360"/>
            <w:jc w:val="both"/>
          </w:pPr>
        </w:pPrChange>
      </w:pPr>
      <w:r w:rsidRPr="00D9517A">
        <w:rPr>
          <w:rFonts w:ascii="Mulish" w:hAnsi="Mulish"/>
          <w:sz w:val="22"/>
          <w:rPrChange w:id="2995" w:author="Guilherme Pessoa-Amorim [2]" w:date="2021-11-16T13:46:00Z">
            <w:rPr/>
          </w:rPrChange>
        </w:rPr>
        <w:t>Alpha-adrenergic blockers</w:t>
      </w:r>
    </w:p>
    <w:p w14:paraId="0C3B093E" w14:textId="3BC782DF" w:rsidR="001714F5" w:rsidRPr="00D9517A" w:rsidRDefault="001714F5">
      <w:pPr>
        <w:pStyle w:val="ListParagraph"/>
        <w:numPr>
          <w:ilvl w:val="1"/>
          <w:numId w:val="21"/>
        </w:numPr>
        <w:spacing w:line="360" w:lineRule="auto"/>
        <w:jc w:val="both"/>
        <w:rPr>
          <w:rFonts w:ascii="Mulish" w:hAnsi="Mulish"/>
          <w:sz w:val="22"/>
          <w:rPrChange w:id="2996" w:author="Guilherme Pessoa-Amorim [2]" w:date="2021-11-16T13:46:00Z">
            <w:rPr/>
          </w:rPrChange>
        </w:rPr>
        <w:pPrChange w:id="2997" w:author="Guilherme Pessoa-Amorim [2]" w:date="2021-11-15T13:07:00Z">
          <w:pPr>
            <w:pStyle w:val="ListParagraph"/>
            <w:numPr>
              <w:ilvl w:val="1"/>
              <w:numId w:val="21"/>
            </w:numPr>
            <w:ind w:left="1440" w:hanging="360"/>
            <w:jc w:val="both"/>
          </w:pPr>
        </w:pPrChange>
      </w:pPr>
      <w:r w:rsidRPr="00D9517A">
        <w:rPr>
          <w:rFonts w:ascii="Mulish" w:hAnsi="Mulish"/>
          <w:sz w:val="22"/>
          <w:rPrChange w:id="2998" w:author="Guilherme Pessoa-Amorim [2]" w:date="2021-11-16T13:46:00Z">
            <w:rPr/>
          </w:rPrChange>
        </w:rPr>
        <w:t>Other diuretics</w:t>
      </w:r>
    </w:p>
    <w:p w14:paraId="51D80B9F" w14:textId="56234BB4" w:rsidR="003B7E73" w:rsidRPr="00D9517A" w:rsidRDefault="003B7E73">
      <w:pPr>
        <w:pStyle w:val="ListParagraph"/>
        <w:numPr>
          <w:ilvl w:val="1"/>
          <w:numId w:val="21"/>
        </w:numPr>
        <w:spacing w:line="360" w:lineRule="auto"/>
        <w:jc w:val="both"/>
        <w:rPr>
          <w:rFonts w:ascii="Mulish" w:hAnsi="Mulish"/>
          <w:sz w:val="22"/>
          <w:rPrChange w:id="2999" w:author="Guilherme Pessoa-Amorim [2]" w:date="2021-11-16T13:46:00Z">
            <w:rPr/>
          </w:rPrChange>
        </w:rPr>
        <w:pPrChange w:id="3000" w:author="Guilherme Pessoa-Amorim [2]" w:date="2021-11-15T13:07:00Z">
          <w:pPr>
            <w:pStyle w:val="ListParagraph"/>
            <w:numPr>
              <w:ilvl w:val="1"/>
              <w:numId w:val="21"/>
            </w:numPr>
            <w:ind w:left="1440" w:hanging="360"/>
            <w:jc w:val="both"/>
          </w:pPr>
        </w:pPrChange>
      </w:pPr>
      <w:r w:rsidRPr="00D9517A">
        <w:rPr>
          <w:rFonts w:ascii="Mulish" w:hAnsi="Mulish"/>
          <w:sz w:val="22"/>
          <w:rPrChange w:id="3001" w:author="Guilherme Pessoa-Amorim [2]" w:date="2021-11-16T13:46:00Z">
            <w:rPr/>
          </w:rPrChange>
        </w:rPr>
        <w:t>Any anti</w:t>
      </w:r>
      <w:r w:rsidR="00230223" w:rsidRPr="00D9517A">
        <w:rPr>
          <w:rFonts w:ascii="Mulish" w:hAnsi="Mulish"/>
          <w:sz w:val="22"/>
          <w:rPrChange w:id="3002" w:author="Guilherme Pessoa-Amorim [2]" w:date="2021-11-16T13:46:00Z">
            <w:rPr/>
          </w:rPrChange>
        </w:rPr>
        <w:t>-</w:t>
      </w:r>
      <w:r w:rsidRPr="00D9517A">
        <w:rPr>
          <w:rFonts w:ascii="Mulish" w:hAnsi="Mulish"/>
          <w:sz w:val="22"/>
          <w:rPrChange w:id="3003" w:author="Guilherme Pessoa-Amorim [2]" w:date="2021-11-16T13:46:00Z">
            <w:rPr/>
          </w:rPrChange>
        </w:rPr>
        <w:t>dyslipidemic</w:t>
      </w:r>
    </w:p>
    <w:p w14:paraId="50583B63" w14:textId="0F3DD318" w:rsidR="00435404" w:rsidRPr="00D9517A" w:rsidRDefault="00435404">
      <w:pPr>
        <w:pStyle w:val="ListParagraph"/>
        <w:numPr>
          <w:ilvl w:val="1"/>
          <w:numId w:val="21"/>
        </w:numPr>
        <w:spacing w:line="360" w:lineRule="auto"/>
        <w:jc w:val="both"/>
        <w:rPr>
          <w:rFonts w:ascii="Mulish" w:hAnsi="Mulish"/>
          <w:sz w:val="22"/>
          <w:rPrChange w:id="3004" w:author="Guilherme Pessoa-Amorim [2]" w:date="2021-11-16T13:46:00Z">
            <w:rPr/>
          </w:rPrChange>
        </w:rPr>
        <w:pPrChange w:id="3005" w:author="Guilherme Pessoa-Amorim [2]" w:date="2021-11-15T13:07:00Z">
          <w:pPr>
            <w:pStyle w:val="ListParagraph"/>
            <w:numPr>
              <w:ilvl w:val="1"/>
              <w:numId w:val="21"/>
            </w:numPr>
            <w:ind w:left="1440" w:hanging="360"/>
            <w:jc w:val="both"/>
          </w:pPr>
        </w:pPrChange>
      </w:pPr>
      <w:r w:rsidRPr="00D9517A">
        <w:rPr>
          <w:rFonts w:ascii="Mulish" w:hAnsi="Mulish"/>
          <w:sz w:val="22"/>
          <w:rPrChange w:id="3006" w:author="Guilherme Pessoa-Amorim [2]" w:date="2021-11-16T13:46:00Z">
            <w:rPr/>
          </w:rPrChange>
        </w:rPr>
        <w:t>Statin</w:t>
      </w:r>
    </w:p>
    <w:p w14:paraId="63EB3043" w14:textId="77777777" w:rsidR="00435404" w:rsidRPr="00D9517A" w:rsidRDefault="00435404">
      <w:pPr>
        <w:pStyle w:val="ListParagraph"/>
        <w:numPr>
          <w:ilvl w:val="1"/>
          <w:numId w:val="21"/>
        </w:numPr>
        <w:spacing w:line="360" w:lineRule="auto"/>
        <w:jc w:val="both"/>
        <w:rPr>
          <w:rFonts w:ascii="Mulish" w:hAnsi="Mulish"/>
          <w:sz w:val="22"/>
          <w:rPrChange w:id="3007" w:author="Guilherme Pessoa-Amorim [2]" w:date="2021-11-16T13:46:00Z">
            <w:rPr/>
          </w:rPrChange>
        </w:rPr>
        <w:pPrChange w:id="3008" w:author="Guilherme Pessoa-Amorim [2]" w:date="2021-11-15T13:07:00Z">
          <w:pPr>
            <w:pStyle w:val="ListParagraph"/>
            <w:numPr>
              <w:ilvl w:val="1"/>
              <w:numId w:val="21"/>
            </w:numPr>
            <w:ind w:left="1440" w:hanging="360"/>
            <w:jc w:val="both"/>
          </w:pPr>
        </w:pPrChange>
      </w:pPr>
      <w:r w:rsidRPr="00D9517A">
        <w:rPr>
          <w:rFonts w:ascii="Mulish" w:hAnsi="Mulish"/>
          <w:sz w:val="22"/>
          <w:rPrChange w:id="3009" w:author="Guilherme Pessoa-Amorim [2]" w:date="2021-11-16T13:46:00Z">
            <w:rPr/>
          </w:rPrChange>
        </w:rPr>
        <w:t>Ezetimibe</w:t>
      </w:r>
    </w:p>
    <w:p w14:paraId="50A75860" w14:textId="77777777" w:rsidR="00435404" w:rsidRPr="00D9517A" w:rsidRDefault="00435404">
      <w:pPr>
        <w:pStyle w:val="ListParagraph"/>
        <w:numPr>
          <w:ilvl w:val="1"/>
          <w:numId w:val="21"/>
        </w:numPr>
        <w:spacing w:line="360" w:lineRule="auto"/>
        <w:jc w:val="both"/>
        <w:rPr>
          <w:rFonts w:ascii="Mulish" w:hAnsi="Mulish"/>
          <w:sz w:val="22"/>
          <w:rPrChange w:id="3010" w:author="Guilherme Pessoa-Amorim [2]" w:date="2021-11-16T13:46:00Z">
            <w:rPr/>
          </w:rPrChange>
        </w:rPr>
        <w:pPrChange w:id="3011" w:author="Guilherme Pessoa-Amorim [2]" w:date="2021-11-15T13:07:00Z">
          <w:pPr>
            <w:pStyle w:val="ListParagraph"/>
            <w:numPr>
              <w:ilvl w:val="1"/>
              <w:numId w:val="21"/>
            </w:numPr>
            <w:ind w:left="1440" w:hanging="360"/>
            <w:jc w:val="both"/>
          </w:pPr>
        </w:pPrChange>
      </w:pPr>
      <w:r w:rsidRPr="00D9517A">
        <w:rPr>
          <w:rFonts w:ascii="Mulish" w:hAnsi="Mulish"/>
          <w:sz w:val="22"/>
          <w:rPrChange w:id="3012" w:author="Guilherme Pessoa-Amorim [2]" w:date="2021-11-16T13:46:00Z">
            <w:rPr/>
          </w:rPrChange>
        </w:rPr>
        <w:t>Proprotein convertase subtilisin/kexin type 9 inhibitors (PCSK9i)</w:t>
      </w:r>
    </w:p>
    <w:p w14:paraId="3EF63324" w14:textId="1823C805" w:rsidR="00435404" w:rsidRPr="00D9517A" w:rsidRDefault="00435404">
      <w:pPr>
        <w:pStyle w:val="ListParagraph"/>
        <w:numPr>
          <w:ilvl w:val="1"/>
          <w:numId w:val="21"/>
        </w:numPr>
        <w:spacing w:line="360" w:lineRule="auto"/>
        <w:jc w:val="both"/>
        <w:rPr>
          <w:rFonts w:ascii="Mulish" w:hAnsi="Mulish"/>
          <w:sz w:val="22"/>
          <w:rPrChange w:id="3013" w:author="Guilherme Pessoa-Amorim [2]" w:date="2021-11-16T13:46:00Z">
            <w:rPr/>
          </w:rPrChange>
        </w:rPr>
        <w:pPrChange w:id="3014" w:author="Guilherme Pessoa-Amorim [2]" w:date="2021-11-15T13:07:00Z">
          <w:pPr>
            <w:pStyle w:val="ListParagraph"/>
            <w:numPr>
              <w:ilvl w:val="1"/>
              <w:numId w:val="21"/>
            </w:numPr>
            <w:ind w:left="1440" w:hanging="360"/>
            <w:jc w:val="both"/>
          </w:pPr>
        </w:pPrChange>
      </w:pPr>
      <w:r w:rsidRPr="00D9517A">
        <w:rPr>
          <w:rFonts w:ascii="Mulish" w:hAnsi="Mulish"/>
          <w:sz w:val="22"/>
          <w:rPrChange w:id="3015" w:author="Guilherme Pessoa-Amorim [2]" w:date="2021-11-16T13:46:00Z">
            <w:rPr/>
          </w:rPrChange>
        </w:rPr>
        <w:t>Fibrates</w:t>
      </w:r>
    </w:p>
    <w:p w14:paraId="63055637" w14:textId="1C617B47" w:rsidR="00C43364" w:rsidRPr="00D9517A" w:rsidRDefault="00435404">
      <w:pPr>
        <w:pStyle w:val="ListParagraph"/>
        <w:numPr>
          <w:ilvl w:val="1"/>
          <w:numId w:val="21"/>
        </w:numPr>
        <w:spacing w:line="360" w:lineRule="auto"/>
        <w:jc w:val="both"/>
        <w:rPr>
          <w:rFonts w:ascii="Mulish" w:hAnsi="Mulish"/>
          <w:sz w:val="22"/>
          <w:rPrChange w:id="3016" w:author="Guilherme Pessoa-Amorim [2]" w:date="2021-11-16T13:46:00Z">
            <w:rPr/>
          </w:rPrChange>
        </w:rPr>
        <w:pPrChange w:id="3017" w:author="Guilherme Pessoa-Amorim [2]" w:date="2021-11-15T13:07:00Z">
          <w:pPr>
            <w:pStyle w:val="ListParagraph"/>
            <w:numPr>
              <w:ilvl w:val="1"/>
              <w:numId w:val="21"/>
            </w:numPr>
            <w:ind w:left="1440" w:hanging="360"/>
            <w:jc w:val="both"/>
          </w:pPr>
        </w:pPrChange>
      </w:pPr>
      <w:r w:rsidRPr="00D9517A">
        <w:rPr>
          <w:rFonts w:ascii="Mulish" w:hAnsi="Mulish"/>
          <w:sz w:val="22"/>
          <w:rPrChange w:id="3018" w:author="Guilherme Pessoa-Amorim [2]" w:date="2021-11-16T13:46:00Z">
            <w:rPr/>
          </w:rPrChange>
        </w:rPr>
        <w:t>Insulin</w:t>
      </w:r>
    </w:p>
    <w:p w14:paraId="1A6D027E" w14:textId="47D7E74E" w:rsidR="00C43364" w:rsidRPr="00D9517A" w:rsidRDefault="00C43364">
      <w:pPr>
        <w:pStyle w:val="ListParagraph"/>
        <w:numPr>
          <w:ilvl w:val="1"/>
          <w:numId w:val="21"/>
        </w:numPr>
        <w:spacing w:line="360" w:lineRule="auto"/>
        <w:jc w:val="both"/>
        <w:rPr>
          <w:rFonts w:ascii="Mulish" w:hAnsi="Mulish"/>
          <w:sz w:val="22"/>
          <w:rPrChange w:id="3019" w:author="Guilherme Pessoa-Amorim [2]" w:date="2021-11-16T13:46:00Z">
            <w:rPr/>
          </w:rPrChange>
        </w:rPr>
        <w:pPrChange w:id="3020" w:author="Guilherme Pessoa-Amorim [2]" w:date="2021-11-15T13:07:00Z">
          <w:pPr>
            <w:pStyle w:val="ListParagraph"/>
            <w:numPr>
              <w:ilvl w:val="1"/>
              <w:numId w:val="21"/>
            </w:numPr>
            <w:ind w:left="1440" w:hanging="360"/>
            <w:jc w:val="both"/>
          </w:pPr>
        </w:pPrChange>
      </w:pPr>
      <w:r w:rsidRPr="00D9517A">
        <w:rPr>
          <w:rFonts w:ascii="Mulish" w:hAnsi="Mulish"/>
          <w:sz w:val="22"/>
          <w:rPrChange w:id="3021" w:author="Guilherme Pessoa-Amorim [2]" w:date="2021-11-16T13:46:00Z">
            <w:rPr/>
          </w:rPrChange>
        </w:rPr>
        <w:t>Metformin</w:t>
      </w:r>
    </w:p>
    <w:p w14:paraId="3E977060" w14:textId="77777777" w:rsidR="00C43364" w:rsidRPr="00D9517A" w:rsidRDefault="00C43364">
      <w:pPr>
        <w:pStyle w:val="ListParagraph"/>
        <w:numPr>
          <w:ilvl w:val="1"/>
          <w:numId w:val="21"/>
        </w:numPr>
        <w:spacing w:line="360" w:lineRule="auto"/>
        <w:jc w:val="both"/>
        <w:rPr>
          <w:rFonts w:ascii="Mulish" w:hAnsi="Mulish"/>
          <w:sz w:val="22"/>
          <w:rPrChange w:id="3022" w:author="Guilherme Pessoa-Amorim [2]" w:date="2021-11-16T13:46:00Z">
            <w:rPr/>
          </w:rPrChange>
        </w:rPr>
        <w:pPrChange w:id="3023" w:author="Guilherme Pessoa-Amorim [2]" w:date="2021-11-15T13:07:00Z">
          <w:pPr>
            <w:pStyle w:val="ListParagraph"/>
            <w:numPr>
              <w:ilvl w:val="1"/>
              <w:numId w:val="21"/>
            </w:numPr>
            <w:ind w:left="1440" w:hanging="360"/>
            <w:jc w:val="both"/>
          </w:pPr>
        </w:pPrChange>
      </w:pPr>
      <w:r w:rsidRPr="00D9517A">
        <w:rPr>
          <w:rFonts w:ascii="Mulish" w:hAnsi="Mulish"/>
          <w:sz w:val="22"/>
          <w:rPrChange w:id="3024" w:author="Guilherme Pessoa-Amorim [2]" w:date="2021-11-16T13:46:00Z">
            <w:rPr/>
          </w:rPrChange>
        </w:rPr>
        <w:t>Sodium-glucose transporter 2 inhibitors (SGLT2i)</w:t>
      </w:r>
    </w:p>
    <w:p w14:paraId="65D15BDA" w14:textId="7E643E7D" w:rsidR="00435404" w:rsidRPr="00D9517A" w:rsidRDefault="00C43364">
      <w:pPr>
        <w:pStyle w:val="ListParagraph"/>
        <w:numPr>
          <w:ilvl w:val="1"/>
          <w:numId w:val="21"/>
        </w:numPr>
        <w:spacing w:line="360" w:lineRule="auto"/>
        <w:jc w:val="both"/>
        <w:rPr>
          <w:rFonts w:ascii="Mulish" w:hAnsi="Mulish"/>
          <w:sz w:val="22"/>
          <w:rPrChange w:id="3025" w:author="Guilherme Pessoa-Amorim [2]" w:date="2021-11-16T13:46:00Z">
            <w:rPr/>
          </w:rPrChange>
        </w:rPr>
        <w:pPrChange w:id="3026" w:author="Guilherme Pessoa-Amorim [2]" w:date="2021-11-15T13:07:00Z">
          <w:pPr>
            <w:pStyle w:val="ListParagraph"/>
            <w:numPr>
              <w:ilvl w:val="1"/>
              <w:numId w:val="21"/>
            </w:numPr>
            <w:ind w:left="1440" w:hanging="360"/>
            <w:jc w:val="both"/>
          </w:pPr>
        </w:pPrChange>
      </w:pPr>
      <w:r w:rsidRPr="00D9517A">
        <w:rPr>
          <w:rFonts w:ascii="Mulish" w:hAnsi="Mulish"/>
          <w:sz w:val="22"/>
          <w:rPrChange w:id="3027" w:author="Guilherme Pessoa-Amorim [2]" w:date="2021-11-16T13:46:00Z">
            <w:rPr/>
          </w:rPrChange>
        </w:rPr>
        <w:t>A</w:t>
      </w:r>
      <w:r w:rsidR="00435404" w:rsidRPr="00D9517A">
        <w:rPr>
          <w:rFonts w:ascii="Mulish" w:hAnsi="Mulish"/>
          <w:sz w:val="22"/>
          <w:rPrChange w:id="3028" w:author="Guilherme Pessoa-Amorim [2]" w:date="2021-11-16T13:46:00Z">
            <w:rPr/>
          </w:rPrChange>
        </w:rPr>
        <w:t>ntidiabetic drugs</w:t>
      </w:r>
      <w:r w:rsidRPr="00D9517A">
        <w:rPr>
          <w:rFonts w:ascii="Mulish" w:hAnsi="Mulish"/>
          <w:sz w:val="22"/>
          <w:rPrChange w:id="3029" w:author="Guilherme Pessoa-Amorim [2]" w:date="2021-11-16T13:46:00Z">
            <w:rPr/>
          </w:rPrChange>
        </w:rPr>
        <w:t xml:space="preserve"> (excluding insulin)</w:t>
      </w:r>
    </w:p>
    <w:p w14:paraId="331D9AE3" w14:textId="77777777" w:rsidR="003B7E73" w:rsidRPr="00D9517A" w:rsidRDefault="003B7E73">
      <w:pPr>
        <w:pStyle w:val="ListParagraph"/>
        <w:spacing w:line="360" w:lineRule="auto"/>
        <w:ind w:left="1440"/>
        <w:jc w:val="both"/>
        <w:rPr>
          <w:rFonts w:ascii="Mulish" w:hAnsi="Mulish"/>
          <w:sz w:val="22"/>
          <w:rPrChange w:id="3030" w:author="Guilherme Pessoa-Amorim [2]" w:date="2021-11-16T13:46:00Z">
            <w:rPr/>
          </w:rPrChange>
        </w:rPr>
        <w:pPrChange w:id="3031" w:author="Guilherme Pessoa-Amorim [2]" w:date="2021-11-15T13:07:00Z">
          <w:pPr>
            <w:pStyle w:val="ListParagraph"/>
            <w:ind w:left="1440"/>
            <w:jc w:val="both"/>
          </w:pPr>
        </w:pPrChange>
      </w:pPr>
    </w:p>
    <w:p w14:paraId="37141C8A" w14:textId="5DCB41F6" w:rsidR="0023604F" w:rsidRPr="00D9517A" w:rsidRDefault="00435404">
      <w:pPr>
        <w:pStyle w:val="ListParagraph"/>
        <w:numPr>
          <w:ilvl w:val="0"/>
          <w:numId w:val="21"/>
        </w:numPr>
        <w:spacing w:line="360" w:lineRule="auto"/>
        <w:rPr>
          <w:rFonts w:ascii="Mulish" w:hAnsi="Mulish"/>
          <w:sz w:val="22"/>
          <w:rPrChange w:id="3032" w:author="Guilherme Pessoa-Amorim [2]" w:date="2021-11-16T13:46:00Z">
            <w:rPr/>
          </w:rPrChange>
        </w:rPr>
        <w:pPrChange w:id="3033" w:author="Guilherme Pessoa-Amorim [2]" w:date="2021-11-15T13:07:00Z">
          <w:pPr>
            <w:pStyle w:val="ListParagraph"/>
            <w:numPr>
              <w:numId w:val="21"/>
            </w:numPr>
            <w:ind w:hanging="360"/>
          </w:pPr>
        </w:pPrChange>
      </w:pPr>
      <w:r w:rsidRPr="00D9517A">
        <w:rPr>
          <w:rFonts w:ascii="Mulish" w:hAnsi="Mulish"/>
          <w:sz w:val="22"/>
          <w:rPrChange w:id="3034" w:author="Guilherme Pessoa-Amorim [2]" w:date="2021-11-16T13:46:00Z">
            <w:rPr/>
          </w:rPrChange>
        </w:rPr>
        <w:t>Respiratory drugs:</w:t>
      </w:r>
    </w:p>
    <w:p w14:paraId="119428CA" w14:textId="2D793473" w:rsidR="003B7E73" w:rsidRPr="00D9517A" w:rsidRDefault="003B7E73">
      <w:pPr>
        <w:pStyle w:val="ListParagraph"/>
        <w:numPr>
          <w:ilvl w:val="1"/>
          <w:numId w:val="21"/>
        </w:numPr>
        <w:spacing w:line="360" w:lineRule="auto"/>
        <w:rPr>
          <w:rFonts w:ascii="Mulish" w:hAnsi="Mulish"/>
          <w:sz w:val="22"/>
          <w:rPrChange w:id="3035" w:author="Guilherme Pessoa-Amorim [2]" w:date="2021-11-16T13:46:00Z">
            <w:rPr/>
          </w:rPrChange>
        </w:rPr>
        <w:pPrChange w:id="3036" w:author="Guilherme Pessoa-Amorim [2]" w:date="2021-11-15T13:07:00Z">
          <w:pPr>
            <w:pStyle w:val="ListParagraph"/>
            <w:numPr>
              <w:ilvl w:val="1"/>
              <w:numId w:val="21"/>
            </w:numPr>
            <w:ind w:left="1440" w:hanging="360"/>
          </w:pPr>
        </w:pPrChange>
      </w:pPr>
      <w:r w:rsidRPr="00D9517A">
        <w:rPr>
          <w:rFonts w:ascii="Mulish" w:hAnsi="Mulish"/>
          <w:sz w:val="22"/>
          <w:rPrChange w:id="3037" w:author="Guilherme Pessoa-Amorim [2]" w:date="2021-11-16T13:46:00Z">
            <w:rPr/>
          </w:rPrChange>
        </w:rPr>
        <w:t>Any respiratory drug</w:t>
      </w:r>
    </w:p>
    <w:p w14:paraId="59AE57F4" w14:textId="17C8BAAE" w:rsidR="00435404" w:rsidRPr="00D9517A" w:rsidRDefault="00435404">
      <w:pPr>
        <w:pStyle w:val="ListParagraph"/>
        <w:numPr>
          <w:ilvl w:val="1"/>
          <w:numId w:val="21"/>
        </w:numPr>
        <w:spacing w:line="360" w:lineRule="auto"/>
        <w:rPr>
          <w:rFonts w:ascii="Mulish" w:hAnsi="Mulish"/>
          <w:sz w:val="22"/>
          <w:rPrChange w:id="3038" w:author="Guilherme Pessoa-Amorim [2]" w:date="2021-11-16T13:46:00Z">
            <w:rPr/>
          </w:rPrChange>
        </w:rPr>
        <w:pPrChange w:id="3039" w:author="Guilherme Pessoa-Amorim [2]" w:date="2021-11-15T13:07:00Z">
          <w:pPr>
            <w:pStyle w:val="ListParagraph"/>
            <w:numPr>
              <w:ilvl w:val="1"/>
              <w:numId w:val="21"/>
            </w:numPr>
            <w:ind w:left="1440" w:hanging="360"/>
          </w:pPr>
        </w:pPrChange>
      </w:pPr>
      <w:r w:rsidRPr="00D9517A">
        <w:rPr>
          <w:rFonts w:ascii="Mulish" w:hAnsi="Mulish"/>
          <w:sz w:val="22"/>
          <w:rPrChange w:id="3040" w:author="Guilherme Pessoa-Amorim [2]" w:date="2021-11-16T13:46:00Z">
            <w:rPr/>
          </w:rPrChange>
        </w:rPr>
        <w:t>Anti-IgE antibodies</w:t>
      </w:r>
    </w:p>
    <w:p w14:paraId="0AAE70E4" w14:textId="06484CDA" w:rsidR="00C43364" w:rsidRPr="00D9517A" w:rsidRDefault="00C43364">
      <w:pPr>
        <w:pStyle w:val="ListParagraph"/>
        <w:numPr>
          <w:ilvl w:val="1"/>
          <w:numId w:val="21"/>
        </w:numPr>
        <w:spacing w:line="360" w:lineRule="auto"/>
        <w:rPr>
          <w:rFonts w:ascii="Mulish" w:hAnsi="Mulish"/>
          <w:sz w:val="22"/>
          <w:rPrChange w:id="3041" w:author="Guilherme Pessoa-Amorim [2]" w:date="2021-11-16T13:46:00Z">
            <w:rPr/>
          </w:rPrChange>
        </w:rPr>
        <w:pPrChange w:id="3042" w:author="Guilherme Pessoa-Amorim [2]" w:date="2021-11-15T13:07:00Z">
          <w:pPr>
            <w:pStyle w:val="ListParagraph"/>
            <w:numPr>
              <w:ilvl w:val="1"/>
              <w:numId w:val="21"/>
            </w:numPr>
            <w:ind w:left="1440" w:hanging="360"/>
          </w:pPr>
        </w:pPrChange>
      </w:pPr>
      <w:r w:rsidRPr="00D9517A">
        <w:rPr>
          <w:rFonts w:ascii="Mulish" w:hAnsi="Mulish"/>
          <w:sz w:val="22"/>
          <w:rPrChange w:id="3043" w:author="Guilherme Pessoa-Amorim [2]" w:date="2021-11-16T13:46:00Z">
            <w:rPr/>
          </w:rPrChange>
        </w:rPr>
        <w:t>Cromoglycates</w:t>
      </w:r>
    </w:p>
    <w:p w14:paraId="1EB8F355" w14:textId="3EC83A45" w:rsidR="00C43364" w:rsidRPr="00D9517A" w:rsidRDefault="00C43364">
      <w:pPr>
        <w:pStyle w:val="ListParagraph"/>
        <w:numPr>
          <w:ilvl w:val="1"/>
          <w:numId w:val="21"/>
        </w:numPr>
        <w:spacing w:line="360" w:lineRule="auto"/>
        <w:rPr>
          <w:rFonts w:ascii="Mulish" w:hAnsi="Mulish"/>
          <w:sz w:val="22"/>
          <w:rPrChange w:id="3044" w:author="Guilherme Pessoa-Amorim [2]" w:date="2021-11-16T13:46:00Z">
            <w:rPr/>
          </w:rPrChange>
        </w:rPr>
        <w:pPrChange w:id="3045" w:author="Guilherme Pessoa-Amorim [2]" w:date="2021-11-15T13:07:00Z">
          <w:pPr>
            <w:pStyle w:val="ListParagraph"/>
            <w:numPr>
              <w:ilvl w:val="1"/>
              <w:numId w:val="21"/>
            </w:numPr>
            <w:ind w:left="1440" w:hanging="360"/>
          </w:pPr>
        </w:pPrChange>
      </w:pPr>
      <w:r w:rsidRPr="00D9517A">
        <w:rPr>
          <w:rFonts w:ascii="Mulish" w:hAnsi="Mulish"/>
          <w:sz w:val="22"/>
          <w:rPrChange w:id="3046" w:author="Guilherme Pessoa-Amorim [2]" w:date="2021-11-16T13:46:00Z">
            <w:rPr/>
          </w:rPrChange>
        </w:rPr>
        <w:lastRenderedPageBreak/>
        <w:t>Histamine antagonists</w:t>
      </w:r>
    </w:p>
    <w:p w14:paraId="22703472" w14:textId="4D0A340C" w:rsidR="00C43364" w:rsidRPr="00D9517A" w:rsidRDefault="00C43364">
      <w:pPr>
        <w:pStyle w:val="ListParagraph"/>
        <w:numPr>
          <w:ilvl w:val="1"/>
          <w:numId w:val="21"/>
        </w:numPr>
        <w:spacing w:line="360" w:lineRule="auto"/>
        <w:rPr>
          <w:rFonts w:ascii="Mulish" w:hAnsi="Mulish"/>
          <w:sz w:val="22"/>
          <w:rPrChange w:id="3047" w:author="Guilherme Pessoa-Amorim [2]" w:date="2021-11-16T13:46:00Z">
            <w:rPr/>
          </w:rPrChange>
        </w:rPr>
        <w:pPrChange w:id="3048" w:author="Guilherme Pessoa-Amorim [2]" w:date="2021-11-15T13:07:00Z">
          <w:pPr>
            <w:pStyle w:val="ListParagraph"/>
            <w:numPr>
              <w:ilvl w:val="1"/>
              <w:numId w:val="21"/>
            </w:numPr>
            <w:ind w:left="1440" w:hanging="360"/>
          </w:pPr>
        </w:pPrChange>
      </w:pPr>
      <w:r w:rsidRPr="00D9517A">
        <w:rPr>
          <w:rFonts w:ascii="Mulish" w:hAnsi="Mulish"/>
          <w:sz w:val="22"/>
          <w:rPrChange w:id="3049" w:author="Guilherme Pessoa-Amorim [2]" w:date="2021-11-16T13:46:00Z">
            <w:rPr/>
          </w:rPrChange>
        </w:rPr>
        <w:t>Inhaled corticosteroids</w:t>
      </w:r>
    </w:p>
    <w:p w14:paraId="1B7B9165" w14:textId="57C79FB6" w:rsidR="00C43364" w:rsidRPr="00D9517A" w:rsidRDefault="00C43364">
      <w:pPr>
        <w:pStyle w:val="ListParagraph"/>
        <w:numPr>
          <w:ilvl w:val="1"/>
          <w:numId w:val="21"/>
        </w:numPr>
        <w:spacing w:line="360" w:lineRule="auto"/>
        <w:rPr>
          <w:rFonts w:ascii="Mulish" w:hAnsi="Mulish"/>
          <w:sz w:val="22"/>
          <w:rPrChange w:id="3050" w:author="Guilherme Pessoa-Amorim [2]" w:date="2021-11-16T13:46:00Z">
            <w:rPr/>
          </w:rPrChange>
        </w:rPr>
        <w:pPrChange w:id="3051" w:author="Guilherme Pessoa-Amorim [2]" w:date="2021-11-15T13:07:00Z">
          <w:pPr>
            <w:pStyle w:val="ListParagraph"/>
            <w:numPr>
              <w:ilvl w:val="1"/>
              <w:numId w:val="21"/>
            </w:numPr>
            <w:ind w:left="1440" w:hanging="360"/>
          </w:pPr>
        </w:pPrChange>
      </w:pPr>
      <w:r w:rsidRPr="00D9517A">
        <w:rPr>
          <w:rFonts w:ascii="Mulish" w:hAnsi="Mulish"/>
          <w:sz w:val="22"/>
          <w:rPrChange w:id="3052" w:author="Guilherme Pessoa-Amorim [2]" w:date="2021-11-16T13:46:00Z">
            <w:rPr/>
          </w:rPrChange>
        </w:rPr>
        <w:t>Inhaled bronchodilators</w:t>
      </w:r>
    </w:p>
    <w:p w14:paraId="2046F744" w14:textId="1CE8C12F" w:rsidR="00C43364" w:rsidRPr="00D9517A" w:rsidRDefault="00C43364">
      <w:pPr>
        <w:pStyle w:val="ListParagraph"/>
        <w:numPr>
          <w:ilvl w:val="1"/>
          <w:numId w:val="21"/>
        </w:numPr>
        <w:spacing w:line="360" w:lineRule="auto"/>
        <w:rPr>
          <w:rFonts w:ascii="Mulish" w:hAnsi="Mulish"/>
          <w:sz w:val="22"/>
          <w:rPrChange w:id="3053" w:author="Guilherme Pessoa-Amorim [2]" w:date="2021-11-16T13:46:00Z">
            <w:rPr/>
          </w:rPrChange>
        </w:rPr>
        <w:pPrChange w:id="3054" w:author="Guilherme Pessoa-Amorim [2]" w:date="2021-11-15T13:07:00Z">
          <w:pPr>
            <w:pStyle w:val="ListParagraph"/>
            <w:numPr>
              <w:ilvl w:val="1"/>
              <w:numId w:val="21"/>
            </w:numPr>
            <w:ind w:left="1440" w:hanging="360"/>
          </w:pPr>
        </w:pPrChange>
      </w:pPr>
      <w:r w:rsidRPr="00D9517A">
        <w:rPr>
          <w:rFonts w:ascii="Mulish" w:hAnsi="Mulish"/>
          <w:sz w:val="22"/>
          <w:rPrChange w:id="3055" w:author="Guilherme Pessoa-Amorim [2]" w:date="2021-11-16T13:46:00Z">
            <w:rPr/>
          </w:rPrChange>
        </w:rPr>
        <w:t>Intravenous or intramuscular bronchodilators</w:t>
      </w:r>
    </w:p>
    <w:p w14:paraId="2847E957" w14:textId="66BE4847" w:rsidR="00C43364" w:rsidRPr="00D9517A" w:rsidRDefault="00C43364">
      <w:pPr>
        <w:pStyle w:val="ListParagraph"/>
        <w:numPr>
          <w:ilvl w:val="1"/>
          <w:numId w:val="21"/>
        </w:numPr>
        <w:spacing w:line="360" w:lineRule="auto"/>
        <w:rPr>
          <w:rFonts w:ascii="Mulish" w:hAnsi="Mulish"/>
          <w:sz w:val="22"/>
          <w:rPrChange w:id="3056" w:author="Guilherme Pessoa-Amorim [2]" w:date="2021-11-16T13:46:00Z">
            <w:rPr/>
          </w:rPrChange>
        </w:rPr>
        <w:pPrChange w:id="3057" w:author="Guilherme Pessoa-Amorim [2]" w:date="2021-11-15T13:07:00Z">
          <w:pPr>
            <w:pStyle w:val="ListParagraph"/>
            <w:numPr>
              <w:ilvl w:val="1"/>
              <w:numId w:val="21"/>
            </w:numPr>
            <w:ind w:left="1440" w:hanging="360"/>
          </w:pPr>
        </w:pPrChange>
      </w:pPr>
      <w:r w:rsidRPr="00D9517A">
        <w:rPr>
          <w:rFonts w:ascii="Mulish" w:hAnsi="Mulish"/>
          <w:sz w:val="22"/>
          <w:rPrChange w:id="3058" w:author="Guilherme Pessoa-Amorim [2]" w:date="2021-11-16T13:46:00Z">
            <w:rPr/>
          </w:rPrChange>
        </w:rPr>
        <w:t>Leukotriene antagonists</w:t>
      </w:r>
    </w:p>
    <w:p w14:paraId="2CE7CA33" w14:textId="7FF3C29E" w:rsidR="00C43364" w:rsidRPr="00D9517A" w:rsidRDefault="00C43364">
      <w:pPr>
        <w:pStyle w:val="ListParagraph"/>
        <w:numPr>
          <w:ilvl w:val="1"/>
          <w:numId w:val="21"/>
        </w:numPr>
        <w:spacing w:line="360" w:lineRule="auto"/>
        <w:rPr>
          <w:rFonts w:ascii="Mulish" w:hAnsi="Mulish"/>
          <w:sz w:val="22"/>
          <w:rPrChange w:id="3059" w:author="Guilherme Pessoa-Amorim [2]" w:date="2021-11-16T13:46:00Z">
            <w:rPr/>
          </w:rPrChange>
        </w:rPr>
        <w:pPrChange w:id="3060" w:author="Guilherme Pessoa-Amorim [2]" w:date="2021-11-15T13:07:00Z">
          <w:pPr>
            <w:pStyle w:val="ListParagraph"/>
            <w:numPr>
              <w:ilvl w:val="1"/>
              <w:numId w:val="21"/>
            </w:numPr>
            <w:ind w:left="1440" w:hanging="360"/>
          </w:pPr>
        </w:pPrChange>
      </w:pPr>
      <w:r w:rsidRPr="00D9517A">
        <w:rPr>
          <w:rFonts w:ascii="Mulish" w:hAnsi="Mulish"/>
          <w:sz w:val="22"/>
          <w:rPrChange w:id="3061" w:author="Guilherme Pessoa-Amorim [2]" w:date="2021-11-16T13:46:00Z">
            <w:rPr/>
          </w:rPrChange>
        </w:rPr>
        <w:t>Nebulized drugs used in asthma or chronic obstructive pulmonary disease</w:t>
      </w:r>
    </w:p>
    <w:p w14:paraId="457E141F" w14:textId="7C2B53DF" w:rsidR="00C43364" w:rsidRPr="00D9517A" w:rsidRDefault="00C43364">
      <w:pPr>
        <w:pStyle w:val="ListParagraph"/>
        <w:numPr>
          <w:ilvl w:val="1"/>
          <w:numId w:val="21"/>
        </w:numPr>
        <w:spacing w:line="360" w:lineRule="auto"/>
        <w:rPr>
          <w:rFonts w:ascii="Mulish" w:hAnsi="Mulish"/>
          <w:sz w:val="22"/>
          <w:rPrChange w:id="3062" w:author="Guilherme Pessoa-Amorim [2]" w:date="2021-11-16T13:46:00Z">
            <w:rPr/>
          </w:rPrChange>
        </w:rPr>
        <w:pPrChange w:id="3063" w:author="Guilherme Pessoa-Amorim [2]" w:date="2021-11-15T13:07:00Z">
          <w:pPr>
            <w:pStyle w:val="ListParagraph"/>
            <w:numPr>
              <w:ilvl w:val="1"/>
              <w:numId w:val="21"/>
            </w:numPr>
            <w:ind w:left="1440" w:hanging="360"/>
          </w:pPr>
        </w:pPrChange>
      </w:pPr>
      <w:r w:rsidRPr="00D9517A">
        <w:rPr>
          <w:rFonts w:ascii="Mulish" w:hAnsi="Mulish"/>
          <w:sz w:val="22"/>
          <w:rPrChange w:id="3064" w:author="Guilherme Pessoa-Amorim [2]" w:date="2021-11-16T13:46:00Z">
            <w:rPr/>
          </w:rPrChange>
        </w:rPr>
        <w:t>Non-selective adrenoceptor agonists</w:t>
      </w:r>
    </w:p>
    <w:p w14:paraId="253D8E52" w14:textId="1D55467B" w:rsidR="00C43364" w:rsidRPr="00D9517A" w:rsidRDefault="00C43364">
      <w:pPr>
        <w:pStyle w:val="ListParagraph"/>
        <w:numPr>
          <w:ilvl w:val="1"/>
          <w:numId w:val="21"/>
        </w:numPr>
        <w:spacing w:line="360" w:lineRule="auto"/>
        <w:rPr>
          <w:rFonts w:ascii="Mulish" w:hAnsi="Mulish"/>
          <w:sz w:val="22"/>
          <w:rPrChange w:id="3065" w:author="Guilherme Pessoa-Amorim [2]" w:date="2021-11-16T13:46:00Z">
            <w:rPr/>
          </w:rPrChange>
        </w:rPr>
        <w:pPrChange w:id="3066" w:author="Guilherme Pessoa-Amorim [2]" w:date="2021-11-15T13:07:00Z">
          <w:pPr>
            <w:pStyle w:val="ListParagraph"/>
            <w:numPr>
              <w:ilvl w:val="1"/>
              <w:numId w:val="21"/>
            </w:numPr>
            <w:ind w:left="1440" w:hanging="360"/>
          </w:pPr>
        </w:pPrChange>
      </w:pPr>
      <w:r w:rsidRPr="00D9517A">
        <w:rPr>
          <w:rFonts w:ascii="Mulish" w:hAnsi="Mulish"/>
          <w:sz w:val="22"/>
          <w:rPrChange w:id="3067" w:author="Guilherme Pessoa-Amorim [2]" w:date="2021-11-16T13:46:00Z">
            <w:rPr/>
          </w:rPrChange>
        </w:rPr>
        <w:t>Oral beta2</w:t>
      </w:r>
      <w:r w:rsidR="001714F5" w:rsidRPr="00D9517A">
        <w:rPr>
          <w:rFonts w:ascii="Mulish" w:hAnsi="Mulish"/>
          <w:sz w:val="22"/>
          <w:rPrChange w:id="3068" w:author="Guilherme Pessoa-Amorim [2]" w:date="2021-11-16T13:46:00Z">
            <w:rPr/>
          </w:rPrChange>
        </w:rPr>
        <w:t>-adrenoceptor agonists</w:t>
      </w:r>
    </w:p>
    <w:p w14:paraId="5FFE5EAD" w14:textId="48D2818B" w:rsidR="00C43364" w:rsidRPr="00D9517A" w:rsidRDefault="001714F5">
      <w:pPr>
        <w:pStyle w:val="ListParagraph"/>
        <w:numPr>
          <w:ilvl w:val="1"/>
          <w:numId w:val="21"/>
        </w:numPr>
        <w:spacing w:line="360" w:lineRule="auto"/>
        <w:rPr>
          <w:rFonts w:ascii="Mulish" w:hAnsi="Mulish"/>
          <w:sz w:val="22"/>
          <w:rPrChange w:id="3069" w:author="Guilherme Pessoa-Amorim [2]" w:date="2021-11-16T13:46:00Z">
            <w:rPr/>
          </w:rPrChange>
        </w:rPr>
        <w:pPrChange w:id="3070" w:author="Guilherme Pessoa-Amorim [2]" w:date="2021-11-15T13:07:00Z">
          <w:pPr>
            <w:pStyle w:val="ListParagraph"/>
            <w:numPr>
              <w:ilvl w:val="1"/>
              <w:numId w:val="21"/>
            </w:numPr>
            <w:ind w:left="1440" w:hanging="360"/>
          </w:pPr>
        </w:pPrChange>
      </w:pPr>
      <w:r w:rsidRPr="00D9517A">
        <w:rPr>
          <w:rFonts w:ascii="Mulish" w:hAnsi="Mulish"/>
          <w:sz w:val="22"/>
          <w:rPrChange w:id="3071" w:author="Guilherme Pessoa-Amorim [2]" w:date="2021-11-16T13:46:00Z">
            <w:rPr/>
          </w:rPrChange>
        </w:rPr>
        <w:t>Xanthines</w:t>
      </w:r>
    </w:p>
    <w:p w14:paraId="36CEFFEA" w14:textId="77777777" w:rsidR="003B7E73" w:rsidRPr="00D9517A" w:rsidRDefault="003B7E73">
      <w:pPr>
        <w:pStyle w:val="ListParagraph"/>
        <w:spacing w:line="360" w:lineRule="auto"/>
        <w:ind w:left="1440"/>
        <w:rPr>
          <w:rFonts w:ascii="Mulish" w:hAnsi="Mulish"/>
          <w:sz w:val="22"/>
          <w:rPrChange w:id="3072" w:author="Guilherme Pessoa-Amorim [2]" w:date="2021-11-16T13:46:00Z">
            <w:rPr/>
          </w:rPrChange>
        </w:rPr>
        <w:pPrChange w:id="3073" w:author="Guilherme Pessoa-Amorim [2]" w:date="2021-11-15T13:07:00Z">
          <w:pPr>
            <w:pStyle w:val="ListParagraph"/>
            <w:ind w:left="1440"/>
          </w:pPr>
        </w:pPrChange>
      </w:pPr>
    </w:p>
    <w:p w14:paraId="64040ECC" w14:textId="121718A5" w:rsidR="00435404" w:rsidRPr="00D9517A" w:rsidRDefault="00435404">
      <w:pPr>
        <w:pStyle w:val="ListParagraph"/>
        <w:numPr>
          <w:ilvl w:val="0"/>
          <w:numId w:val="21"/>
        </w:numPr>
        <w:spacing w:line="360" w:lineRule="auto"/>
        <w:rPr>
          <w:rFonts w:ascii="Mulish" w:hAnsi="Mulish"/>
          <w:sz w:val="22"/>
          <w:rPrChange w:id="3074" w:author="Guilherme Pessoa-Amorim [2]" w:date="2021-11-16T13:46:00Z">
            <w:rPr/>
          </w:rPrChange>
        </w:rPr>
        <w:pPrChange w:id="3075" w:author="Guilherme Pessoa-Amorim [2]" w:date="2021-11-15T13:07:00Z">
          <w:pPr>
            <w:pStyle w:val="ListParagraph"/>
            <w:numPr>
              <w:numId w:val="21"/>
            </w:numPr>
            <w:ind w:hanging="360"/>
          </w:pPr>
        </w:pPrChange>
      </w:pPr>
      <w:r w:rsidRPr="00D9517A">
        <w:rPr>
          <w:rFonts w:ascii="Mulish" w:hAnsi="Mulish"/>
          <w:sz w:val="22"/>
          <w:rPrChange w:id="3076" w:author="Guilherme Pessoa-Amorim [2]" w:date="2021-11-16T13:46:00Z">
            <w:rPr/>
          </w:rPrChange>
        </w:rPr>
        <w:t>Antibiotic drugs:</w:t>
      </w:r>
    </w:p>
    <w:p w14:paraId="1B19251F" w14:textId="443FB05A" w:rsidR="00435404" w:rsidRPr="00D9517A" w:rsidRDefault="00435404">
      <w:pPr>
        <w:pStyle w:val="ListParagraph"/>
        <w:numPr>
          <w:ilvl w:val="1"/>
          <w:numId w:val="21"/>
        </w:numPr>
        <w:spacing w:line="360" w:lineRule="auto"/>
        <w:rPr>
          <w:rFonts w:ascii="Mulish" w:hAnsi="Mulish"/>
          <w:sz w:val="22"/>
          <w:rPrChange w:id="3077" w:author="Guilherme Pessoa-Amorim [2]" w:date="2021-11-16T13:46:00Z">
            <w:rPr/>
          </w:rPrChange>
        </w:rPr>
        <w:pPrChange w:id="3078" w:author="Guilherme Pessoa-Amorim [2]" w:date="2021-11-15T13:07:00Z">
          <w:pPr>
            <w:pStyle w:val="ListParagraph"/>
            <w:numPr>
              <w:ilvl w:val="1"/>
              <w:numId w:val="21"/>
            </w:numPr>
            <w:ind w:left="1440" w:hanging="360"/>
          </w:pPr>
        </w:pPrChange>
      </w:pPr>
      <w:r w:rsidRPr="00D9517A">
        <w:rPr>
          <w:rFonts w:ascii="Mulish" w:hAnsi="Mulish"/>
          <w:sz w:val="22"/>
          <w:rPrChange w:id="3079" w:author="Guilherme Pessoa-Amorim [2]" w:date="2021-11-16T13:46:00Z">
            <w:rPr/>
          </w:rPrChange>
        </w:rPr>
        <w:t>Antibacterials</w:t>
      </w:r>
    </w:p>
    <w:p w14:paraId="5A5D47BB" w14:textId="11CBBAE1" w:rsidR="003B7E73" w:rsidRPr="00D9517A" w:rsidRDefault="003B7E73">
      <w:pPr>
        <w:pStyle w:val="ListParagraph"/>
        <w:numPr>
          <w:ilvl w:val="1"/>
          <w:numId w:val="21"/>
        </w:numPr>
        <w:spacing w:line="360" w:lineRule="auto"/>
        <w:rPr>
          <w:rFonts w:ascii="Mulish" w:hAnsi="Mulish"/>
          <w:sz w:val="22"/>
          <w:rPrChange w:id="3080" w:author="Guilherme Pessoa-Amorim [2]" w:date="2021-11-16T13:46:00Z">
            <w:rPr/>
          </w:rPrChange>
        </w:rPr>
        <w:pPrChange w:id="3081" w:author="Guilherme Pessoa-Amorim [2]" w:date="2021-11-15T13:07:00Z">
          <w:pPr>
            <w:pStyle w:val="ListParagraph"/>
            <w:numPr>
              <w:ilvl w:val="1"/>
              <w:numId w:val="21"/>
            </w:numPr>
            <w:ind w:left="1440" w:hanging="360"/>
          </w:pPr>
        </w:pPrChange>
      </w:pPr>
      <w:r w:rsidRPr="00D9517A">
        <w:rPr>
          <w:rFonts w:ascii="Mulish" w:hAnsi="Mulish"/>
          <w:sz w:val="22"/>
          <w:rPrChange w:id="3082" w:author="Guilherme Pessoa-Amorim [2]" w:date="2021-11-16T13:46:00Z">
            <w:rPr/>
          </w:rPrChange>
        </w:rPr>
        <w:t>Antifungals</w:t>
      </w:r>
    </w:p>
    <w:p w14:paraId="4FCCF6FF" w14:textId="654E8D64" w:rsidR="003B7E73" w:rsidRPr="00D9517A" w:rsidRDefault="003B7E73">
      <w:pPr>
        <w:pStyle w:val="ListParagraph"/>
        <w:numPr>
          <w:ilvl w:val="1"/>
          <w:numId w:val="21"/>
        </w:numPr>
        <w:spacing w:line="360" w:lineRule="auto"/>
        <w:rPr>
          <w:rFonts w:ascii="Mulish" w:hAnsi="Mulish"/>
          <w:sz w:val="22"/>
          <w:rPrChange w:id="3083" w:author="Guilherme Pessoa-Amorim [2]" w:date="2021-11-16T13:46:00Z">
            <w:rPr/>
          </w:rPrChange>
        </w:rPr>
        <w:pPrChange w:id="3084" w:author="Guilherme Pessoa-Amorim [2]" w:date="2021-11-15T13:07:00Z">
          <w:pPr>
            <w:pStyle w:val="ListParagraph"/>
            <w:numPr>
              <w:ilvl w:val="1"/>
              <w:numId w:val="21"/>
            </w:numPr>
            <w:ind w:left="1440" w:hanging="360"/>
          </w:pPr>
        </w:pPrChange>
      </w:pPr>
      <w:r w:rsidRPr="00D9517A">
        <w:rPr>
          <w:rFonts w:ascii="Mulish" w:hAnsi="Mulish"/>
          <w:sz w:val="22"/>
          <w:rPrChange w:id="3085" w:author="Guilherme Pessoa-Amorim [2]" w:date="2021-11-16T13:46:00Z">
            <w:rPr/>
          </w:rPrChange>
        </w:rPr>
        <w:t>Antihelminthics</w:t>
      </w:r>
    </w:p>
    <w:p w14:paraId="119312B1" w14:textId="4DB9C1C9" w:rsidR="003B7E73" w:rsidRPr="00D9517A" w:rsidRDefault="003B7E73">
      <w:pPr>
        <w:pStyle w:val="ListParagraph"/>
        <w:numPr>
          <w:ilvl w:val="1"/>
          <w:numId w:val="21"/>
        </w:numPr>
        <w:spacing w:line="360" w:lineRule="auto"/>
        <w:rPr>
          <w:rFonts w:ascii="Mulish" w:hAnsi="Mulish"/>
          <w:sz w:val="22"/>
          <w:rPrChange w:id="3086" w:author="Guilherme Pessoa-Amorim [2]" w:date="2021-11-16T13:46:00Z">
            <w:rPr/>
          </w:rPrChange>
        </w:rPr>
        <w:pPrChange w:id="3087" w:author="Guilherme Pessoa-Amorim [2]" w:date="2021-11-15T13:07:00Z">
          <w:pPr>
            <w:pStyle w:val="ListParagraph"/>
            <w:numPr>
              <w:ilvl w:val="1"/>
              <w:numId w:val="21"/>
            </w:numPr>
            <w:ind w:left="1440" w:hanging="360"/>
          </w:pPr>
        </w:pPrChange>
      </w:pPr>
      <w:r w:rsidRPr="00D9517A">
        <w:rPr>
          <w:rFonts w:ascii="Mulish" w:hAnsi="Mulish"/>
          <w:sz w:val="22"/>
          <w:rPrChange w:id="3088" w:author="Guilherme Pessoa-Amorim [2]" w:date="2021-11-16T13:46:00Z">
            <w:rPr/>
          </w:rPrChange>
        </w:rPr>
        <w:t>Antivirals</w:t>
      </w:r>
    </w:p>
    <w:p w14:paraId="0F7F9DAC" w14:textId="77777777" w:rsidR="003B7E73" w:rsidRPr="00D9517A" w:rsidRDefault="003B7E73">
      <w:pPr>
        <w:pStyle w:val="ListParagraph"/>
        <w:spacing w:line="360" w:lineRule="auto"/>
        <w:ind w:left="1440"/>
        <w:rPr>
          <w:rFonts w:ascii="Mulish" w:hAnsi="Mulish"/>
          <w:sz w:val="22"/>
          <w:rPrChange w:id="3089" w:author="Guilherme Pessoa-Amorim [2]" w:date="2021-11-16T13:46:00Z">
            <w:rPr/>
          </w:rPrChange>
        </w:rPr>
        <w:pPrChange w:id="3090" w:author="Guilherme Pessoa-Amorim [2]" w:date="2021-11-15T13:07:00Z">
          <w:pPr>
            <w:pStyle w:val="ListParagraph"/>
            <w:ind w:left="1440"/>
          </w:pPr>
        </w:pPrChange>
      </w:pPr>
    </w:p>
    <w:p w14:paraId="2B8626EB" w14:textId="7FCA9E96" w:rsidR="00435404" w:rsidRPr="00D9517A" w:rsidRDefault="00435404">
      <w:pPr>
        <w:pStyle w:val="ListParagraph"/>
        <w:numPr>
          <w:ilvl w:val="0"/>
          <w:numId w:val="21"/>
        </w:numPr>
        <w:spacing w:line="360" w:lineRule="auto"/>
        <w:rPr>
          <w:rFonts w:ascii="Mulish" w:hAnsi="Mulish"/>
          <w:sz w:val="22"/>
          <w:rPrChange w:id="3091" w:author="Guilherme Pessoa-Amorim [2]" w:date="2021-11-16T13:46:00Z">
            <w:rPr/>
          </w:rPrChange>
        </w:rPr>
        <w:pPrChange w:id="3092" w:author="Guilherme Pessoa-Amorim [2]" w:date="2021-11-15T13:07:00Z">
          <w:pPr>
            <w:pStyle w:val="ListParagraph"/>
            <w:numPr>
              <w:numId w:val="21"/>
            </w:numPr>
            <w:ind w:hanging="360"/>
          </w:pPr>
        </w:pPrChange>
      </w:pPr>
      <w:r w:rsidRPr="00D9517A">
        <w:rPr>
          <w:rFonts w:ascii="Mulish" w:hAnsi="Mulish"/>
          <w:sz w:val="22"/>
          <w:rPrChange w:id="3093" w:author="Guilherme Pessoa-Amorim [2]" w:date="2021-11-16T13:46:00Z">
            <w:rPr/>
          </w:rPrChange>
        </w:rPr>
        <w:t>Other drugs:</w:t>
      </w:r>
    </w:p>
    <w:p w14:paraId="1B32D562" w14:textId="5F77D2AA" w:rsidR="00435404" w:rsidRPr="00D9517A" w:rsidRDefault="00435404">
      <w:pPr>
        <w:pStyle w:val="ListParagraph"/>
        <w:numPr>
          <w:ilvl w:val="1"/>
          <w:numId w:val="21"/>
        </w:numPr>
        <w:spacing w:line="360" w:lineRule="auto"/>
        <w:rPr>
          <w:rFonts w:ascii="Mulish" w:hAnsi="Mulish"/>
          <w:sz w:val="22"/>
          <w:rPrChange w:id="3094" w:author="Guilherme Pessoa-Amorim [2]" w:date="2021-11-16T13:46:00Z">
            <w:rPr/>
          </w:rPrChange>
        </w:rPr>
        <w:pPrChange w:id="3095" w:author="Guilherme Pessoa-Amorim [2]" w:date="2021-11-15T13:07:00Z">
          <w:pPr>
            <w:pStyle w:val="ListParagraph"/>
            <w:numPr>
              <w:ilvl w:val="1"/>
              <w:numId w:val="21"/>
            </w:numPr>
            <w:ind w:left="1440" w:hanging="360"/>
          </w:pPr>
        </w:pPrChange>
      </w:pPr>
      <w:r w:rsidRPr="00D9517A">
        <w:rPr>
          <w:rFonts w:ascii="Mulish" w:hAnsi="Mulish"/>
          <w:sz w:val="22"/>
          <w:rPrChange w:id="3096" w:author="Guilherme Pessoa-Amorim [2]" w:date="2021-11-16T13:46:00Z">
            <w:rPr/>
          </w:rPrChange>
        </w:rPr>
        <w:t>Antidepressants</w:t>
      </w:r>
    </w:p>
    <w:p w14:paraId="12D9B9D9" w14:textId="018D824B" w:rsidR="003B7E73" w:rsidRPr="00D9517A" w:rsidRDefault="003B7E73">
      <w:pPr>
        <w:pStyle w:val="ListParagraph"/>
        <w:numPr>
          <w:ilvl w:val="1"/>
          <w:numId w:val="21"/>
        </w:numPr>
        <w:spacing w:line="360" w:lineRule="auto"/>
        <w:rPr>
          <w:rFonts w:ascii="Mulish" w:hAnsi="Mulish"/>
          <w:sz w:val="22"/>
          <w:rPrChange w:id="3097" w:author="Guilherme Pessoa-Amorim [2]" w:date="2021-11-16T13:46:00Z">
            <w:rPr/>
          </w:rPrChange>
        </w:rPr>
        <w:pPrChange w:id="3098" w:author="Guilherme Pessoa-Amorim [2]" w:date="2021-11-15T13:07:00Z">
          <w:pPr>
            <w:pStyle w:val="ListParagraph"/>
            <w:numPr>
              <w:ilvl w:val="1"/>
              <w:numId w:val="21"/>
            </w:numPr>
            <w:ind w:left="1440" w:hanging="360"/>
          </w:pPr>
        </w:pPrChange>
      </w:pPr>
      <w:r w:rsidRPr="00D9517A">
        <w:rPr>
          <w:rFonts w:ascii="Mulish" w:hAnsi="Mulish"/>
          <w:sz w:val="22"/>
          <w:rPrChange w:id="3099" w:author="Guilherme Pessoa-Amorim [2]" w:date="2021-11-16T13:46:00Z">
            <w:rPr/>
          </w:rPrChange>
        </w:rPr>
        <w:t>Antipsychotics</w:t>
      </w:r>
    </w:p>
    <w:p w14:paraId="2CCC155E" w14:textId="400E331D" w:rsidR="00C43364" w:rsidRPr="00D9517A" w:rsidRDefault="00C43364">
      <w:pPr>
        <w:pStyle w:val="ListParagraph"/>
        <w:numPr>
          <w:ilvl w:val="1"/>
          <w:numId w:val="21"/>
        </w:numPr>
        <w:spacing w:line="360" w:lineRule="auto"/>
        <w:rPr>
          <w:rFonts w:ascii="Mulish" w:hAnsi="Mulish"/>
          <w:sz w:val="22"/>
          <w:rPrChange w:id="3100" w:author="Guilherme Pessoa-Amorim [2]" w:date="2021-11-16T13:46:00Z">
            <w:rPr/>
          </w:rPrChange>
        </w:rPr>
        <w:pPrChange w:id="3101" w:author="Guilherme Pessoa-Amorim [2]" w:date="2021-11-15T13:07:00Z">
          <w:pPr>
            <w:pStyle w:val="ListParagraph"/>
            <w:numPr>
              <w:ilvl w:val="1"/>
              <w:numId w:val="21"/>
            </w:numPr>
            <w:ind w:left="1440" w:hanging="360"/>
          </w:pPr>
        </w:pPrChange>
      </w:pPr>
      <w:r w:rsidRPr="00D9517A">
        <w:rPr>
          <w:rFonts w:ascii="Mulish" w:hAnsi="Mulish"/>
          <w:sz w:val="22"/>
          <w:rPrChange w:id="3102" w:author="Guilherme Pessoa-Amorim [2]" w:date="2021-11-16T13:46:00Z">
            <w:rPr/>
          </w:rPrChange>
        </w:rPr>
        <w:t>Systemic immunosuppressive drugs (excluding corticosteroids)</w:t>
      </w:r>
    </w:p>
    <w:p w14:paraId="7BCBBC98" w14:textId="5DC53F8F" w:rsidR="001714F5" w:rsidRPr="00D9517A" w:rsidRDefault="001714F5">
      <w:pPr>
        <w:pStyle w:val="ListParagraph"/>
        <w:numPr>
          <w:ilvl w:val="1"/>
          <w:numId w:val="21"/>
        </w:numPr>
        <w:spacing w:line="360" w:lineRule="auto"/>
        <w:rPr>
          <w:rFonts w:ascii="Mulish" w:hAnsi="Mulish"/>
          <w:sz w:val="22"/>
          <w:rPrChange w:id="3103" w:author="Guilherme Pessoa-Amorim [2]" w:date="2021-11-16T13:46:00Z">
            <w:rPr/>
          </w:rPrChange>
        </w:rPr>
        <w:pPrChange w:id="3104" w:author="Guilherme Pessoa-Amorim [2]" w:date="2021-11-15T13:07:00Z">
          <w:pPr>
            <w:pStyle w:val="ListParagraph"/>
            <w:numPr>
              <w:ilvl w:val="1"/>
              <w:numId w:val="21"/>
            </w:numPr>
            <w:ind w:left="1440" w:hanging="360"/>
          </w:pPr>
        </w:pPrChange>
      </w:pPr>
      <w:r w:rsidRPr="00D9517A">
        <w:rPr>
          <w:rFonts w:ascii="Mulish" w:hAnsi="Mulish"/>
          <w:sz w:val="22"/>
          <w:rPrChange w:id="3105" w:author="Guilherme Pessoa-Amorim [2]" w:date="2021-11-16T13:46:00Z">
            <w:rPr/>
          </w:rPrChange>
        </w:rPr>
        <w:t>Systemic corticosteroids</w:t>
      </w:r>
    </w:p>
    <w:p w14:paraId="7324466F" w14:textId="77777777" w:rsidR="007F0415" w:rsidRPr="00D9517A" w:rsidRDefault="007F0415">
      <w:pPr>
        <w:pStyle w:val="ListParagraph"/>
        <w:spacing w:line="360" w:lineRule="auto"/>
        <w:ind w:left="1440"/>
        <w:rPr>
          <w:rFonts w:ascii="Mulish" w:hAnsi="Mulish"/>
          <w:sz w:val="22"/>
          <w:rPrChange w:id="3106" w:author="Guilherme Pessoa-Amorim [2]" w:date="2021-11-16T13:46:00Z">
            <w:rPr/>
          </w:rPrChange>
        </w:rPr>
        <w:pPrChange w:id="3107" w:author="Guilherme Pessoa-Amorim [2]" w:date="2021-11-15T13:07:00Z">
          <w:pPr>
            <w:pStyle w:val="ListParagraph"/>
            <w:ind w:left="1440"/>
          </w:pPr>
        </w:pPrChange>
      </w:pPr>
    </w:p>
    <w:p w14:paraId="6FFC8151" w14:textId="51318E9D" w:rsidR="0023604F" w:rsidRPr="00D9517A" w:rsidRDefault="0023604F">
      <w:pPr>
        <w:pStyle w:val="Heading4"/>
        <w:spacing w:line="360" w:lineRule="auto"/>
        <w:rPr>
          <w:rFonts w:ascii="Mulish" w:hAnsi="Mulish"/>
          <w:sz w:val="22"/>
          <w:rPrChange w:id="3108" w:author="Guilherme Pessoa-Amorim [2]" w:date="2021-11-16T13:46:00Z">
            <w:rPr/>
          </w:rPrChange>
        </w:rPr>
        <w:pPrChange w:id="3109" w:author="Guilherme Pessoa-Amorim [2]" w:date="2021-11-15T13:07:00Z">
          <w:pPr>
            <w:pStyle w:val="Heading4"/>
          </w:pPr>
        </w:pPrChange>
      </w:pPr>
      <w:bookmarkStart w:id="3110" w:name="_Ref87864252"/>
      <w:r w:rsidRPr="00D9517A">
        <w:rPr>
          <w:rFonts w:ascii="Mulish" w:hAnsi="Mulish"/>
          <w:sz w:val="22"/>
          <w:rPrChange w:id="3111" w:author="Guilherme Pessoa-Amorim [2]" w:date="2021-11-16T13:46:00Z">
            <w:rPr/>
          </w:rPrChange>
        </w:rPr>
        <w:t>AMALFI</w:t>
      </w:r>
      <w:bookmarkEnd w:id="3110"/>
    </w:p>
    <w:p w14:paraId="3EA8078A" w14:textId="77777777" w:rsidR="0023604F" w:rsidRPr="00D9517A" w:rsidRDefault="0023604F">
      <w:pPr>
        <w:spacing w:line="360" w:lineRule="auto"/>
        <w:rPr>
          <w:rFonts w:ascii="Mulish" w:hAnsi="Mulish"/>
          <w:sz w:val="22"/>
          <w:rPrChange w:id="3112" w:author="Guilherme Pessoa-Amorim [2]" w:date="2021-11-16T13:46:00Z">
            <w:rPr/>
          </w:rPrChange>
        </w:rPr>
        <w:pPrChange w:id="3113" w:author="Guilherme Pessoa-Amorim [2]" w:date="2021-11-15T13:07:00Z">
          <w:pPr/>
        </w:pPrChange>
      </w:pPr>
    </w:p>
    <w:p w14:paraId="54853BEE" w14:textId="08F84DD5" w:rsidR="00C43364" w:rsidRPr="00D9517A" w:rsidRDefault="0023604F">
      <w:pPr>
        <w:spacing w:line="360" w:lineRule="auto"/>
        <w:rPr>
          <w:rFonts w:ascii="Mulish" w:hAnsi="Mulish"/>
          <w:sz w:val="22"/>
          <w:rPrChange w:id="3114" w:author="Guilherme Pessoa-Amorim [2]" w:date="2021-11-16T13:46:00Z">
            <w:rPr/>
          </w:rPrChange>
        </w:rPr>
        <w:pPrChange w:id="3115" w:author="Guilherme Pessoa-Amorim [2]" w:date="2021-11-15T13:07:00Z">
          <w:pPr/>
        </w:pPrChange>
      </w:pPr>
      <w:r w:rsidRPr="00D9517A">
        <w:rPr>
          <w:rFonts w:ascii="Mulish" w:hAnsi="Mulish"/>
          <w:sz w:val="22"/>
          <w:rPrChange w:id="3116" w:author="Guilherme Pessoa-Amorim [2]" w:date="2021-11-16T13:46:00Z">
            <w:rPr/>
          </w:rPrChange>
        </w:rPr>
        <w:t>Initiation of anticoagulation</w:t>
      </w:r>
      <w:r w:rsidR="00230223" w:rsidRPr="00D9517A">
        <w:rPr>
          <w:rFonts w:ascii="Mulish" w:hAnsi="Mulish"/>
          <w:sz w:val="22"/>
          <w:rPrChange w:id="3117" w:author="Guilherme Pessoa-Amorim [2]" w:date="2021-11-16T13:46:00Z">
            <w:rPr/>
          </w:rPrChange>
        </w:rPr>
        <w:t xml:space="preserve"> (of any kind)</w:t>
      </w:r>
      <w:r w:rsidRPr="00D9517A">
        <w:rPr>
          <w:rFonts w:ascii="Mulish" w:hAnsi="Mulish"/>
          <w:sz w:val="22"/>
          <w:rPrChange w:id="3118" w:author="Guilherme Pessoa-Amorim [2]" w:date="2021-11-16T13:46:00Z">
            <w:rPr/>
          </w:rPrChange>
        </w:rPr>
        <w:t xml:space="preserve"> is a pre-specified explanatory outcome in AMALFI and the main medication of interest to the study. </w:t>
      </w:r>
    </w:p>
    <w:p w14:paraId="6D2186A7" w14:textId="77777777" w:rsidR="00C43364" w:rsidRPr="00D9517A" w:rsidRDefault="00C43364">
      <w:pPr>
        <w:spacing w:line="360" w:lineRule="auto"/>
        <w:rPr>
          <w:rFonts w:ascii="Mulish" w:hAnsi="Mulish"/>
          <w:sz w:val="22"/>
          <w:rPrChange w:id="3119" w:author="Guilherme Pessoa-Amorim [2]" w:date="2021-11-16T13:46:00Z">
            <w:rPr/>
          </w:rPrChange>
        </w:rPr>
        <w:pPrChange w:id="3120" w:author="Guilherme Pessoa-Amorim [2]" w:date="2021-11-15T13:07:00Z">
          <w:pPr/>
        </w:pPrChange>
      </w:pPr>
    </w:p>
    <w:p w14:paraId="02376DF9" w14:textId="67CB4354" w:rsidR="00C43364" w:rsidRPr="00D9517A" w:rsidRDefault="0023604F">
      <w:pPr>
        <w:spacing w:line="360" w:lineRule="auto"/>
        <w:rPr>
          <w:rFonts w:ascii="Mulish" w:hAnsi="Mulish"/>
          <w:sz w:val="22"/>
          <w:rPrChange w:id="3121" w:author="Guilherme Pessoa-Amorim [2]" w:date="2021-11-16T13:46:00Z">
            <w:rPr/>
          </w:rPrChange>
        </w:rPr>
        <w:pPrChange w:id="3122" w:author="Guilherme Pessoa-Amorim [2]" w:date="2021-11-15T13:07:00Z">
          <w:pPr/>
        </w:pPrChange>
      </w:pPr>
      <w:r w:rsidRPr="00D9517A">
        <w:rPr>
          <w:rFonts w:ascii="Mulish" w:hAnsi="Mulish"/>
          <w:sz w:val="22"/>
          <w:rPrChange w:id="3123" w:author="Guilherme Pessoa-Amorim [2]" w:date="2021-11-16T13:46:00Z">
            <w:rPr/>
          </w:rPrChange>
        </w:rPr>
        <w:t xml:space="preserve">Other drugs of interest have been specified by the study team </w:t>
      </w:r>
      <w:r w:rsidR="00435404" w:rsidRPr="00D9517A">
        <w:rPr>
          <w:rFonts w:ascii="Mulish" w:hAnsi="Mulish"/>
          <w:sz w:val="22"/>
          <w:rPrChange w:id="3124" w:author="Guilherme Pessoa-Amorim [2]" w:date="2021-11-16T13:46:00Z">
            <w:rPr/>
          </w:rPrChange>
        </w:rPr>
        <w:t>and are being extracted from primary care records, namely:</w:t>
      </w:r>
    </w:p>
    <w:p w14:paraId="7BE2E493" w14:textId="77777777" w:rsidR="001714F5" w:rsidRPr="00D9517A" w:rsidRDefault="001714F5">
      <w:pPr>
        <w:spacing w:line="360" w:lineRule="auto"/>
        <w:rPr>
          <w:rFonts w:ascii="Mulish" w:hAnsi="Mulish"/>
          <w:sz w:val="22"/>
          <w:rPrChange w:id="3125" w:author="Guilherme Pessoa-Amorim [2]" w:date="2021-11-16T13:46:00Z">
            <w:rPr/>
          </w:rPrChange>
        </w:rPr>
        <w:pPrChange w:id="3126" w:author="Guilherme Pessoa-Amorim [2]" w:date="2021-11-15T13:07:00Z">
          <w:pPr/>
        </w:pPrChange>
      </w:pPr>
    </w:p>
    <w:p w14:paraId="4DFAE41E" w14:textId="77777777" w:rsidR="00435404" w:rsidRPr="00D9517A" w:rsidRDefault="00435404">
      <w:pPr>
        <w:pStyle w:val="ListParagraph"/>
        <w:numPr>
          <w:ilvl w:val="1"/>
          <w:numId w:val="21"/>
        </w:numPr>
        <w:spacing w:line="360" w:lineRule="auto"/>
        <w:jc w:val="both"/>
        <w:rPr>
          <w:rFonts w:ascii="Mulish" w:hAnsi="Mulish"/>
          <w:sz w:val="22"/>
          <w:rPrChange w:id="3127" w:author="Guilherme Pessoa-Amorim [2]" w:date="2021-11-16T13:46:00Z">
            <w:rPr/>
          </w:rPrChange>
        </w:rPr>
        <w:pPrChange w:id="3128" w:author="Guilherme Pessoa-Amorim [2]" w:date="2021-11-15T13:07:00Z">
          <w:pPr>
            <w:pStyle w:val="ListParagraph"/>
            <w:numPr>
              <w:ilvl w:val="1"/>
              <w:numId w:val="21"/>
            </w:numPr>
            <w:ind w:left="1440" w:hanging="360"/>
            <w:jc w:val="both"/>
          </w:pPr>
        </w:pPrChange>
      </w:pPr>
      <w:r w:rsidRPr="00D9517A">
        <w:rPr>
          <w:rFonts w:ascii="Mulish" w:hAnsi="Mulish"/>
          <w:sz w:val="22"/>
          <w:rPrChange w:id="3129" w:author="Guilherme Pessoa-Amorim [2]" w:date="2021-11-16T13:46:00Z">
            <w:rPr/>
          </w:rPrChange>
        </w:rPr>
        <w:t>Aspirin</w:t>
      </w:r>
    </w:p>
    <w:p w14:paraId="2D0E2326" w14:textId="77777777" w:rsidR="00435404" w:rsidRPr="00D9517A" w:rsidRDefault="00435404">
      <w:pPr>
        <w:pStyle w:val="ListParagraph"/>
        <w:numPr>
          <w:ilvl w:val="1"/>
          <w:numId w:val="21"/>
        </w:numPr>
        <w:spacing w:line="360" w:lineRule="auto"/>
        <w:jc w:val="both"/>
        <w:rPr>
          <w:rFonts w:ascii="Mulish" w:hAnsi="Mulish"/>
          <w:sz w:val="22"/>
          <w:rPrChange w:id="3130" w:author="Guilherme Pessoa-Amorim [2]" w:date="2021-11-16T13:46:00Z">
            <w:rPr/>
          </w:rPrChange>
        </w:rPr>
        <w:pPrChange w:id="3131" w:author="Guilherme Pessoa-Amorim [2]" w:date="2021-11-15T13:07:00Z">
          <w:pPr>
            <w:pStyle w:val="ListParagraph"/>
            <w:numPr>
              <w:ilvl w:val="1"/>
              <w:numId w:val="21"/>
            </w:numPr>
            <w:ind w:left="1440" w:hanging="360"/>
            <w:jc w:val="both"/>
          </w:pPr>
        </w:pPrChange>
      </w:pPr>
      <w:r w:rsidRPr="00D9517A">
        <w:rPr>
          <w:rFonts w:ascii="Mulish" w:hAnsi="Mulish"/>
          <w:sz w:val="22"/>
          <w:rPrChange w:id="3132" w:author="Guilherme Pessoa-Amorim [2]" w:date="2021-11-16T13:46:00Z">
            <w:rPr/>
          </w:rPrChange>
        </w:rPr>
        <w:t>P2Y12 inhibitors</w:t>
      </w:r>
    </w:p>
    <w:p w14:paraId="126730E4" w14:textId="77777777" w:rsidR="00435404" w:rsidRPr="00D9517A" w:rsidRDefault="00435404">
      <w:pPr>
        <w:pStyle w:val="ListParagraph"/>
        <w:numPr>
          <w:ilvl w:val="1"/>
          <w:numId w:val="21"/>
        </w:numPr>
        <w:spacing w:line="360" w:lineRule="auto"/>
        <w:jc w:val="both"/>
        <w:rPr>
          <w:rFonts w:ascii="Mulish" w:hAnsi="Mulish"/>
          <w:sz w:val="22"/>
          <w:rPrChange w:id="3133" w:author="Guilherme Pessoa-Amorim [2]" w:date="2021-11-16T13:46:00Z">
            <w:rPr/>
          </w:rPrChange>
        </w:rPr>
        <w:pPrChange w:id="3134" w:author="Guilherme Pessoa-Amorim [2]" w:date="2021-11-15T13:07:00Z">
          <w:pPr>
            <w:pStyle w:val="ListParagraph"/>
            <w:numPr>
              <w:ilvl w:val="1"/>
              <w:numId w:val="21"/>
            </w:numPr>
            <w:ind w:left="1440" w:hanging="360"/>
            <w:jc w:val="both"/>
          </w:pPr>
        </w:pPrChange>
      </w:pPr>
      <w:r w:rsidRPr="00D9517A">
        <w:rPr>
          <w:rFonts w:ascii="Mulish" w:hAnsi="Mulish"/>
          <w:sz w:val="22"/>
          <w:rPrChange w:id="3135" w:author="Guilherme Pessoa-Amorim [2]" w:date="2021-11-16T13:46:00Z">
            <w:rPr/>
          </w:rPrChange>
        </w:rPr>
        <w:t>Beta-blockers</w:t>
      </w:r>
    </w:p>
    <w:p w14:paraId="4B1A192B" w14:textId="1885BEB7" w:rsidR="007F0415" w:rsidRPr="00D9517A" w:rsidRDefault="007F0415">
      <w:pPr>
        <w:pStyle w:val="ListParagraph"/>
        <w:numPr>
          <w:ilvl w:val="1"/>
          <w:numId w:val="21"/>
        </w:numPr>
        <w:spacing w:line="360" w:lineRule="auto"/>
        <w:jc w:val="both"/>
        <w:rPr>
          <w:rFonts w:ascii="Mulish" w:hAnsi="Mulish"/>
          <w:sz w:val="22"/>
          <w:rPrChange w:id="3136" w:author="Guilherme Pessoa-Amorim [2]" w:date="2021-11-16T13:46:00Z">
            <w:rPr/>
          </w:rPrChange>
        </w:rPr>
        <w:pPrChange w:id="3137" w:author="Guilherme Pessoa-Amorim [2]" w:date="2021-11-15T13:07:00Z">
          <w:pPr>
            <w:pStyle w:val="ListParagraph"/>
            <w:numPr>
              <w:ilvl w:val="1"/>
              <w:numId w:val="21"/>
            </w:numPr>
            <w:ind w:left="1440" w:hanging="360"/>
            <w:jc w:val="both"/>
          </w:pPr>
        </w:pPrChange>
      </w:pPr>
      <w:r w:rsidRPr="00D9517A">
        <w:rPr>
          <w:rFonts w:ascii="Mulish" w:hAnsi="Mulish"/>
          <w:sz w:val="22"/>
          <w:rPrChange w:id="3138" w:author="Guilherme Pessoa-Amorim [2]" w:date="2021-11-16T13:46:00Z">
            <w:rPr/>
          </w:rPrChange>
        </w:rPr>
        <w:lastRenderedPageBreak/>
        <w:t>CCBs</w:t>
      </w:r>
    </w:p>
    <w:p w14:paraId="6006A956" w14:textId="1D6DB849" w:rsidR="00435404" w:rsidRPr="00D9517A" w:rsidRDefault="00435404">
      <w:pPr>
        <w:pStyle w:val="ListParagraph"/>
        <w:numPr>
          <w:ilvl w:val="1"/>
          <w:numId w:val="21"/>
        </w:numPr>
        <w:spacing w:line="360" w:lineRule="auto"/>
        <w:jc w:val="both"/>
        <w:rPr>
          <w:rFonts w:ascii="Mulish" w:hAnsi="Mulish"/>
          <w:sz w:val="22"/>
          <w:rPrChange w:id="3139" w:author="Guilherme Pessoa-Amorim [2]" w:date="2021-11-16T13:46:00Z">
            <w:rPr/>
          </w:rPrChange>
        </w:rPr>
        <w:pPrChange w:id="3140" w:author="Guilherme Pessoa-Amorim [2]" w:date="2021-11-15T13:07:00Z">
          <w:pPr>
            <w:pStyle w:val="ListParagraph"/>
            <w:numPr>
              <w:ilvl w:val="1"/>
              <w:numId w:val="21"/>
            </w:numPr>
            <w:ind w:left="1440" w:hanging="360"/>
            <w:jc w:val="both"/>
          </w:pPr>
        </w:pPrChange>
      </w:pPr>
      <w:r w:rsidRPr="00D9517A">
        <w:rPr>
          <w:rFonts w:ascii="Mulish" w:hAnsi="Mulish"/>
          <w:sz w:val="22"/>
          <w:rPrChange w:id="3141" w:author="Guilherme Pessoa-Amorim [2]" w:date="2021-11-16T13:46:00Z">
            <w:rPr/>
          </w:rPrChange>
        </w:rPr>
        <w:t>Anti-arrhythmic drugs (</w:t>
      </w:r>
      <w:r w:rsidR="00083D41" w:rsidRPr="00D9517A">
        <w:rPr>
          <w:rFonts w:ascii="Mulish" w:hAnsi="Mulish"/>
          <w:sz w:val="22"/>
          <w:rPrChange w:id="3142" w:author="Guilherme Pessoa-Amorim [2]" w:date="2021-11-16T13:46:00Z">
            <w:rPr/>
          </w:rPrChange>
        </w:rPr>
        <w:t xml:space="preserve">any class I or III, and separately </w:t>
      </w:r>
      <w:r w:rsidRPr="00D9517A">
        <w:rPr>
          <w:rFonts w:ascii="Mulish" w:hAnsi="Mulish"/>
          <w:sz w:val="22"/>
          <w:rPrChange w:id="3143" w:author="Guilherme Pessoa-Amorim [2]" w:date="2021-11-16T13:46:00Z">
            <w:rPr/>
          </w:rPrChange>
        </w:rPr>
        <w:t xml:space="preserve">amiodarone </w:t>
      </w:r>
      <w:r w:rsidR="00083D41" w:rsidRPr="00D9517A">
        <w:rPr>
          <w:rFonts w:ascii="Mulish" w:hAnsi="Mulish"/>
          <w:sz w:val="22"/>
          <w:rPrChange w:id="3144" w:author="Guilherme Pessoa-Amorim [2]" w:date="2021-11-16T13:46:00Z">
            <w:rPr/>
          </w:rPrChange>
        </w:rPr>
        <w:t>and</w:t>
      </w:r>
      <w:r w:rsidRPr="00D9517A">
        <w:rPr>
          <w:rFonts w:ascii="Mulish" w:hAnsi="Mulish"/>
          <w:sz w:val="22"/>
          <w:rPrChange w:id="3145" w:author="Guilherme Pessoa-Amorim [2]" w:date="2021-11-16T13:46:00Z">
            <w:rPr/>
          </w:rPrChange>
        </w:rPr>
        <w:t xml:space="preserve"> flecainide)</w:t>
      </w:r>
    </w:p>
    <w:p w14:paraId="7A9B30C4" w14:textId="53AD6023" w:rsidR="00435404" w:rsidRPr="00D9517A" w:rsidRDefault="00435404">
      <w:pPr>
        <w:pStyle w:val="ListParagraph"/>
        <w:numPr>
          <w:ilvl w:val="1"/>
          <w:numId w:val="21"/>
        </w:numPr>
        <w:spacing w:line="360" w:lineRule="auto"/>
        <w:jc w:val="both"/>
        <w:rPr>
          <w:rFonts w:ascii="Mulish" w:hAnsi="Mulish"/>
          <w:sz w:val="22"/>
          <w:rPrChange w:id="3146" w:author="Guilherme Pessoa-Amorim [2]" w:date="2021-11-16T13:46:00Z">
            <w:rPr/>
          </w:rPrChange>
        </w:rPr>
        <w:pPrChange w:id="3147" w:author="Guilherme Pessoa-Amorim [2]" w:date="2021-11-15T13:07:00Z">
          <w:pPr>
            <w:pStyle w:val="ListParagraph"/>
            <w:numPr>
              <w:ilvl w:val="1"/>
              <w:numId w:val="21"/>
            </w:numPr>
            <w:ind w:left="1440" w:hanging="360"/>
            <w:jc w:val="both"/>
          </w:pPr>
        </w:pPrChange>
      </w:pPr>
      <w:r w:rsidRPr="00D9517A">
        <w:rPr>
          <w:rFonts w:ascii="Mulish" w:hAnsi="Mulish"/>
          <w:sz w:val="22"/>
          <w:rPrChange w:id="3148" w:author="Guilherme Pessoa-Amorim [2]" w:date="2021-11-16T13:46:00Z">
            <w:rPr/>
          </w:rPrChange>
        </w:rPr>
        <w:t>Digoxin or digitoxin</w:t>
      </w:r>
    </w:p>
    <w:p w14:paraId="2EAAB7F4" w14:textId="2E8CEF55" w:rsidR="00435404" w:rsidRPr="00D9517A" w:rsidRDefault="00435404">
      <w:pPr>
        <w:pStyle w:val="ListParagraph"/>
        <w:numPr>
          <w:ilvl w:val="1"/>
          <w:numId w:val="21"/>
        </w:numPr>
        <w:spacing w:line="360" w:lineRule="auto"/>
        <w:jc w:val="both"/>
        <w:rPr>
          <w:rFonts w:ascii="Mulish" w:hAnsi="Mulish"/>
          <w:sz w:val="22"/>
          <w:rPrChange w:id="3149" w:author="Guilherme Pessoa-Amorim [2]" w:date="2021-11-16T13:46:00Z">
            <w:rPr/>
          </w:rPrChange>
        </w:rPr>
        <w:pPrChange w:id="3150" w:author="Guilherme Pessoa-Amorim [2]" w:date="2021-11-15T13:07:00Z">
          <w:pPr>
            <w:pStyle w:val="ListParagraph"/>
            <w:numPr>
              <w:ilvl w:val="1"/>
              <w:numId w:val="21"/>
            </w:numPr>
            <w:ind w:left="1440" w:hanging="360"/>
            <w:jc w:val="both"/>
          </w:pPr>
        </w:pPrChange>
      </w:pPr>
      <w:r w:rsidRPr="00D9517A">
        <w:rPr>
          <w:rFonts w:ascii="Mulish" w:hAnsi="Mulish"/>
          <w:sz w:val="22"/>
          <w:rPrChange w:id="3151" w:author="Guilherme Pessoa-Amorim [2]" w:date="2021-11-16T13:46:00Z">
            <w:rPr/>
          </w:rPrChange>
        </w:rPr>
        <w:t>ACEi</w:t>
      </w:r>
    </w:p>
    <w:p w14:paraId="665FE314" w14:textId="2657719C" w:rsidR="00435404" w:rsidRPr="00D9517A" w:rsidRDefault="00435404">
      <w:pPr>
        <w:pStyle w:val="ListParagraph"/>
        <w:numPr>
          <w:ilvl w:val="1"/>
          <w:numId w:val="21"/>
        </w:numPr>
        <w:spacing w:line="360" w:lineRule="auto"/>
        <w:jc w:val="both"/>
        <w:rPr>
          <w:rFonts w:ascii="Mulish" w:hAnsi="Mulish"/>
          <w:sz w:val="22"/>
          <w:rPrChange w:id="3152" w:author="Guilherme Pessoa-Amorim [2]" w:date="2021-11-16T13:46:00Z">
            <w:rPr/>
          </w:rPrChange>
        </w:rPr>
        <w:pPrChange w:id="3153" w:author="Guilherme Pessoa-Amorim [2]" w:date="2021-11-15T13:07:00Z">
          <w:pPr>
            <w:pStyle w:val="ListParagraph"/>
            <w:numPr>
              <w:ilvl w:val="1"/>
              <w:numId w:val="21"/>
            </w:numPr>
            <w:ind w:left="1440" w:hanging="360"/>
            <w:jc w:val="both"/>
          </w:pPr>
        </w:pPrChange>
      </w:pPr>
      <w:r w:rsidRPr="00D9517A">
        <w:rPr>
          <w:rFonts w:ascii="Mulish" w:hAnsi="Mulish"/>
          <w:sz w:val="22"/>
          <w:rPrChange w:id="3154" w:author="Guilherme Pessoa-Amorim [2]" w:date="2021-11-16T13:46:00Z">
            <w:rPr/>
          </w:rPrChange>
        </w:rPr>
        <w:t>ARBs</w:t>
      </w:r>
    </w:p>
    <w:p w14:paraId="0797757F" w14:textId="54220C11" w:rsidR="00435404" w:rsidRPr="00D9517A" w:rsidRDefault="00435404">
      <w:pPr>
        <w:pStyle w:val="ListParagraph"/>
        <w:numPr>
          <w:ilvl w:val="1"/>
          <w:numId w:val="21"/>
        </w:numPr>
        <w:spacing w:line="360" w:lineRule="auto"/>
        <w:jc w:val="both"/>
        <w:rPr>
          <w:rFonts w:ascii="Mulish" w:hAnsi="Mulish"/>
          <w:sz w:val="22"/>
          <w:rPrChange w:id="3155" w:author="Guilherme Pessoa-Amorim [2]" w:date="2021-11-16T13:46:00Z">
            <w:rPr/>
          </w:rPrChange>
        </w:rPr>
        <w:pPrChange w:id="3156" w:author="Guilherme Pessoa-Amorim [2]" w:date="2021-11-15T13:07:00Z">
          <w:pPr>
            <w:pStyle w:val="ListParagraph"/>
            <w:numPr>
              <w:ilvl w:val="1"/>
              <w:numId w:val="21"/>
            </w:numPr>
            <w:ind w:left="1440" w:hanging="360"/>
            <w:jc w:val="both"/>
          </w:pPr>
        </w:pPrChange>
      </w:pPr>
      <w:r w:rsidRPr="00D9517A">
        <w:rPr>
          <w:rFonts w:ascii="Mulish" w:hAnsi="Mulish"/>
          <w:sz w:val="22"/>
          <w:rPrChange w:id="3157" w:author="Guilherme Pessoa-Amorim [2]" w:date="2021-11-16T13:46:00Z">
            <w:rPr/>
          </w:rPrChange>
        </w:rPr>
        <w:t>MRAs</w:t>
      </w:r>
      <w:r w:rsidR="003B7E73" w:rsidRPr="00D9517A">
        <w:rPr>
          <w:rFonts w:ascii="Mulish" w:hAnsi="Mulish"/>
          <w:sz w:val="22"/>
          <w:rPrChange w:id="3158" w:author="Guilherme Pessoa-Amorim [2]" w:date="2021-11-16T13:46:00Z">
            <w:rPr/>
          </w:rPrChange>
        </w:rPr>
        <w:t xml:space="preserve"> </w:t>
      </w:r>
      <w:r w:rsidR="007F0415" w:rsidRPr="00D9517A">
        <w:rPr>
          <w:rFonts w:ascii="Mulish" w:hAnsi="Mulish"/>
          <w:sz w:val="22"/>
          <w:rPrChange w:id="3159" w:author="Guilherme Pessoa-Amorim [2]" w:date="2021-11-16T13:46:00Z">
            <w:rPr/>
          </w:rPrChange>
        </w:rPr>
        <w:t>(</w:t>
      </w:r>
      <w:r w:rsidR="003B7E73" w:rsidRPr="00D9517A">
        <w:rPr>
          <w:rFonts w:ascii="Mulish" w:hAnsi="Mulish"/>
          <w:sz w:val="22"/>
          <w:rPrChange w:id="3160" w:author="Guilherme Pessoa-Amorim [2]" w:date="2021-11-16T13:46:00Z">
            <w:rPr/>
          </w:rPrChange>
        </w:rPr>
        <w:t>spironolactone and eplerenone</w:t>
      </w:r>
      <w:r w:rsidR="00A92363" w:rsidRPr="00D9517A">
        <w:rPr>
          <w:rFonts w:ascii="Mulish" w:hAnsi="Mulish"/>
          <w:sz w:val="22"/>
          <w:rPrChange w:id="3161" w:author="Guilherme Pessoa-Amorim [2]" w:date="2021-11-16T13:46:00Z">
            <w:rPr/>
          </w:rPrChange>
        </w:rPr>
        <w:t xml:space="preserve"> only</w:t>
      </w:r>
      <w:r w:rsidRPr="00D9517A">
        <w:rPr>
          <w:rFonts w:ascii="Mulish" w:hAnsi="Mulish"/>
          <w:sz w:val="22"/>
          <w:rPrChange w:id="3162" w:author="Guilherme Pessoa-Amorim [2]" w:date="2021-11-16T13:46:00Z">
            <w:rPr/>
          </w:rPrChange>
        </w:rPr>
        <w:t>)</w:t>
      </w:r>
    </w:p>
    <w:p w14:paraId="58834CF2" w14:textId="0C6F8238" w:rsidR="00435404" w:rsidRPr="00D9517A" w:rsidRDefault="00435404">
      <w:pPr>
        <w:pStyle w:val="ListParagraph"/>
        <w:numPr>
          <w:ilvl w:val="1"/>
          <w:numId w:val="21"/>
        </w:numPr>
        <w:spacing w:line="360" w:lineRule="auto"/>
        <w:jc w:val="both"/>
        <w:rPr>
          <w:rFonts w:ascii="Mulish" w:hAnsi="Mulish"/>
          <w:sz w:val="22"/>
          <w:rPrChange w:id="3163" w:author="Guilherme Pessoa-Amorim [2]" w:date="2021-11-16T13:46:00Z">
            <w:rPr/>
          </w:rPrChange>
        </w:rPr>
        <w:pPrChange w:id="3164" w:author="Guilherme Pessoa-Amorim [2]" w:date="2021-11-15T13:07:00Z">
          <w:pPr>
            <w:pStyle w:val="ListParagraph"/>
            <w:numPr>
              <w:ilvl w:val="1"/>
              <w:numId w:val="21"/>
            </w:numPr>
            <w:ind w:left="1440" w:hanging="360"/>
            <w:jc w:val="both"/>
          </w:pPr>
        </w:pPrChange>
      </w:pPr>
      <w:r w:rsidRPr="00D9517A">
        <w:rPr>
          <w:rFonts w:ascii="Mulish" w:hAnsi="Mulish"/>
          <w:sz w:val="22"/>
          <w:rPrChange w:id="3165" w:author="Guilherme Pessoa-Amorim [2]" w:date="2021-11-16T13:46:00Z">
            <w:rPr/>
          </w:rPrChange>
        </w:rPr>
        <w:t>ARNIs</w:t>
      </w:r>
    </w:p>
    <w:p w14:paraId="61A09089" w14:textId="3C882AE3" w:rsidR="00C43364" w:rsidRPr="00D9517A" w:rsidRDefault="00C43364">
      <w:pPr>
        <w:pStyle w:val="ListParagraph"/>
        <w:numPr>
          <w:ilvl w:val="1"/>
          <w:numId w:val="21"/>
        </w:numPr>
        <w:spacing w:line="360" w:lineRule="auto"/>
        <w:jc w:val="both"/>
        <w:rPr>
          <w:rFonts w:ascii="Mulish" w:hAnsi="Mulish"/>
          <w:sz w:val="22"/>
          <w:rPrChange w:id="3166" w:author="Guilherme Pessoa-Amorim [2]" w:date="2021-11-16T13:46:00Z">
            <w:rPr/>
          </w:rPrChange>
        </w:rPr>
        <w:pPrChange w:id="3167" w:author="Guilherme Pessoa-Amorim [2]" w:date="2021-11-15T13:07:00Z">
          <w:pPr>
            <w:pStyle w:val="ListParagraph"/>
            <w:numPr>
              <w:ilvl w:val="1"/>
              <w:numId w:val="21"/>
            </w:numPr>
            <w:ind w:left="1440" w:hanging="360"/>
            <w:jc w:val="both"/>
          </w:pPr>
        </w:pPrChange>
      </w:pPr>
      <w:r w:rsidRPr="00D9517A">
        <w:rPr>
          <w:rFonts w:ascii="Mulish" w:hAnsi="Mulish"/>
          <w:sz w:val="22"/>
          <w:rPrChange w:id="3168" w:author="Guilherme Pessoa-Amorim [2]" w:date="2021-11-16T13:46:00Z">
            <w:rPr/>
          </w:rPrChange>
        </w:rPr>
        <w:t>Any renin-angiotensin system blocker (i.e. ACEi or ARB)</w:t>
      </w:r>
    </w:p>
    <w:p w14:paraId="402BC884" w14:textId="779ACE20" w:rsidR="00435404" w:rsidRPr="00D9517A" w:rsidRDefault="003B7E73">
      <w:pPr>
        <w:pStyle w:val="ListParagraph"/>
        <w:numPr>
          <w:ilvl w:val="1"/>
          <w:numId w:val="21"/>
        </w:numPr>
        <w:spacing w:line="360" w:lineRule="auto"/>
        <w:jc w:val="both"/>
        <w:rPr>
          <w:rFonts w:ascii="Mulish" w:hAnsi="Mulish"/>
          <w:sz w:val="22"/>
          <w:rPrChange w:id="3169" w:author="Guilherme Pessoa-Amorim [2]" w:date="2021-11-16T13:46:00Z">
            <w:rPr/>
          </w:rPrChange>
        </w:rPr>
        <w:pPrChange w:id="3170" w:author="Guilherme Pessoa-Amorim [2]" w:date="2021-11-15T13:07:00Z">
          <w:pPr>
            <w:pStyle w:val="ListParagraph"/>
            <w:numPr>
              <w:ilvl w:val="1"/>
              <w:numId w:val="21"/>
            </w:numPr>
            <w:ind w:left="1440" w:hanging="360"/>
            <w:jc w:val="both"/>
          </w:pPr>
        </w:pPrChange>
      </w:pPr>
      <w:r w:rsidRPr="00D9517A">
        <w:rPr>
          <w:rFonts w:ascii="Mulish" w:hAnsi="Mulish"/>
          <w:sz w:val="22"/>
          <w:rPrChange w:id="3171" w:author="Guilherme Pessoa-Amorim [2]" w:date="2021-11-16T13:46:00Z">
            <w:rPr/>
          </w:rPrChange>
        </w:rPr>
        <w:t>Any d</w:t>
      </w:r>
      <w:r w:rsidR="00435404" w:rsidRPr="00D9517A">
        <w:rPr>
          <w:rFonts w:ascii="Mulish" w:hAnsi="Mulish"/>
          <w:sz w:val="22"/>
          <w:rPrChange w:id="3172" w:author="Guilherme Pessoa-Amorim [2]" w:date="2021-11-16T13:46:00Z">
            <w:rPr/>
          </w:rPrChange>
        </w:rPr>
        <w:t>iuretic</w:t>
      </w:r>
      <w:r w:rsidRPr="00D9517A">
        <w:rPr>
          <w:rFonts w:ascii="Mulish" w:hAnsi="Mulish"/>
          <w:sz w:val="22"/>
          <w:rPrChange w:id="3173" w:author="Guilherme Pessoa-Amorim [2]" w:date="2021-11-16T13:46:00Z">
            <w:rPr/>
          </w:rPrChange>
        </w:rPr>
        <w:t xml:space="preserve"> (excluding carbonic an</w:t>
      </w:r>
      <w:r w:rsidR="00C43364" w:rsidRPr="00D9517A">
        <w:rPr>
          <w:rFonts w:ascii="Mulish" w:hAnsi="Mulish"/>
          <w:sz w:val="22"/>
          <w:rPrChange w:id="3174" w:author="Guilherme Pessoa-Amorim [2]" w:date="2021-11-16T13:46:00Z">
            <w:rPr/>
          </w:rPrChange>
        </w:rPr>
        <w:t>hydrase inhibitors, mercurial diuretics, and osmotic diuretics)</w:t>
      </w:r>
    </w:p>
    <w:p w14:paraId="6AB8394E" w14:textId="0D740995" w:rsidR="00435404" w:rsidRPr="00D9517A" w:rsidRDefault="00435404">
      <w:pPr>
        <w:pStyle w:val="ListParagraph"/>
        <w:numPr>
          <w:ilvl w:val="1"/>
          <w:numId w:val="21"/>
        </w:numPr>
        <w:spacing w:line="360" w:lineRule="auto"/>
        <w:jc w:val="both"/>
        <w:rPr>
          <w:rFonts w:ascii="Mulish" w:hAnsi="Mulish"/>
          <w:sz w:val="22"/>
          <w:rPrChange w:id="3175" w:author="Guilherme Pessoa-Amorim [2]" w:date="2021-11-16T13:46:00Z">
            <w:rPr/>
          </w:rPrChange>
        </w:rPr>
        <w:pPrChange w:id="3176" w:author="Guilherme Pessoa-Amorim [2]" w:date="2021-11-15T13:07:00Z">
          <w:pPr>
            <w:pStyle w:val="ListParagraph"/>
            <w:numPr>
              <w:ilvl w:val="1"/>
              <w:numId w:val="21"/>
            </w:numPr>
            <w:ind w:left="1440" w:hanging="360"/>
            <w:jc w:val="both"/>
          </w:pPr>
        </w:pPrChange>
      </w:pPr>
      <w:r w:rsidRPr="00D9517A">
        <w:rPr>
          <w:rFonts w:ascii="Mulish" w:hAnsi="Mulish"/>
          <w:sz w:val="22"/>
          <w:rPrChange w:id="3177" w:author="Guilherme Pessoa-Amorim [2]" w:date="2021-11-16T13:46:00Z">
            <w:rPr/>
          </w:rPrChange>
        </w:rPr>
        <w:t>SGLT2i</w:t>
      </w:r>
      <w:r w:rsidR="003B7E73" w:rsidRPr="00D9517A">
        <w:rPr>
          <w:rFonts w:ascii="Mulish" w:hAnsi="Mulish"/>
          <w:sz w:val="22"/>
          <w:rPrChange w:id="3178" w:author="Guilherme Pessoa-Amorim [2]" w:date="2021-11-16T13:46:00Z">
            <w:rPr/>
          </w:rPrChange>
        </w:rPr>
        <w:t xml:space="preserve"> </w:t>
      </w:r>
      <w:r w:rsidR="007F0415" w:rsidRPr="00D9517A">
        <w:rPr>
          <w:rFonts w:ascii="Mulish" w:hAnsi="Mulish"/>
          <w:sz w:val="22"/>
          <w:rPrChange w:id="3179" w:author="Guilherme Pessoa-Amorim [2]" w:date="2021-11-16T13:46:00Z">
            <w:rPr/>
          </w:rPrChange>
        </w:rPr>
        <w:t>(</w:t>
      </w:r>
      <w:r w:rsidR="003B7E73" w:rsidRPr="00D9517A">
        <w:rPr>
          <w:rFonts w:ascii="Mulish" w:hAnsi="Mulish"/>
          <w:sz w:val="22"/>
          <w:rPrChange w:id="3180" w:author="Guilherme Pessoa-Amorim [2]" w:date="2021-11-16T13:46:00Z">
            <w:rPr/>
          </w:rPrChange>
        </w:rPr>
        <w:t>dapagliflozin, empagliflozin, canagliflozin, and ertugliflozin</w:t>
      </w:r>
      <w:r w:rsidR="00A92363" w:rsidRPr="00D9517A">
        <w:rPr>
          <w:rFonts w:ascii="Mulish" w:hAnsi="Mulish"/>
          <w:sz w:val="22"/>
          <w:rPrChange w:id="3181" w:author="Guilherme Pessoa-Amorim [2]" w:date="2021-11-16T13:46:00Z">
            <w:rPr/>
          </w:rPrChange>
        </w:rPr>
        <w:t xml:space="preserve"> only</w:t>
      </w:r>
      <w:r w:rsidRPr="00D9517A">
        <w:rPr>
          <w:rFonts w:ascii="Mulish" w:hAnsi="Mulish"/>
          <w:sz w:val="22"/>
          <w:rPrChange w:id="3182" w:author="Guilherme Pessoa-Amorim [2]" w:date="2021-11-16T13:46:00Z">
            <w:rPr/>
          </w:rPrChange>
        </w:rPr>
        <w:t>)</w:t>
      </w:r>
    </w:p>
    <w:p w14:paraId="387B5EDF" w14:textId="38CE8C64" w:rsidR="00435404" w:rsidRPr="00D9517A" w:rsidRDefault="00435404">
      <w:pPr>
        <w:pStyle w:val="ListParagraph"/>
        <w:numPr>
          <w:ilvl w:val="1"/>
          <w:numId w:val="21"/>
        </w:numPr>
        <w:spacing w:line="360" w:lineRule="auto"/>
        <w:jc w:val="both"/>
        <w:rPr>
          <w:rFonts w:ascii="Mulish" w:hAnsi="Mulish"/>
          <w:sz w:val="22"/>
          <w:rPrChange w:id="3183" w:author="Guilherme Pessoa-Amorim [2]" w:date="2021-11-16T13:46:00Z">
            <w:rPr/>
          </w:rPrChange>
        </w:rPr>
        <w:pPrChange w:id="3184" w:author="Guilherme Pessoa-Amorim [2]" w:date="2021-11-15T13:07:00Z">
          <w:pPr>
            <w:pStyle w:val="ListParagraph"/>
            <w:numPr>
              <w:ilvl w:val="1"/>
              <w:numId w:val="21"/>
            </w:numPr>
            <w:ind w:left="1440" w:hanging="360"/>
            <w:jc w:val="both"/>
          </w:pPr>
        </w:pPrChange>
      </w:pPr>
      <w:r w:rsidRPr="00D9517A">
        <w:rPr>
          <w:rFonts w:ascii="Mulish" w:hAnsi="Mulish"/>
          <w:sz w:val="22"/>
          <w:rPrChange w:id="3185" w:author="Guilherme Pessoa-Amorim [2]" w:date="2021-11-16T13:46:00Z">
            <w:rPr/>
          </w:rPrChange>
        </w:rPr>
        <w:t>Statin</w:t>
      </w:r>
      <w:r w:rsidR="00230223" w:rsidRPr="00D9517A">
        <w:rPr>
          <w:rFonts w:ascii="Mulish" w:hAnsi="Mulish"/>
          <w:sz w:val="22"/>
          <w:rPrChange w:id="3186" w:author="Guilherme Pessoa-Amorim [2]" w:date="2021-11-16T13:46:00Z">
            <w:rPr/>
          </w:rPrChange>
        </w:rPr>
        <w:t>s</w:t>
      </w:r>
    </w:p>
    <w:p w14:paraId="6FF35C50" w14:textId="77777777" w:rsidR="00435404" w:rsidRPr="00D9517A" w:rsidRDefault="00435404">
      <w:pPr>
        <w:pStyle w:val="ListParagraph"/>
        <w:numPr>
          <w:ilvl w:val="1"/>
          <w:numId w:val="21"/>
        </w:numPr>
        <w:spacing w:line="360" w:lineRule="auto"/>
        <w:jc w:val="both"/>
        <w:rPr>
          <w:rFonts w:ascii="Mulish" w:hAnsi="Mulish"/>
          <w:sz w:val="22"/>
          <w:rPrChange w:id="3187" w:author="Guilherme Pessoa-Amorim [2]" w:date="2021-11-16T13:46:00Z">
            <w:rPr/>
          </w:rPrChange>
        </w:rPr>
        <w:pPrChange w:id="3188" w:author="Guilherme Pessoa-Amorim [2]" w:date="2021-11-15T13:07:00Z">
          <w:pPr>
            <w:pStyle w:val="ListParagraph"/>
            <w:numPr>
              <w:ilvl w:val="1"/>
              <w:numId w:val="21"/>
            </w:numPr>
            <w:ind w:left="1440" w:hanging="360"/>
            <w:jc w:val="both"/>
          </w:pPr>
        </w:pPrChange>
      </w:pPr>
      <w:r w:rsidRPr="00D9517A">
        <w:rPr>
          <w:rFonts w:ascii="Mulish" w:hAnsi="Mulish"/>
          <w:sz w:val="22"/>
          <w:rPrChange w:id="3189" w:author="Guilherme Pessoa-Amorim [2]" w:date="2021-11-16T13:46:00Z">
            <w:rPr/>
          </w:rPrChange>
        </w:rPr>
        <w:t>Ezetimibe</w:t>
      </w:r>
    </w:p>
    <w:p w14:paraId="662957F4" w14:textId="7A7D6CB7" w:rsidR="00435404" w:rsidRPr="00D9517A" w:rsidRDefault="00435404">
      <w:pPr>
        <w:pStyle w:val="ListParagraph"/>
        <w:numPr>
          <w:ilvl w:val="1"/>
          <w:numId w:val="21"/>
        </w:numPr>
        <w:spacing w:line="360" w:lineRule="auto"/>
        <w:jc w:val="both"/>
        <w:rPr>
          <w:rFonts w:ascii="Mulish" w:hAnsi="Mulish"/>
          <w:sz w:val="22"/>
          <w:rPrChange w:id="3190" w:author="Guilherme Pessoa-Amorim [2]" w:date="2021-11-16T13:46:00Z">
            <w:rPr/>
          </w:rPrChange>
        </w:rPr>
        <w:pPrChange w:id="3191" w:author="Guilherme Pessoa-Amorim [2]" w:date="2021-11-15T13:07:00Z">
          <w:pPr>
            <w:pStyle w:val="ListParagraph"/>
            <w:numPr>
              <w:ilvl w:val="1"/>
              <w:numId w:val="21"/>
            </w:numPr>
            <w:ind w:left="1440" w:hanging="360"/>
            <w:jc w:val="both"/>
          </w:pPr>
        </w:pPrChange>
      </w:pPr>
      <w:r w:rsidRPr="00D9517A">
        <w:rPr>
          <w:rFonts w:ascii="Mulish" w:hAnsi="Mulish"/>
          <w:sz w:val="22"/>
          <w:rPrChange w:id="3192" w:author="Guilherme Pessoa-Amorim [2]" w:date="2021-11-16T13:46:00Z">
            <w:rPr/>
          </w:rPrChange>
        </w:rPr>
        <w:t>PCSK9i</w:t>
      </w:r>
    </w:p>
    <w:p w14:paraId="5B20253F" w14:textId="77777777" w:rsidR="00435404" w:rsidRPr="00D9517A" w:rsidRDefault="00435404">
      <w:pPr>
        <w:pStyle w:val="ListParagraph"/>
        <w:numPr>
          <w:ilvl w:val="1"/>
          <w:numId w:val="21"/>
        </w:numPr>
        <w:spacing w:line="360" w:lineRule="auto"/>
        <w:jc w:val="both"/>
        <w:rPr>
          <w:rFonts w:ascii="Mulish" w:hAnsi="Mulish"/>
          <w:sz w:val="22"/>
          <w:rPrChange w:id="3193" w:author="Guilherme Pessoa-Amorim [2]" w:date="2021-11-16T13:46:00Z">
            <w:rPr/>
          </w:rPrChange>
        </w:rPr>
        <w:pPrChange w:id="3194" w:author="Guilherme Pessoa-Amorim [2]" w:date="2021-11-15T13:07:00Z">
          <w:pPr>
            <w:pStyle w:val="ListParagraph"/>
            <w:numPr>
              <w:ilvl w:val="1"/>
              <w:numId w:val="21"/>
            </w:numPr>
            <w:ind w:left="1440" w:hanging="360"/>
            <w:jc w:val="both"/>
          </w:pPr>
        </w:pPrChange>
      </w:pPr>
      <w:r w:rsidRPr="00D9517A">
        <w:rPr>
          <w:rFonts w:ascii="Mulish" w:hAnsi="Mulish"/>
          <w:sz w:val="22"/>
          <w:rPrChange w:id="3195" w:author="Guilherme Pessoa-Amorim [2]" w:date="2021-11-16T13:46:00Z">
            <w:rPr/>
          </w:rPrChange>
        </w:rPr>
        <w:t>Fibrates</w:t>
      </w:r>
    </w:p>
    <w:p w14:paraId="7B41DA85" w14:textId="77777777" w:rsidR="00435404" w:rsidRPr="00D9517A" w:rsidRDefault="00435404">
      <w:pPr>
        <w:pStyle w:val="ListParagraph"/>
        <w:numPr>
          <w:ilvl w:val="1"/>
          <w:numId w:val="21"/>
        </w:numPr>
        <w:spacing w:line="360" w:lineRule="auto"/>
        <w:jc w:val="both"/>
        <w:rPr>
          <w:rFonts w:ascii="Mulish" w:hAnsi="Mulish"/>
          <w:sz w:val="22"/>
          <w:rPrChange w:id="3196" w:author="Guilherme Pessoa-Amorim [2]" w:date="2021-11-16T13:46:00Z">
            <w:rPr/>
          </w:rPrChange>
        </w:rPr>
        <w:pPrChange w:id="3197" w:author="Guilherme Pessoa-Amorim [2]" w:date="2021-11-15T13:07:00Z">
          <w:pPr>
            <w:pStyle w:val="ListParagraph"/>
            <w:numPr>
              <w:ilvl w:val="1"/>
              <w:numId w:val="21"/>
            </w:numPr>
            <w:ind w:left="1440" w:hanging="360"/>
            <w:jc w:val="both"/>
          </w:pPr>
        </w:pPrChange>
      </w:pPr>
      <w:r w:rsidRPr="00D9517A">
        <w:rPr>
          <w:rFonts w:ascii="Mulish" w:hAnsi="Mulish"/>
          <w:sz w:val="22"/>
          <w:rPrChange w:id="3198" w:author="Guilherme Pessoa-Amorim [2]" w:date="2021-11-16T13:46:00Z">
            <w:rPr/>
          </w:rPrChange>
        </w:rPr>
        <w:t>Insulin</w:t>
      </w:r>
    </w:p>
    <w:p w14:paraId="28690B17" w14:textId="77777777" w:rsidR="00435404" w:rsidRPr="00D9517A" w:rsidRDefault="00435404">
      <w:pPr>
        <w:pStyle w:val="ListParagraph"/>
        <w:numPr>
          <w:ilvl w:val="1"/>
          <w:numId w:val="21"/>
        </w:numPr>
        <w:spacing w:line="360" w:lineRule="auto"/>
        <w:jc w:val="both"/>
        <w:rPr>
          <w:rFonts w:ascii="Mulish" w:hAnsi="Mulish"/>
          <w:sz w:val="22"/>
          <w:rPrChange w:id="3199" w:author="Guilherme Pessoa-Amorim [2]" w:date="2021-11-16T13:46:00Z">
            <w:rPr/>
          </w:rPrChange>
        </w:rPr>
        <w:pPrChange w:id="3200" w:author="Guilherme Pessoa-Amorim [2]" w:date="2021-11-15T13:07:00Z">
          <w:pPr>
            <w:pStyle w:val="ListParagraph"/>
            <w:numPr>
              <w:ilvl w:val="1"/>
              <w:numId w:val="21"/>
            </w:numPr>
            <w:ind w:left="1440" w:hanging="360"/>
            <w:jc w:val="both"/>
          </w:pPr>
        </w:pPrChange>
      </w:pPr>
      <w:r w:rsidRPr="00D9517A">
        <w:rPr>
          <w:rFonts w:ascii="Mulish" w:hAnsi="Mulish"/>
          <w:sz w:val="22"/>
          <w:rPrChange w:id="3201" w:author="Guilherme Pessoa-Amorim [2]" w:date="2021-11-16T13:46:00Z">
            <w:rPr/>
          </w:rPrChange>
        </w:rPr>
        <w:t>Oral antidiabetic drugs</w:t>
      </w:r>
    </w:p>
    <w:p w14:paraId="60DB450C" w14:textId="77777777" w:rsidR="00435404" w:rsidRPr="00D9517A" w:rsidRDefault="00435404">
      <w:pPr>
        <w:pStyle w:val="ListParagraph"/>
        <w:numPr>
          <w:ilvl w:val="1"/>
          <w:numId w:val="21"/>
        </w:numPr>
        <w:spacing w:line="360" w:lineRule="auto"/>
        <w:jc w:val="both"/>
        <w:rPr>
          <w:rFonts w:ascii="Mulish" w:hAnsi="Mulish"/>
          <w:sz w:val="22"/>
          <w:rPrChange w:id="3202" w:author="Guilherme Pessoa-Amorim [2]" w:date="2021-11-16T13:46:00Z">
            <w:rPr/>
          </w:rPrChange>
        </w:rPr>
        <w:pPrChange w:id="3203" w:author="Guilherme Pessoa-Amorim [2]" w:date="2021-11-15T13:07:00Z">
          <w:pPr>
            <w:pStyle w:val="ListParagraph"/>
            <w:numPr>
              <w:ilvl w:val="1"/>
              <w:numId w:val="21"/>
            </w:numPr>
            <w:ind w:left="1440" w:hanging="360"/>
            <w:jc w:val="both"/>
          </w:pPr>
        </w:pPrChange>
      </w:pPr>
      <w:r w:rsidRPr="00D9517A">
        <w:rPr>
          <w:rFonts w:ascii="Mulish" w:hAnsi="Mulish"/>
          <w:sz w:val="22"/>
          <w:rPrChange w:id="3204" w:author="Guilherme Pessoa-Amorim [2]" w:date="2021-11-16T13:46:00Z">
            <w:rPr/>
          </w:rPrChange>
        </w:rPr>
        <w:t>Injectable antidiabetic drugs</w:t>
      </w:r>
    </w:p>
    <w:p w14:paraId="56F4D971" w14:textId="7E7EE388" w:rsidR="00435404" w:rsidRPr="00D9517A" w:rsidRDefault="00435404">
      <w:pPr>
        <w:pStyle w:val="ListParagraph"/>
        <w:numPr>
          <w:ilvl w:val="1"/>
          <w:numId w:val="21"/>
        </w:numPr>
        <w:spacing w:line="360" w:lineRule="auto"/>
        <w:jc w:val="both"/>
        <w:rPr>
          <w:rFonts w:ascii="Mulish" w:hAnsi="Mulish"/>
          <w:sz w:val="22"/>
          <w:rPrChange w:id="3205" w:author="Guilherme Pessoa-Amorim [2]" w:date="2021-11-16T13:46:00Z">
            <w:rPr/>
          </w:rPrChange>
        </w:rPr>
        <w:pPrChange w:id="3206" w:author="Guilherme Pessoa-Amorim [2]" w:date="2021-11-15T13:07:00Z">
          <w:pPr>
            <w:pStyle w:val="ListParagraph"/>
            <w:numPr>
              <w:ilvl w:val="1"/>
              <w:numId w:val="21"/>
            </w:numPr>
            <w:ind w:left="1440" w:hanging="360"/>
            <w:jc w:val="both"/>
          </w:pPr>
        </w:pPrChange>
      </w:pPr>
      <w:r w:rsidRPr="00D9517A">
        <w:rPr>
          <w:rFonts w:ascii="Mulish" w:hAnsi="Mulish"/>
          <w:sz w:val="22"/>
          <w:rPrChange w:id="3207" w:author="Guilherme Pessoa-Amorim [2]" w:date="2021-11-16T13:46:00Z">
            <w:rPr/>
          </w:rPrChange>
        </w:rPr>
        <w:t>Nitrates</w:t>
      </w:r>
    </w:p>
    <w:p w14:paraId="64EBE784" w14:textId="51F58C2C" w:rsidR="00993D25" w:rsidRPr="00D9517A" w:rsidRDefault="00993D25">
      <w:pPr>
        <w:pStyle w:val="ListParagraph"/>
        <w:numPr>
          <w:ilvl w:val="1"/>
          <w:numId w:val="21"/>
        </w:numPr>
        <w:spacing w:line="360" w:lineRule="auto"/>
        <w:jc w:val="both"/>
        <w:rPr>
          <w:rFonts w:ascii="Mulish" w:hAnsi="Mulish"/>
          <w:sz w:val="22"/>
          <w:rPrChange w:id="3208" w:author="Guilherme Pessoa-Amorim [2]" w:date="2021-11-16T13:46:00Z">
            <w:rPr/>
          </w:rPrChange>
        </w:rPr>
        <w:pPrChange w:id="3209" w:author="Guilherme Pessoa-Amorim [2]" w:date="2021-11-15T13:07:00Z">
          <w:pPr>
            <w:pStyle w:val="ListParagraph"/>
            <w:numPr>
              <w:ilvl w:val="1"/>
              <w:numId w:val="21"/>
            </w:numPr>
            <w:ind w:left="1440" w:hanging="360"/>
            <w:jc w:val="both"/>
          </w:pPr>
        </w:pPrChange>
      </w:pPr>
      <w:r w:rsidRPr="00D9517A">
        <w:rPr>
          <w:rFonts w:ascii="Mulish" w:hAnsi="Mulish"/>
          <w:sz w:val="22"/>
          <w:rPrChange w:id="3210" w:author="Guilherme Pessoa-Amorim [2]" w:date="2021-11-16T13:46:00Z">
            <w:rPr/>
          </w:rPrChange>
        </w:rPr>
        <w:t>Vasodilator drugs</w:t>
      </w:r>
    </w:p>
    <w:p w14:paraId="540F67F9" w14:textId="351467E8" w:rsidR="00A92363" w:rsidRPr="00D9517A" w:rsidRDefault="00A92363">
      <w:pPr>
        <w:spacing w:line="360" w:lineRule="auto"/>
        <w:jc w:val="both"/>
        <w:rPr>
          <w:rFonts w:ascii="Mulish" w:hAnsi="Mulish"/>
          <w:sz w:val="22"/>
          <w:rPrChange w:id="3211" w:author="Guilherme Pessoa-Amorim [2]" w:date="2021-11-16T13:46:00Z">
            <w:rPr/>
          </w:rPrChange>
        </w:rPr>
        <w:pPrChange w:id="3212" w:author="Guilherme Pessoa-Amorim [2]" w:date="2021-11-15T13:07:00Z">
          <w:pPr>
            <w:jc w:val="both"/>
          </w:pPr>
        </w:pPrChange>
      </w:pPr>
    </w:p>
    <w:p w14:paraId="6AE2ED8B" w14:textId="5C33D264" w:rsidR="00A92363" w:rsidRPr="00D9517A" w:rsidRDefault="00A92363">
      <w:pPr>
        <w:spacing w:line="360" w:lineRule="auto"/>
        <w:jc w:val="both"/>
        <w:rPr>
          <w:rFonts w:ascii="Mulish" w:hAnsi="Mulish"/>
          <w:sz w:val="22"/>
          <w:rPrChange w:id="3213" w:author="Guilherme Pessoa-Amorim [2]" w:date="2021-11-16T13:46:00Z">
            <w:rPr/>
          </w:rPrChange>
        </w:rPr>
        <w:pPrChange w:id="3214" w:author="Guilherme Pessoa-Amorim [2]" w:date="2021-11-15T13:07:00Z">
          <w:pPr>
            <w:jc w:val="both"/>
          </w:pPr>
        </w:pPrChange>
      </w:pPr>
      <w:r w:rsidRPr="00D9517A">
        <w:rPr>
          <w:rFonts w:ascii="Mulish" w:hAnsi="Mulish"/>
          <w:sz w:val="22"/>
          <w:rPrChange w:id="3215" w:author="Guilherme Pessoa-Amorim [2]" w:date="2021-11-16T13:46:00Z">
            <w:rPr/>
          </w:rPrChange>
        </w:rPr>
        <w:t>NB: the definitions of some these groups may vary from those used in the other studies</w:t>
      </w:r>
    </w:p>
    <w:p w14:paraId="2E26B4A7" w14:textId="77777777" w:rsidR="0023604F" w:rsidRPr="00D9517A" w:rsidRDefault="0023604F">
      <w:pPr>
        <w:spacing w:line="360" w:lineRule="auto"/>
        <w:rPr>
          <w:rFonts w:ascii="Mulish" w:hAnsi="Mulish"/>
          <w:sz w:val="22"/>
          <w:rPrChange w:id="3216" w:author="Guilherme Pessoa-Amorim [2]" w:date="2021-11-16T13:46:00Z">
            <w:rPr/>
          </w:rPrChange>
        </w:rPr>
        <w:pPrChange w:id="3217" w:author="Guilherme Pessoa-Amorim [2]" w:date="2021-11-15T13:07:00Z">
          <w:pPr/>
        </w:pPrChange>
      </w:pPr>
    </w:p>
    <w:p w14:paraId="30BAAAFE" w14:textId="5E02650E" w:rsidR="0023604F" w:rsidRPr="00D9517A" w:rsidRDefault="0023604F">
      <w:pPr>
        <w:pStyle w:val="Heading4"/>
        <w:spacing w:line="360" w:lineRule="auto"/>
        <w:rPr>
          <w:rFonts w:ascii="Mulish" w:hAnsi="Mulish"/>
          <w:sz w:val="22"/>
          <w:rPrChange w:id="3218" w:author="Guilherme Pessoa-Amorim [2]" w:date="2021-11-16T13:46:00Z">
            <w:rPr/>
          </w:rPrChange>
        </w:rPr>
        <w:pPrChange w:id="3219" w:author="Guilherme Pessoa-Amorim [2]" w:date="2021-11-15T13:07:00Z">
          <w:pPr>
            <w:pStyle w:val="Heading4"/>
          </w:pPr>
        </w:pPrChange>
      </w:pPr>
      <w:bookmarkStart w:id="3220" w:name="_Ref87864289"/>
      <w:r w:rsidRPr="00D9517A">
        <w:rPr>
          <w:rFonts w:ascii="Mulish" w:hAnsi="Mulish"/>
          <w:sz w:val="22"/>
          <w:rPrChange w:id="3221" w:author="Guilherme Pessoa-Amorim [2]" w:date="2021-11-16T13:46:00Z">
            <w:rPr/>
          </w:rPrChange>
        </w:rPr>
        <w:t>ORION-4</w:t>
      </w:r>
      <w:bookmarkEnd w:id="3220"/>
    </w:p>
    <w:p w14:paraId="6AECDD02" w14:textId="77777777" w:rsidR="00F902B9" w:rsidRPr="00D9517A" w:rsidRDefault="00F902B9">
      <w:pPr>
        <w:spacing w:line="360" w:lineRule="auto"/>
        <w:rPr>
          <w:rFonts w:ascii="Mulish" w:hAnsi="Mulish"/>
          <w:sz w:val="22"/>
          <w:rPrChange w:id="3222" w:author="Guilherme Pessoa-Amorim [2]" w:date="2021-11-16T13:46:00Z">
            <w:rPr/>
          </w:rPrChange>
        </w:rPr>
        <w:pPrChange w:id="3223" w:author="Guilherme Pessoa-Amorim [2]" w:date="2021-11-15T13:07:00Z">
          <w:pPr/>
        </w:pPrChange>
      </w:pPr>
    </w:p>
    <w:p w14:paraId="5BDF6E27" w14:textId="5B186CE9" w:rsidR="00F902B9" w:rsidRPr="00D9517A" w:rsidRDefault="00F902B9">
      <w:pPr>
        <w:spacing w:line="360" w:lineRule="auto"/>
        <w:rPr>
          <w:rFonts w:ascii="Mulish" w:hAnsi="Mulish"/>
          <w:sz w:val="22"/>
          <w:rPrChange w:id="3224" w:author="Guilherme Pessoa-Amorim [2]" w:date="2021-11-16T13:46:00Z">
            <w:rPr/>
          </w:rPrChange>
        </w:rPr>
        <w:pPrChange w:id="3225" w:author="Guilherme Pessoa-Amorim [2]" w:date="2021-11-15T13:07:00Z">
          <w:pPr/>
        </w:pPrChange>
      </w:pPr>
      <w:r w:rsidRPr="00D9517A">
        <w:rPr>
          <w:rFonts w:ascii="Mulish" w:hAnsi="Mulish"/>
          <w:sz w:val="22"/>
          <w:rPrChange w:id="3226" w:author="Guilherme Pessoa-Amorim [2]" w:date="2021-11-16T13:46:00Z">
            <w:rPr/>
          </w:rPrChange>
        </w:rPr>
        <w:t>ORION-4 is collecting all concomitant medications reported by patients. These are grouped in the study database into 80 categories (including those derived for previous trials</w:t>
      </w:r>
      <w:r w:rsidR="002E1F56" w:rsidRPr="00D9517A">
        <w:rPr>
          <w:rFonts w:ascii="Mulish" w:hAnsi="Mulish"/>
          <w:sz w:val="22"/>
          <w:rPrChange w:id="3227" w:author="Guilherme Pessoa-Amorim [2]" w:date="2021-11-16T13:46:00Z">
            <w:rPr/>
          </w:rPrChange>
        </w:rPr>
        <w:t xml:space="preserve"> and not of specific interest to ORION-4</w:t>
      </w:r>
      <w:r w:rsidRPr="00D9517A">
        <w:rPr>
          <w:rFonts w:ascii="Mulish" w:hAnsi="Mulish"/>
          <w:sz w:val="22"/>
          <w:rPrChange w:id="3228" w:author="Guilherme Pessoa-Amorim [2]" w:date="2021-11-16T13:46:00Z">
            <w:rPr/>
          </w:rPrChange>
        </w:rPr>
        <w:t xml:space="preserve">). </w:t>
      </w:r>
      <w:r w:rsidR="00184D6C" w:rsidRPr="00D9517A">
        <w:rPr>
          <w:rFonts w:ascii="Mulish" w:hAnsi="Mulish"/>
          <w:sz w:val="22"/>
          <w:rPrChange w:id="3229" w:author="Guilherme Pessoa-Amorim [2]" w:date="2021-11-16T13:46:00Z">
            <w:rPr/>
          </w:rPrChange>
        </w:rPr>
        <w:t>Based on this list</w:t>
      </w:r>
      <w:r w:rsidRPr="00D9517A">
        <w:rPr>
          <w:rFonts w:ascii="Mulish" w:hAnsi="Mulish"/>
          <w:sz w:val="22"/>
          <w:rPrChange w:id="3230" w:author="Guilherme Pessoa-Amorim [2]" w:date="2021-11-16T13:46:00Z">
            <w:rPr/>
          </w:rPrChange>
        </w:rPr>
        <w:t xml:space="preserve">, the following </w:t>
      </w:r>
      <w:r w:rsidR="00184D6C" w:rsidRPr="00D9517A">
        <w:rPr>
          <w:rFonts w:ascii="Mulish" w:hAnsi="Mulish"/>
          <w:sz w:val="22"/>
          <w:rPrChange w:id="3231" w:author="Guilherme Pessoa-Amorim [2]" w:date="2021-11-16T13:46:00Z">
            <w:rPr/>
          </w:rPrChange>
        </w:rPr>
        <w:t xml:space="preserve">categories </w:t>
      </w:r>
      <w:r w:rsidRPr="00D9517A">
        <w:rPr>
          <w:rFonts w:ascii="Mulish" w:hAnsi="Mulish"/>
          <w:sz w:val="22"/>
          <w:rPrChange w:id="3232" w:author="Guilherme Pessoa-Amorim [2]" w:date="2021-11-16T13:46:00Z">
            <w:rPr/>
          </w:rPrChange>
        </w:rPr>
        <w:t>will be assessed:</w:t>
      </w:r>
    </w:p>
    <w:p w14:paraId="7328E82D" w14:textId="77777777" w:rsidR="00F902B9" w:rsidRPr="00D9517A" w:rsidRDefault="00F902B9">
      <w:pPr>
        <w:spacing w:line="360" w:lineRule="auto"/>
        <w:rPr>
          <w:rFonts w:ascii="Mulish" w:hAnsi="Mulish"/>
          <w:sz w:val="22"/>
          <w:rPrChange w:id="3233" w:author="Guilherme Pessoa-Amorim [2]" w:date="2021-11-16T13:46:00Z">
            <w:rPr/>
          </w:rPrChange>
        </w:rPr>
        <w:pPrChange w:id="3234" w:author="Guilherme Pessoa-Amorim [2]" w:date="2021-11-15T13:07:00Z">
          <w:pPr/>
        </w:pPrChange>
      </w:pPr>
    </w:p>
    <w:p w14:paraId="12B83672" w14:textId="77777777" w:rsidR="00CB6DB6" w:rsidRPr="00D9517A" w:rsidRDefault="00CB6DB6">
      <w:pPr>
        <w:pStyle w:val="ListParagraph"/>
        <w:numPr>
          <w:ilvl w:val="1"/>
          <w:numId w:val="13"/>
        </w:numPr>
        <w:spacing w:line="360" w:lineRule="auto"/>
        <w:jc w:val="both"/>
        <w:rPr>
          <w:ins w:id="3235" w:author="Guilherme Pessoa-Amorim [2]" w:date="2021-11-15T13:01:00Z"/>
          <w:rFonts w:ascii="Mulish" w:hAnsi="Mulish"/>
          <w:sz w:val="22"/>
          <w:rPrChange w:id="3236" w:author="Guilherme Pessoa-Amorim [2]" w:date="2021-11-16T13:46:00Z">
            <w:rPr>
              <w:ins w:id="3237" w:author="Guilherme Pessoa-Amorim [2]" w:date="2021-11-15T13:01:00Z"/>
            </w:rPr>
          </w:rPrChange>
        </w:rPr>
        <w:pPrChange w:id="3238" w:author="Guilherme Pessoa-Amorim [2]" w:date="2021-11-15T13:07:00Z">
          <w:pPr>
            <w:pStyle w:val="ListParagraph"/>
            <w:numPr>
              <w:ilvl w:val="1"/>
              <w:numId w:val="13"/>
            </w:numPr>
            <w:ind w:hanging="360"/>
            <w:jc w:val="both"/>
          </w:pPr>
        </w:pPrChange>
      </w:pPr>
      <w:ins w:id="3239" w:author="Guilherme Pessoa-Amorim [2]" w:date="2021-11-15T13:01:00Z">
        <w:r w:rsidRPr="00D9517A">
          <w:rPr>
            <w:rFonts w:ascii="Mulish" w:hAnsi="Mulish"/>
            <w:sz w:val="22"/>
            <w:rPrChange w:id="3240" w:author="Guilherme Pessoa-Amorim [2]" w:date="2021-11-16T13:46:00Z">
              <w:rPr/>
            </w:rPrChange>
          </w:rPr>
          <w:t>Anti-dyslipidemic drugs</w:t>
        </w:r>
      </w:ins>
    </w:p>
    <w:p w14:paraId="400D79B2" w14:textId="77777777" w:rsidR="00CB6DB6" w:rsidRPr="00D9517A" w:rsidRDefault="00CB6DB6">
      <w:pPr>
        <w:pStyle w:val="ListParagraph"/>
        <w:numPr>
          <w:ilvl w:val="1"/>
          <w:numId w:val="21"/>
        </w:numPr>
        <w:spacing w:line="360" w:lineRule="auto"/>
        <w:jc w:val="both"/>
        <w:rPr>
          <w:ins w:id="3241" w:author="Guilherme Pessoa-Amorim [2]" w:date="2021-11-15T13:01:00Z"/>
          <w:rFonts w:ascii="Mulish" w:hAnsi="Mulish"/>
          <w:sz w:val="22"/>
          <w:rPrChange w:id="3242" w:author="Guilherme Pessoa-Amorim [2]" w:date="2021-11-16T13:46:00Z">
            <w:rPr>
              <w:ins w:id="3243" w:author="Guilherme Pessoa-Amorim [2]" w:date="2021-11-15T13:01:00Z"/>
            </w:rPr>
          </w:rPrChange>
        </w:rPr>
        <w:pPrChange w:id="3244" w:author="Guilherme Pessoa-Amorim [2]" w:date="2021-11-15T13:07:00Z">
          <w:pPr>
            <w:pStyle w:val="ListParagraph"/>
            <w:numPr>
              <w:ilvl w:val="1"/>
              <w:numId w:val="21"/>
            </w:numPr>
            <w:ind w:left="1440" w:hanging="360"/>
            <w:jc w:val="both"/>
          </w:pPr>
        </w:pPrChange>
      </w:pPr>
      <w:ins w:id="3245" w:author="Guilherme Pessoa-Amorim [2]" w:date="2021-11-15T13:01:00Z">
        <w:r w:rsidRPr="00D9517A">
          <w:rPr>
            <w:rFonts w:ascii="Mulish" w:hAnsi="Mulish"/>
            <w:sz w:val="22"/>
            <w:rPrChange w:id="3246" w:author="Guilherme Pessoa-Amorim [2]" w:date="2021-11-16T13:46:00Z">
              <w:rPr/>
            </w:rPrChange>
          </w:rPr>
          <w:lastRenderedPageBreak/>
          <w:t>Any statin</w:t>
        </w:r>
      </w:ins>
    </w:p>
    <w:p w14:paraId="60028A0A" w14:textId="77777777" w:rsidR="00CB6DB6" w:rsidRPr="00D9517A" w:rsidRDefault="00CB6DB6">
      <w:pPr>
        <w:pStyle w:val="ListParagraph"/>
        <w:numPr>
          <w:ilvl w:val="1"/>
          <w:numId w:val="21"/>
        </w:numPr>
        <w:spacing w:line="360" w:lineRule="auto"/>
        <w:jc w:val="both"/>
        <w:rPr>
          <w:ins w:id="3247" w:author="Guilherme Pessoa-Amorim [2]" w:date="2021-11-15T13:01:00Z"/>
          <w:rFonts w:ascii="Mulish" w:hAnsi="Mulish"/>
          <w:sz w:val="22"/>
          <w:rPrChange w:id="3248" w:author="Guilherme Pessoa-Amorim [2]" w:date="2021-11-16T13:46:00Z">
            <w:rPr>
              <w:ins w:id="3249" w:author="Guilherme Pessoa-Amorim [2]" w:date="2021-11-15T13:01:00Z"/>
            </w:rPr>
          </w:rPrChange>
        </w:rPr>
        <w:pPrChange w:id="3250" w:author="Guilherme Pessoa-Amorim [2]" w:date="2021-11-15T13:07:00Z">
          <w:pPr>
            <w:pStyle w:val="ListParagraph"/>
            <w:numPr>
              <w:ilvl w:val="1"/>
              <w:numId w:val="21"/>
            </w:numPr>
            <w:ind w:left="1440" w:hanging="360"/>
            <w:jc w:val="both"/>
          </w:pPr>
        </w:pPrChange>
      </w:pPr>
      <w:ins w:id="3251" w:author="Guilherme Pessoa-Amorim [2]" w:date="2021-11-15T13:01:00Z">
        <w:r w:rsidRPr="00D9517A">
          <w:rPr>
            <w:rFonts w:ascii="Mulish" w:hAnsi="Mulish"/>
            <w:sz w:val="22"/>
            <w:rPrChange w:id="3252" w:author="Guilherme Pessoa-Amorim [2]" w:date="2021-11-16T13:46:00Z">
              <w:rPr/>
            </w:rPrChange>
          </w:rPr>
          <w:t>Atorvastatin</w:t>
        </w:r>
      </w:ins>
    </w:p>
    <w:p w14:paraId="5C767C72" w14:textId="77777777" w:rsidR="00CB6DB6" w:rsidRPr="00D9517A" w:rsidRDefault="00CB6DB6">
      <w:pPr>
        <w:pStyle w:val="ListParagraph"/>
        <w:numPr>
          <w:ilvl w:val="1"/>
          <w:numId w:val="21"/>
        </w:numPr>
        <w:spacing w:line="360" w:lineRule="auto"/>
        <w:jc w:val="both"/>
        <w:rPr>
          <w:ins w:id="3253" w:author="Guilherme Pessoa-Amorim [2]" w:date="2021-11-15T13:01:00Z"/>
          <w:rFonts w:ascii="Mulish" w:hAnsi="Mulish"/>
          <w:sz w:val="22"/>
          <w:rPrChange w:id="3254" w:author="Guilherme Pessoa-Amorim [2]" w:date="2021-11-16T13:46:00Z">
            <w:rPr>
              <w:ins w:id="3255" w:author="Guilherme Pessoa-Amorim [2]" w:date="2021-11-15T13:01:00Z"/>
            </w:rPr>
          </w:rPrChange>
        </w:rPr>
        <w:pPrChange w:id="3256" w:author="Guilherme Pessoa-Amorim [2]" w:date="2021-11-15T13:07:00Z">
          <w:pPr>
            <w:pStyle w:val="ListParagraph"/>
            <w:numPr>
              <w:ilvl w:val="1"/>
              <w:numId w:val="21"/>
            </w:numPr>
            <w:ind w:left="1440" w:hanging="360"/>
            <w:jc w:val="both"/>
          </w:pPr>
        </w:pPrChange>
      </w:pPr>
      <w:ins w:id="3257" w:author="Guilherme Pessoa-Amorim [2]" w:date="2021-11-15T13:01:00Z">
        <w:r w:rsidRPr="00D9517A">
          <w:rPr>
            <w:rFonts w:ascii="Mulish" w:hAnsi="Mulish"/>
            <w:sz w:val="22"/>
            <w:rPrChange w:id="3258" w:author="Guilherme Pessoa-Amorim [2]" w:date="2021-11-16T13:46:00Z">
              <w:rPr/>
            </w:rPrChange>
          </w:rPr>
          <w:t>Fluvastatin</w:t>
        </w:r>
      </w:ins>
    </w:p>
    <w:p w14:paraId="489100F3" w14:textId="77777777" w:rsidR="00CB6DB6" w:rsidRPr="00D9517A" w:rsidRDefault="00CB6DB6">
      <w:pPr>
        <w:pStyle w:val="ListParagraph"/>
        <w:numPr>
          <w:ilvl w:val="1"/>
          <w:numId w:val="21"/>
        </w:numPr>
        <w:spacing w:line="360" w:lineRule="auto"/>
        <w:jc w:val="both"/>
        <w:rPr>
          <w:ins w:id="3259" w:author="Guilherme Pessoa-Amorim [2]" w:date="2021-11-15T13:01:00Z"/>
          <w:rFonts w:ascii="Mulish" w:hAnsi="Mulish"/>
          <w:sz w:val="22"/>
          <w:rPrChange w:id="3260" w:author="Guilherme Pessoa-Amorim [2]" w:date="2021-11-16T13:46:00Z">
            <w:rPr>
              <w:ins w:id="3261" w:author="Guilherme Pessoa-Amorim [2]" w:date="2021-11-15T13:01:00Z"/>
            </w:rPr>
          </w:rPrChange>
        </w:rPr>
        <w:pPrChange w:id="3262" w:author="Guilherme Pessoa-Amorim [2]" w:date="2021-11-15T13:07:00Z">
          <w:pPr>
            <w:pStyle w:val="ListParagraph"/>
            <w:numPr>
              <w:ilvl w:val="1"/>
              <w:numId w:val="21"/>
            </w:numPr>
            <w:ind w:left="1440" w:hanging="360"/>
            <w:jc w:val="both"/>
          </w:pPr>
        </w:pPrChange>
      </w:pPr>
      <w:ins w:id="3263" w:author="Guilherme Pessoa-Amorim [2]" w:date="2021-11-15T13:01:00Z">
        <w:r w:rsidRPr="00D9517A">
          <w:rPr>
            <w:rFonts w:ascii="Mulish" w:hAnsi="Mulish"/>
            <w:sz w:val="22"/>
            <w:rPrChange w:id="3264" w:author="Guilherme Pessoa-Amorim [2]" w:date="2021-11-16T13:46:00Z">
              <w:rPr/>
            </w:rPrChange>
          </w:rPr>
          <w:t>Lovastatin</w:t>
        </w:r>
      </w:ins>
    </w:p>
    <w:p w14:paraId="7DDE3474" w14:textId="77777777" w:rsidR="00CB6DB6" w:rsidRPr="00D9517A" w:rsidRDefault="00CB6DB6">
      <w:pPr>
        <w:pStyle w:val="ListParagraph"/>
        <w:numPr>
          <w:ilvl w:val="1"/>
          <w:numId w:val="21"/>
        </w:numPr>
        <w:spacing w:line="360" w:lineRule="auto"/>
        <w:jc w:val="both"/>
        <w:rPr>
          <w:ins w:id="3265" w:author="Guilherme Pessoa-Amorim [2]" w:date="2021-11-15T13:01:00Z"/>
          <w:rFonts w:ascii="Mulish" w:hAnsi="Mulish"/>
          <w:sz w:val="22"/>
          <w:rPrChange w:id="3266" w:author="Guilherme Pessoa-Amorim [2]" w:date="2021-11-16T13:46:00Z">
            <w:rPr>
              <w:ins w:id="3267" w:author="Guilherme Pessoa-Amorim [2]" w:date="2021-11-15T13:01:00Z"/>
            </w:rPr>
          </w:rPrChange>
        </w:rPr>
        <w:pPrChange w:id="3268" w:author="Guilherme Pessoa-Amorim [2]" w:date="2021-11-15T13:07:00Z">
          <w:pPr>
            <w:pStyle w:val="ListParagraph"/>
            <w:numPr>
              <w:ilvl w:val="1"/>
              <w:numId w:val="21"/>
            </w:numPr>
            <w:ind w:left="1440" w:hanging="360"/>
            <w:jc w:val="both"/>
          </w:pPr>
        </w:pPrChange>
      </w:pPr>
      <w:ins w:id="3269" w:author="Guilherme Pessoa-Amorim [2]" w:date="2021-11-15T13:01:00Z">
        <w:r w:rsidRPr="00D9517A">
          <w:rPr>
            <w:rFonts w:ascii="Mulish" w:hAnsi="Mulish"/>
            <w:sz w:val="22"/>
            <w:rPrChange w:id="3270" w:author="Guilherme Pessoa-Amorim [2]" w:date="2021-11-16T13:46:00Z">
              <w:rPr/>
            </w:rPrChange>
          </w:rPr>
          <w:t>Simvastatin</w:t>
        </w:r>
      </w:ins>
    </w:p>
    <w:p w14:paraId="508F3F99" w14:textId="77777777" w:rsidR="00CB6DB6" w:rsidRPr="00D9517A" w:rsidRDefault="00CB6DB6">
      <w:pPr>
        <w:pStyle w:val="ListParagraph"/>
        <w:numPr>
          <w:ilvl w:val="1"/>
          <w:numId w:val="21"/>
        </w:numPr>
        <w:spacing w:line="360" w:lineRule="auto"/>
        <w:jc w:val="both"/>
        <w:rPr>
          <w:ins w:id="3271" w:author="Guilherme Pessoa-Amorim [2]" w:date="2021-11-15T13:01:00Z"/>
          <w:rFonts w:ascii="Mulish" w:hAnsi="Mulish"/>
          <w:sz w:val="22"/>
          <w:rPrChange w:id="3272" w:author="Guilherme Pessoa-Amorim [2]" w:date="2021-11-16T13:46:00Z">
            <w:rPr>
              <w:ins w:id="3273" w:author="Guilherme Pessoa-Amorim [2]" w:date="2021-11-15T13:01:00Z"/>
            </w:rPr>
          </w:rPrChange>
        </w:rPr>
        <w:pPrChange w:id="3274" w:author="Guilherme Pessoa-Amorim [2]" w:date="2021-11-15T13:07:00Z">
          <w:pPr>
            <w:pStyle w:val="ListParagraph"/>
            <w:numPr>
              <w:ilvl w:val="1"/>
              <w:numId w:val="21"/>
            </w:numPr>
            <w:ind w:left="1440" w:hanging="360"/>
            <w:jc w:val="both"/>
          </w:pPr>
        </w:pPrChange>
      </w:pPr>
      <w:ins w:id="3275" w:author="Guilherme Pessoa-Amorim [2]" w:date="2021-11-15T13:01:00Z">
        <w:r w:rsidRPr="00D9517A">
          <w:rPr>
            <w:rFonts w:ascii="Mulish" w:hAnsi="Mulish"/>
            <w:sz w:val="22"/>
            <w:rPrChange w:id="3276" w:author="Guilherme Pessoa-Amorim [2]" w:date="2021-11-16T13:46:00Z">
              <w:rPr/>
            </w:rPrChange>
          </w:rPr>
          <w:t>Pitavastatin</w:t>
        </w:r>
      </w:ins>
    </w:p>
    <w:p w14:paraId="2287BB5B" w14:textId="77777777" w:rsidR="00CB6DB6" w:rsidRPr="00D9517A" w:rsidRDefault="00CB6DB6">
      <w:pPr>
        <w:pStyle w:val="ListParagraph"/>
        <w:numPr>
          <w:ilvl w:val="1"/>
          <w:numId w:val="21"/>
        </w:numPr>
        <w:spacing w:line="360" w:lineRule="auto"/>
        <w:jc w:val="both"/>
        <w:rPr>
          <w:ins w:id="3277" w:author="Guilherme Pessoa-Amorim [2]" w:date="2021-11-15T13:01:00Z"/>
          <w:rFonts w:ascii="Mulish" w:hAnsi="Mulish"/>
          <w:sz w:val="22"/>
          <w:rPrChange w:id="3278" w:author="Guilherme Pessoa-Amorim [2]" w:date="2021-11-16T13:46:00Z">
            <w:rPr>
              <w:ins w:id="3279" w:author="Guilherme Pessoa-Amorim [2]" w:date="2021-11-15T13:01:00Z"/>
            </w:rPr>
          </w:rPrChange>
        </w:rPr>
        <w:pPrChange w:id="3280" w:author="Guilherme Pessoa-Amorim [2]" w:date="2021-11-15T13:07:00Z">
          <w:pPr>
            <w:pStyle w:val="ListParagraph"/>
            <w:numPr>
              <w:ilvl w:val="1"/>
              <w:numId w:val="21"/>
            </w:numPr>
            <w:ind w:left="1440" w:hanging="360"/>
            <w:jc w:val="both"/>
          </w:pPr>
        </w:pPrChange>
      </w:pPr>
      <w:ins w:id="3281" w:author="Guilherme Pessoa-Amorim [2]" w:date="2021-11-15T13:01:00Z">
        <w:r w:rsidRPr="00D9517A">
          <w:rPr>
            <w:rFonts w:ascii="Mulish" w:hAnsi="Mulish"/>
            <w:sz w:val="22"/>
            <w:rPrChange w:id="3282" w:author="Guilherme Pessoa-Amorim [2]" w:date="2021-11-16T13:46:00Z">
              <w:rPr/>
            </w:rPrChange>
          </w:rPr>
          <w:t>Pravastatin</w:t>
        </w:r>
      </w:ins>
    </w:p>
    <w:p w14:paraId="4C2B65AE" w14:textId="77777777" w:rsidR="00CB6DB6" w:rsidRPr="00D9517A" w:rsidRDefault="00CB6DB6">
      <w:pPr>
        <w:pStyle w:val="ListParagraph"/>
        <w:numPr>
          <w:ilvl w:val="1"/>
          <w:numId w:val="21"/>
        </w:numPr>
        <w:spacing w:line="360" w:lineRule="auto"/>
        <w:jc w:val="both"/>
        <w:rPr>
          <w:ins w:id="3283" w:author="Guilherme Pessoa-Amorim [2]" w:date="2021-11-15T13:01:00Z"/>
          <w:rFonts w:ascii="Mulish" w:hAnsi="Mulish"/>
          <w:sz w:val="22"/>
          <w:rPrChange w:id="3284" w:author="Guilherme Pessoa-Amorim [2]" w:date="2021-11-16T13:46:00Z">
            <w:rPr>
              <w:ins w:id="3285" w:author="Guilherme Pessoa-Amorim [2]" w:date="2021-11-15T13:01:00Z"/>
            </w:rPr>
          </w:rPrChange>
        </w:rPr>
        <w:pPrChange w:id="3286" w:author="Guilherme Pessoa-Amorim [2]" w:date="2021-11-15T13:07:00Z">
          <w:pPr>
            <w:pStyle w:val="ListParagraph"/>
            <w:numPr>
              <w:ilvl w:val="1"/>
              <w:numId w:val="21"/>
            </w:numPr>
            <w:ind w:left="1440" w:hanging="360"/>
            <w:jc w:val="both"/>
          </w:pPr>
        </w:pPrChange>
      </w:pPr>
      <w:ins w:id="3287" w:author="Guilherme Pessoa-Amorim [2]" w:date="2021-11-15T13:01:00Z">
        <w:r w:rsidRPr="00D9517A">
          <w:rPr>
            <w:rFonts w:ascii="Mulish" w:hAnsi="Mulish"/>
            <w:sz w:val="22"/>
            <w:rPrChange w:id="3288" w:author="Guilherme Pessoa-Amorim [2]" w:date="2021-11-16T13:46:00Z">
              <w:rPr/>
            </w:rPrChange>
          </w:rPr>
          <w:t>Rosuvastatin</w:t>
        </w:r>
      </w:ins>
    </w:p>
    <w:p w14:paraId="37E892F6" w14:textId="77777777" w:rsidR="00CB6DB6" w:rsidRPr="00D9517A" w:rsidRDefault="00CB6DB6">
      <w:pPr>
        <w:pStyle w:val="ListParagraph"/>
        <w:numPr>
          <w:ilvl w:val="1"/>
          <w:numId w:val="21"/>
        </w:numPr>
        <w:spacing w:line="360" w:lineRule="auto"/>
        <w:jc w:val="both"/>
        <w:rPr>
          <w:ins w:id="3289" w:author="Guilherme Pessoa-Amorim [2]" w:date="2021-11-15T13:01:00Z"/>
          <w:rFonts w:ascii="Mulish" w:hAnsi="Mulish"/>
          <w:sz w:val="22"/>
          <w:rPrChange w:id="3290" w:author="Guilherme Pessoa-Amorim [2]" w:date="2021-11-16T13:46:00Z">
            <w:rPr>
              <w:ins w:id="3291" w:author="Guilherme Pessoa-Amorim [2]" w:date="2021-11-15T13:01:00Z"/>
            </w:rPr>
          </w:rPrChange>
        </w:rPr>
        <w:pPrChange w:id="3292" w:author="Guilherme Pessoa-Amorim [2]" w:date="2021-11-15T13:07:00Z">
          <w:pPr>
            <w:pStyle w:val="ListParagraph"/>
            <w:numPr>
              <w:ilvl w:val="1"/>
              <w:numId w:val="21"/>
            </w:numPr>
            <w:ind w:left="1440" w:hanging="360"/>
            <w:jc w:val="both"/>
          </w:pPr>
        </w:pPrChange>
      </w:pPr>
      <w:ins w:id="3293" w:author="Guilherme Pessoa-Amorim [2]" w:date="2021-11-15T13:01:00Z">
        <w:r w:rsidRPr="00D9517A">
          <w:rPr>
            <w:rFonts w:ascii="Mulish" w:hAnsi="Mulish"/>
            <w:sz w:val="22"/>
            <w:rPrChange w:id="3294" w:author="Guilherme Pessoa-Amorim [2]" w:date="2021-11-16T13:46:00Z">
              <w:rPr/>
            </w:rPrChange>
          </w:rPr>
          <w:t>Ezetimibe</w:t>
        </w:r>
      </w:ins>
    </w:p>
    <w:p w14:paraId="705ABD88" w14:textId="77777777" w:rsidR="00CB6DB6" w:rsidRPr="00D9517A" w:rsidRDefault="00CB6DB6">
      <w:pPr>
        <w:pStyle w:val="ListParagraph"/>
        <w:numPr>
          <w:ilvl w:val="1"/>
          <w:numId w:val="21"/>
        </w:numPr>
        <w:spacing w:line="360" w:lineRule="auto"/>
        <w:jc w:val="both"/>
        <w:rPr>
          <w:ins w:id="3295" w:author="Guilherme Pessoa-Amorim [2]" w:date="2021-11-15T13:01:00Z"/>
          <w:rFonts w:ascii="Mulish" w:hAnsi="Mulish"/>
          <w:sz w:val="22"/>
          <w:rPrChange w:id="3296" w:author="Guilherme Pessoa-Amorim [2]" w:date="2021-11-16T13:46:00Z">
            <w:rPr>
              <w:ins w:id="3297" w:author="Guilherme Pessoa-Amorim [2]" w:date="2021-11-15T13:01:00Z"/>
            </w:rPr>
          </w:rPrChange>
        </w:rPr>
        <w:pPrChange w:id="3298" w:author="Guilherme Pessoa-Amorim [2]" w:date="2021-11-15T13:07:00Z">
          <w:pPr>
            <w:pStyle w:val="ListParagraph"/>
            <w:numPr>
              <w:ilvl w:val="1"/>
              <w:numId w:val="21"/>
            </w:numPr>
            <w:ind w:left="1440" w:hanging="360"/>
            <w:jc w:val="both"/>
          </w:pPr>
        </w:pPrChange>
      </w:pPr>
      <w:ins w:id="3299" w:author="Guilherme Pessoa-Amorim [2]" w:date="2021-11-15T13:01:00Z">
        <w:r w:rsidRPr="00D9517A">
          <w:rPr>
            <w:rFonts w:ascii="Mulish" w:hAnsi="Mulish"/>
            <w:sz w:val="22"/>
            <w:rPrChange w:id="3300" w:author="Guilherme Pessoa-Amorim [2]" w:date="2021-11-16T13:46:00Z">
              <w:rPr/>
            </w:rPrChange>
          </w:rPr>
          <w:t>PCSK9i</w:t>
        </w:r>
      </w:ins>
    </w:p>
    <w:p w14:paraId="64260643" w14:textId="77777777" w:rsidR="00CB6DB6" w:rsidRPr="00D9517A" w:rsidRDefault="00CB6DB6">
      <w:pPr>
        <w:pStyle w:val="ListParagraph"/>
        <w:numPr>
          <w:ilvl w:val="1"/>
          <w:numId w:val="21"/>
        </w:numPr>
        <w:spacing w:line="360" w:lineRule="auto"/>
        <w:jc w:val="both"/>
        <w:rPr>
          <w:ins w:id="3301" w:author="Guilherme Pessoa-Amorim [2]" w:date="2021-11-15T13:01:00Z"/>
          <w:rFonts w:ascii="Mulish" w:hAnsi="Mulish"/>
          <w:sz w:val="22"/>
          <w:rPrChange w:id="3302" w:author="Guilherme Pessoa-Amorim [2]" w:date="2021-11-16T13:46:00Z">
            <w:rPr>
              <w:ins w:id="3303" w:author="Guilherme Pessoa-Amorim [2]" w:date="2021-11-15T13:01:00Z"/>
            </w:rPr>
          </w:rPrChange>
        </w:rPr>
        <w:pPrChange w:id="3304" w:author="Guilherme Pessoa-Amorim [2]" w:date="2021-11-15T13:07:00Z">
          <w:pPr>
            <w:pStyle w:val="ListParagraph"/>
            <w:numPr>
              <w:ilvl w:val="1"/>
              <w:numId w:val="21"/>
            </w:numPr>
            <w:ind w:left="1440" w:hanging="360"/>
            <w:jc w:val="both"/>
          </w:pPr>
        </w:pPrChange>
      </w:pPr>
      <w:ins w:id="3305" w:author="Guilherme Pessoa-Amorim [2]" w:date="2021-11-15T13:01:00Z">
        <w:r w:rsidRPr="00D9517A">
          <w:rPr>
            <w:rFonts w:ascii="Mulish" w:hAnsi="Mulish"/>
            <w:sz w:val="22"/>
            <w:rPrChange w:id="3306" w:author="Guilherme Pessoa-Amorim [2]" w:date="2021-11-16T13:46:00Z">
              <w:rPr/>
            </w:rPrChange>
          </w:rPr>
          <w:t>Fibrates</w:t>
        </w:r>
      </w:ins>
    </w:p>
    <w:p w14:paraId="21CB1BEC" w14:textId="77777777" w:rsidR="00CB6DB6" w:rsidRPr="00D9517A" w:rsidRDefault="00CB6DB6">
      <w:pPr>
        <w:pStyle w:val="ListParagraph"/>
        <w:numPr>
          <w:ilvl w:val="1"/>
          <w:numId w:val="21"/>
        </w:numPr>
        <w:spacing w:line="360" w:lineRule="auto"/>
        <w:jc w:val="both"/>
        <w:rPr>
          <w:ins w:id="3307" w:author="Guilherme Pessoa-Amorim [2]" w:date="2021-11-15T13:01:00Z"/>
          <w:rFonts w:ascii="Mulish" w:hAnsi="Mulish"/>
          <w:sz w:val="22"/>
          <w:rPrChange w:id="3308" w:author="Guilherme Pessoa-Amorim [2]" w:date="2021-11-16T13:46:00Z">
            <w:rPr>
              <w:ins w:id="3309" w:author="Guilherme Pessoa-Amorim [2]" w:date="2021-11-15T13:01:00Z"/>
            </w:rPr>
          </w:rPrChange>
        </w:rPr>
        <w:pPrChange w:id="3310" w:author="Guilherme Pessoa-Amorim [2]" w:date="2021-11-15T13:07:00Z">
          <w:pPr>
            <w:pStyle w:val="ListParagraph"/>
            <w:numPr>
              <w:ilvl w:val="1"/>
              <w:numId w:val="21"/>
            </w:numPr>
            <w:ind w:left="1440" w:hanging="360"/>
            <w:jc w:val="both"/>
          </w:pPr>
        </w:pPrChange>
      </w:pPr>
      <w:ins w:id="3311" w:author="Guilherme Pessoa-Amorim [2]" w:date="2021-11-15T13:01:00Z">
        <w:r w:rsidRPr="00D9517A">
          <w:rPr>
            <w:rFonts w:ascii="Mulish" w:hAnsi="Mulish"/>
            <w:sz w:val="22"/>
            <w:rPrChange w:id="3312" w:author="Guilherme Pessoa-Amorim [2]" w:date="2021-11-16T13:46:00Z">
              <w:rPr/>
            </w:rPrChange>
          </w:rPr>
          <w:t>Resins</w:t>
        </w:r>
      </w:ins>
    </w:p>
    <w:p w14:paraId="07FAEF93" w14:textId="77777777" w:rsidR="00CB6DB6" w:rsidRPr="00D9517A" w:rsidRDefault="00CB6DB6">
      <w:pPr>
        <w:pStyle w:val="ListParagraph"/>
        <w:spacing w:line="360" w:lineRule="auto"/>
        <w:ind w:left="2160"/>
        <w:jc w:val="both"/>
        <w:rPr>
          <w:ins w:id="3313" w:author="Guilherme Pessoa-Amorim [2]" w:date="2021-11-15T13:01:00Z"/>
          <w:rFonts w:ascii="Mulish" w:hAnsi="Mulish"/>
          <w:sz w:val="22"/>
          <w:rPrChange w:id="3314" w:author="Guilherme Pessoa-Amorim [2]" w:date="2021-11-16T13:46:00Z">
            <w:rPr>
              <w:ins w:id="3315" w:author="Guilherme Pessoa-Amorim [2]" w:date="2021-11-15T13:01:00Z"/>
            </w:rPr>
          </w:rPrChange>
        </w:rPr>
        <w:pPrChange w:id="3316" w:author="Guilherme Pessoa-Amorim [2]" w:date="2021-11-15T13:07:00Z">
          <w:pPr>
            <w:pStyle w:val="ListParagraph"/>
            <w:ind w:left="2160"/>
            <w:jc w:val="both"/>
          </w:pPr>
        </w:pPrChange>
      </w:pPr>
    </w:p>
    <w:p w14:paraId="40C58EC7" w14:textId="77777777" w:rsidR="00CB6DB6" w:rsidRPr="00D9517A" w:rsidRDefault="00CB6DB6">
      <w:pPr>
        <w:pStyle w:val="ListParagraph"/>
        <w:numPr>
          <w:ilvl w:val="1"/>
          <w:numId w:val="13"/>
        </w:numPr>
        <w:spacing w:line="360" w:lineRule="auto"/>
        <w:jc w:val="both"/>
        <w:rPr>
          <w:ins w:id="3317" w:author="Guilherme Pessoa-Amorim [2]" w:date="2021-11-15T13:01:00Z"/>
          <w:rFonts w:ascii="Mulish" w:hAnsi="Mulish"/>
          <w:sz w:val="22"/>
          <w:rPrChange w:id="3318" w:author="Guilherme Pessoa-Amorim [2]" w:date="2021-11-16T13:46:00Z">
            <w:rPr>
              <w:ins w:id="3319" w:author="Guilherme Pessoa-Amorim [2]" w:date="2021-11-15T13:01:00Z"/>
            </w:rPr>
          </w:rPrChange>
        </w:rPr>
        <w:pPrChange w:id="3320" w:author="Guilherme Pessoa-Amorim [2]" w:date="2021-11-15T13:07:00Z">
          <w:pPr>
            <w:pStyle w:val="ListParagraph"/>
            <w:numPr>
              <w:ilvl w:val="1"/>
              <w:numId w:val="13"/>
            </w:numPr>
            <w:ind w:hanging="360"/>
            <w:jc w:val="both"/>
          </w:pPr>
        </w:pPrChange>
      </w:pPr>
      <w:ins w:id="3321" w:author="Guilherme Pessoa-Amorim [2]" w:date="2021-11-15T13:01:00Z">
        <w:r w:rsidRPr="00D9517A">
          <w:rPr>
            <w:rFonts w:ascii="Mulish" w:hAnsi="Mulish"/>
            <w:sz w:val="22"/>
            <w:rPrChange w:id="3322" w:author="Guilherme Pessoa-Amorim [2]" w:date="2021-11-16T13:46:00Z">
              <w:rPr/>
            </w:rPrChange>
          </w:rPr>
          <w:t>Antihypertensive drugs</w:t>
        </w:r>
      </w:ins>
    </w:p>
    <w:p w14:paraId="760340DB" w14:textId="77777777" w:rsidR="00CB6DB6" w:rsidRPr="00D9517A" w:rsidRDefault="00CB6DB6">
      <w:pPr>
        <w:pStyle w:val="ListParagraph"/>
        <w:numPr>
          <w:ilvl w:val="1"/>
          <w:numId w:val="21"/>
        </w:numPr>
        <w:spacing w:line="360" w:lineRule="auto"/>
        <w:jc w:val="both"/>
        <w:rPr>
          <w:ins w:id="3323" w:author="Guilherme Pessoa-Amorim [2]" w:date="2021-11-15T13:01:00Z"/>
          <w:rFonts w:ascii="Mulish" w:hAnsi="Mulish"/>
          <w:sz w:val="22"/>
          <w:rPrChange w:id="3324" w:author="Guilherme Pessoa-Amorim [2]" w:date="2021-11-16T13:46:00Z">
            <w:rPr>
              <w:ins w:id="3325" w:author="Guilherme Pessoa-Amorim [2]" w:date="2021-11-15T13:01:00Z"/>
            </w:rPr>
          </w:rPrChange>
        </w:rPr>
        <w:pPrChange w:id="3326" w:author="Guilherme Pessoa-Amorim [2]" w:date="2021-11-15T13:07:00Z">
          <w:pPr>
            <w:pStyle w:val="ListParagraph"/>
            <w:numPr>
              <w:ilvl w:val="1"/>
              <w:numId w:val="21"/>
            </w:numPr>
            <w:ind w:left="1440" w:hanging="360"/>
            <w:jc w:val="both"/>
          </w:pPr>
        </w:pPrChange>
      </w:pPr>
      <w:ins w:id="3327" w:author="Guilherme Pessoa-Amorim [2]" w:date="2021-11-15T13:01:00Z">
        <w:r w:rsidRPr="00D9517A">
          <w:rPr>
            <w:rFonts w:ascii="Mulish" w:hAnsi="Mulish"/>
            <w:sz w:val="22"/>
            <w:rPrChange w:id="3328" w:author="Guilherme Pessoa-Amorim [2]" w:date="2021-11-16T13:46:00Z">
              <w:rPr/>
            </w:rPrChange>
          </w:rPr>
          <w:t>Any antihypertensive</w:t>
        </w:r>
      </w:ins>
    </w:p>
    <w:p w14:paraId="75DC0638" w14:textId="77777777" w:rsidR="00CB6DB6" w:rsidRPr="00D9517A" w:rsidRDefault="00CB6DB6">
      <w:pPr>
        <w:pStyle w:val="ListParagraph"/>
        <w:numPr>
          <w:ilvl w:val="1"/>
          <w:numId w:val="21"/>
        </w:numPr>
        <w:spacing w:line="360" w:lineRule="auto"/>
        <w:jc w:val="both"/>
        <w:rPr>
          <w:ins w:id="3329" w:author="Guilherme Pessoa-Amorim [2]" w:date="2021-11-15T13:01:00Z"/>
          <w:rFonts w:ascii="Mulish" w:hAnsi="Mulish"/>
          <w:sz w:val="22"/>
          <w:rPrChange w:id="3330" w:author="Guilherme Pessoa-Amorim [2]" w:date="2021-11-16T13:46:00Z">
            <w:rPr>
              <w:ins w:id="3331" w:author="Guilherme Pessoa-Amorim [2]" w:date="2021-11-15T13:01:00Z"/>
            </w:rPr>
          </w:rPrChange>
        </w:rPr>
        <w:pPrChange w:id="3332" w:author="Guilherme Pessoa-Amorim [2]" w:date="2021-11-15T13:07:00Z">
          <w:pPr>
            <w:pStyle w:val="ListParagraph"/>
            <w:numPr>
              <w:ilvl w:val="1"/>
              <w:numId w:val="21"/>
            </w:numPr>
            <w:ind w:left="1440" w:hanging="360"/>
            <w:jc w:val="both"/>
          </w:pPr>
        </w:pPrChange>
      </w:pPr>
      <w:ins w:id="3333" w:author="Guilherme Pessoa-Amorim [2]" w:date="2021-11-15T13:01:00Z">
        <w:r w:rsidRPr="00D9517A">
          <w:rPr>
            <w:rFonts w:ascii="Mulish" w:hAnsi="Mulish"/>
            <w:sz w:val="22"/>
            <w:rPrChange w:id="3334" w:author="Guilherme Pessoa-Amorim [2]" w:date="2021-11-16T13:46:00Z">
              <w:rPr/>
            </w:rPrChange>
          </w:rPr>
          <w:t>ACEi</w:t>
        </w:r>
      </w:ins>
    </w:p>
    <w:p w14:paraId="14E78B81" w14:textId="77777777" w:rsidR="00CB6DB6" w:rsidRPr="00D9517A" w:rsidRDefault="00CB6DB6">
      <w:pPr>
        <w:pStyle w:val="ListParagraph"/>
        <w:numPr>
          <w:ilvl w:val="1"/>
          <w:numId w:val="21"/>
        </w:numPr>
        <w:spacing w:line="360" w:lineRule="auto"/>
        <w:jc w:val="both"/>
        <w:rPr>
          <w:ins w:id="3335" w:author="Guilherme Pessoa-Amorim [2]" w:date="2021-11-15T13:01:00Z"/>
          <w:rFonts w:ascii="Mulish" w:hAnsi="Mulish"/>
          <w:sz w:val="22"/>
          <w:rPrChange w:id="3336" w:author="Guilherme Pessoa-Amorim [2]" w:date="2021-11-16T13:46:00Z">
            <w:rPr>
              <w:ins w:id="3337" w:author="Guilherme Pessoa-Amorim [2]" w:date="2021-11-15T13:01:00Z"/>
            </w:rPr>
          </w:rPrChange>
        </w:rPr>
        <w:pPrChange w:id="3338" w:author="Guilherme Pessoa-Amorim [2]" w:date="2021-11-15T13:07:00Z">
          <w:pPr>
            <w:pStyle w:val="ListParagraph"/>
            <w:numPr>
              <w:ilvl w:val="1"/>
              <w:numId w:val="21"/>
            </w:numPr>
            <w:ind w:left="1440" w:hanging="360"/>
            <w:jc w:val="both"/>
          </w:pPr>
        </w:pPrChange>
      </w:pPr>
      <w:ins w:id="3339" w:author="Guilherme Pessoa-Amorim [2]" w:date="2021-11-15T13:01:00Z">
        <w:r w:rsidRPr="00D9517A">
          <w:rPr>
            <w:rFonts w:ascii="Mulish" w:hAnsi="Mulish"/>
            <w:sz w:val="22"/>
            <w:rPrChange w:id="3340" w:author="Guilherme Pessoa-Amorim [2]" w:date="2021-11-16T13:46:00Z">
              <w:rPr/>
            </w:rPrChange>
          </w:rPr>
          <w:t>ARBs</w:t>
        </w:r>
      </w:ins>
    </w:p>
    <w:p w14:paraId="11DFA2C4" w14:textId="77777777" w:rsidR="00CB6DB6" w:rsidRPr="00D9517A" w:rsidRDefault="00CB6DB6">
      <w:pPr>
        <w:pStyle w:val="ListParagraph"/>
        <w:numPr>
          <w:ilvl w:val="1"/>
          <w:numId w:val="21"/>
        </w:numPr>
        <w:spacing w:line="360" w:lineRule="auto"/>
        <w:jc w:val="both"/>
        <w:rPr>
          <w:ins w:id="3341" w:author="Guilherme Pessoa-Amorim [2]" w:date="2021-11-15T13:01:00Z"/>
          <w:rFonts w:ascii="Mulish" w:hAnsi="Mulish"/>
          <w:sz w:val="22"/>
          <w:rPrChange w:id="3342" w:author="Guilherme Pessoa-Amorim [2]" w:date="2021-11-16T13:46:00Z">
            <w:rPr>
              <w:ins w:id="3343" w:author="Guilherme Pessoa-Amorim [2]" w:date="2021-11-15T13:01:00Z"/>
            </w:rPr>
          </w:rPrChange>
        </w:rPr>
        <w:pPrChange w:id="3344" w:author="Guilherme Pessoa-Amorim [2]" w:date="2021-11-15T13:07:00Z">
          <w:pPr>
            <w:pStyle w:val="ListParagraph"/>
            <w:numPr>
              <w:ilvl w:val="1"/>
              <w:numId w:val="21"/>
            </w:numPr>
            <w:ind w:left="1440" w:hanging="360"/>
            <w:jc w:val="both"/>
          </w:pPr>
        </w:pPrChange>
      </w:pPr>
      <w:ins w:id="3345" w:author="Guilherme Pessoa-Amorim [2]" w:date="2021-11-15T13:01:00Z">
        <w:r w:rsidRPr="00D9517A">
          <w:rPr>
            <w:rFonts w:ascii="Mulish" w:hAnsi="Mulish"/>
            <w:sz w:val="22"/>
            <w:rPrChange w:id="3346" w:author="Guilherme Pessoa-Amorim [2]" w:date="2021-11-16T13:46:00Z">
              <w:rPr/>
            </w:rPrChange>
          </w:rPr>
          <w:t>MRAs</w:t>
        </w:r>
      </w:ins>
    </w:p>
    <w:p w14:paraId="4B73F6F2" w14:textId="77777777" w:rsidR="00CB6DB6" w:rsidRPr="00D9517A" w:rsidRDefault="00CB6DB6">
      <w:pPr>
        <w:pStyle w:val="ListParagraph"/>
        <w:numPr>
          <w:ilvl w:val="1"/>
          <w:numId w:val="21"/>
        </w:numPr>
        <w:spacing w:line="360" w:lineRule="auto"/>
        <w:jc w:val="both"/>
        <w:rPr>
          <w:ins w:id="3347" w:author="Guilherme Pessoa-Amorim [2]" w:date="2021-11-15T13:01:00Z"/>
          <w:rFonts w:ascii="Mulish" w:hAnsi="Mulish"/>
          <w:sz w:val="22"/>
          <w:rPrChange w:id="3348" w:author="Guilherme Pessoa-Amorim [2]" w:date="2021-11-16T13:46:00Z">
            <w:rPr>
              <w:ins w:id="3349" w:author="Guilherme Pessoa-Amorim [2]" w:date="2021-11-15T13:01:00Z"/>
            </w:rPr>
          </w:rPrChange>
        </w:rPr>
        <w:pPrChange w:id="3350" w:author="Guilherme Pessoa-Amorim [2]" w:date="2021-11-15T13:07:00Z">
          <w:pPr>
            <w:pStyle w:val="ListParagraph"/>
            <w:numPr>
              <w:ilvl w:val="1"/>
              <w:numId w:val="21"/>
            </w:numPr>
            <w:ind w:left="1440" w:hanging="360"/>
            <w:jc w:val="both"/>
          </w:pPr>
        </w:pPrChange>
      </w:pPr>
      <w:ins w:id="3351" w:author="Guilherme Pessoa-Amorim [2]" w:date="2021-11-15T13:01:00Z">
        <w:r w:rsidRPr="00D9517A">
          <w:rPr>
            <w:rFonts w:ascii="Mulish" w:hAnsi="Mulish"/>
            <w:sz w:val="22"/>
            <w:rPrChange w:id="3352" w:author="Guilherme Pessoa-Amorim [2]" w:date="2021-11-16T13:46:00Z">
              <w:rPr/>
            </w:rPrChange>
          </w:rPr>
          <w:t>ARNIs</w:t>
        </w:r>
      </w:ins>
    </w:p>
    <w:p w14:paraId="3AD56F2A" w14:textId="77777777" w:rsidR="00CB6DB6" w:rsidRPr="00D9517A" w:rsidRDefault="00CB6DB6">
      <w:pPr>
        <w:pStyle w:val="ListParagraph"/>
        <w:numPr>
          <w:ilvl w:val="1"/>
          <w:numId w:val="21"/>
        </w:numPr>
        <w:spacing w:line="360" w:lineRule="auto"/>
        <w:jc w:val="both"/>
        <w:rPr>
          <w:ins w:id="3353" w:author="Guilherme Pessoa-Amorim [2]" w:date="2021-11-15T13:01:00Z"/>
          <w:rFonts w:ascii="Mulish" w:hAnsi="Mulish"/>
          <w:sz w:val="22"/>
          <w:rPrChange w:id="3354" w:author="Guilherme Pessoa-Amorim [2]" w:date="2021-11-16T13:46:00Z">
            <w:rPr>
              <w:ins w:id="3355" w:author="Guilherme Pessoa-Amorim [2]" w:date="2021-11-15T13:01:00Z"/>
            </w:rPr>
          </w:rPrChange>
        </w:rPr>
        <w:pPrChange w:id="3356" w:author="Guilherme Pessoa-Amorim [2]" w:date="2021-11-15T13:07:00Z">
          <w:pPr>
            <w:pStyle w:val="ListParagraph"/>
            <w:numPr>
              <w:ilvl w:val="1"/>
              <w:numId w:val="21"/>
            </w:numPr>
            <w:ind w:left="1440" w:hanging="360"/>
            <w:jc w:val="both"/>
          </w:pPr>
        </w:pPrChange>
      </w:pPr>
      <w:ins w:id="3357" w:author="Guilherme Pessoa-Amorim [2]" w:date="2021-11-15T13:01:00Z">
        <w:r w:rsidRPr="00D9517A">
          <w:rPr>
            <w:rFonts w:ascii="Mulish" w:hAnsi="Mulish"/>
            <w:sz w:val="22"/>
            <w:rPrChange w:id="3358" w:author="Guilherme Pessoa-Amorim [2]" w:date="2021-11-16T13:46:00Z">
              <w:rPr/>
            </w:rPrChange>
          </w:rPr>
          <w:t>Renin inhibitors</w:t>
        </w:r>
      </w:ins>
    </w:p>
    <w:p w14:paraId="29168283" w14:textId="77777777" w:rsidR="00CB6DB6" w:rsidRPr="00D9517A" w:rsidRDefault="00CB6DB6">
      <w:pPr>
        <w:pStyle w:val="ListParagraph"/>
        <w:numPr>
          <w:ilvl w:val="1"/>
          <w:numId w:val="21"/>
        </w:numPr>
        <w:spacing w:line="360" w:lineRule="auto"/>
        <w:jc w:val="both"/>
        <w:rPr>
          <w:ins w:id="3359" w:author="Guilherme Pessoa-Amorim [2]" w:date="2021-11-15T13:01:00Z"/>
          <w:rFonts w:ascii="Mulish" w:hAnsi="Mulish"/>
          <w:sz w:val="22"/>
          <w:rPrChange w:id="3360" w:author="Guilherme Pessoa-Amorim [2]" w:date="2021-11-16T13:46:00Z">
            <w:rPr>
              <w:ins w:id="3361" w:author="Guilherme Pessoa-Amorim [2]" w:date="2021-11-15T13:01:00Z"/>
            </w:rPr>
          </w:rPrChange>
        </w:rPr>
        <w:pPrChange w:id="3362" w:author="Guilherme Pessoa-Amorim [2]" w:date="2021-11-15T13:07:00Z">
          <w:pPr>
            <w:pStyle w:val="ListParagraph"/>
            <w:numPr>
              <w:ilvl w:val="1"/>
              <w:numId w:val="21"/>
            </w:numPr>
            <w:ind w:left="1440" w:hanging="360"/>
            <w:jc w:val="both"/>
          </w:pPr>
        </w:pPrChange>
      </w:pPr>
      <w:ins w:id="3363" w:author="Guilherme Pessoa-Amorim [2]" w:date="2021-11-15T13:01:00Z">
        <w:r w:rsidRPr="00D9517A">
          <w:rPr>
            <w:rFonts w:ascii="Mulish" w:hAnsi="Mulish"/>
            <w:sz w:val="22"/>
            <w:rPrChange w:id="3364" w:author="Guilherme Pessoa-Amorim [2]" w:date="2021-11-16T13:46:00Z">
              <w:rPr/>
            </w:rPrChange>
          </w:rPr>
          <w:t>Beta-blockers</w:t>
        </w:r>
      </w:ins>
    </w:p>
    <w:p w14:paraId="5F99B6C7" w14:textId="77777777" w:rsidR="00CB6DB6" w:rsidRPr="00D9517A" w:rsidRDefault="00CB6DB6">
      <w:pPr>
        <w:pStyle w:val="ListParagraph"/>
        <w:numPr>
          <w:ilvl w:val="1"/>
          <w:numId w:val="21"/>
        </w:numPr>
        <w:spacing w:line="360" w:lineRule="auto"/>
        <w:jc w:val="both"/>
        <w:rPr>
          <w:ins w:id="3365" w:author="Guilherme Pessoa-Amorim [2]" w:date="2021-11-15T13:01:00Z"/>
          <w:rFonts w:ascii="Mulish" w:hAnsi="Mulish"/>
          <w:sz w:val="22"/>
          <w:rPrChange w:id="3366" w:author="Guilherme Pessoa-Amorim [2]" w:date="2021-11-16T13:46:00Z">
            <w:rPr>
              <w:ins w:id="3367" w:author="Guilherme Pessoa-Amorim [2]" w:date="2021-11-15T13:01:00Z"/>
            </w:rPr>
          </w:rPrChange>
        </w:rPr>
        <w:pPrChange w:id="3368" w:author="Guilherme Pessoa-Amorim [2]" w:date="2021-11-15T13:07:00Z">
          <w:pPr>
            <w:pStyle w:val="ListParagraph"/>
            <w:numPr>
              <w:ilvl w:val="1"/>
              <w:numId w:val="21"/>
            </w:numPr>
            <w:ind w:left="1440" w:hanging="360"/>
            <w:jc w:val="both"/>
          </w:pPr>
        </w:pPrChange>
      </w:pPr>
      <w:ins w:id="3369" w:author="Guilherme Pessoa-Amorim [2]" w:date="2021-11-15T13:01:00Z">
        <w:r w:rsidRPr="00D9517A">
          <w:rPr>
            <w:rFonts w:ascii="Mulish" w:hAnsi="Mulish"/>
            <w:sz w:val="22"/>
            <w:rPrChange w:id="3370" w:author="Guilherme Pessoa-Amorim [2]" w:date="2021-11-16T13:46:00Z">
              <w:rPr/>
            </w:rPrChange>
          </w:rPr>
          <w:t>CCBs</w:t>
        </w:r>
      </w:ins>
    </w:p>
    <w:p w14:paraId="2705CC4F" w14:textId="77777777" w:rsidR="00CB6DB6" w:rsidRPr="00D9517A" w:rsidRDefault="00CB6DB6">
      <w:pPr>
        <w:pStyle w:val="ListParagraph"/>
        <w:numPr>
          <w:ilvl w:val="1"/>
          <w:numId w:val="21"/>
        </w:numPr>
        <w:spacing w:line="360" w:lineRule="auto"/>
        <w:jc w:val="both"/>
        <w:rPr>
          <w:ins w:id="3371" w:author="Guilherme Pessoa-Amorim [2]" w:date="2021-11-15T13:01:00Z"/>
          <w:rFonts w:ascii="Mulish" w:hAnsi="Mulish"/>
          <w:sz w:val="22"/>
          <w:rPrChange w:id="3372" w:author="Guilherme Pessoa-Amorim [2]" w:date="2021-11-16T13:46:00Z">
            <w:rPr>
              <w:ins w:id="3373" w:author="Guilherme Pessoa-Amorim [2]" w:date="2021-11-15T13:01:00Z"/>
            </w:rPr>
          </w:rPrChange>
        </w:rPr>
        <w:pPrChange w:id="3374" w:author="Guilherme Pessoa-Amorim [2]" w:date="2021-11-15T13:07:00Z">
          <w:pPr>
            <w:pStyle w:val="ListParagraph"/>
            <w:numPr>
              <w:ilvl w:val="1"/>
              <w:numId w:val="21"/>
            </w:numPr>
            <w:ind w:left="1440" w:hanging="360"/>
            <w:jc w:val="both"/>
          </w:pPr>
        </w:pPrChange>
      </w:pPr>
      <w:ins w:id="3375" w:author="Guilherme Pessoa-Amorim [2]" w:date="2021-11-15T13:01:00Z">
        <w:r w:rsidRPr="00D9517A">
          <w:rPr>
            <w:rFonts w:ascii="Mulish" w:hAnsi="Mulish"/>
            <w:sz w:val="22"/>
            <w:rPrChange w:id="3376" w:author="Guilherme Pessoa-Amorim [2]" w:date="2021-11-16T13:46:00Z">
              <w:rPr/>
            </w:rPrChange>
          </w:rPr>
          <w:t>Verapamil</w:t>
        </w:r>
      </w:ins>
    </w:p>
    <w:p w14:paraId="247BA846" w14:textId="77777777" w:rsidR="00CB6DB6" w:rsidRPr="00D9517A" w:rsidRDefault="00CB6DB6">
      <w:pPr>
        <w:pStyle w:val="ListParagraph"/>
        <w:numPr>
          <w:ilvl w:val="1"/>
          <w:numId w:val="21"/>
        </w:numPr>
        <w:spacing w:line="360" w:lineRule="auto"/>
        <w:jc w:val="both"/>
        <w:rPr>
          <w:ins w:id="3377" w:author="Guilherme Pessoa-Amorim [2]" w:date="2021-11-15T13:01:00Z"/>
          <w:rFonts w:ascii="Mulish" w:hAnsi="Mulish"/>
          <w:sz w:val="22"/>
          <w:rPrChange w:id="3378" w:author="Guilherme Pessoa-Amorim [2]" w:date="2021-11-16T13:46:00Z">
            <w:rPr>
              <w:ins w:id="3379" w:author="Guilherme Pessoa-Amorim [2]" w:date="2021-11-15T13:01:00Z"/>
            </w:rPr>
          </w:rPrChange>
        </w:rPr>
        <w:pPrChange w:id="3380" w:author="Guilherme Pessoa-Amorim [2]" w:date="2021-11-15T13:07:00Z">
          <w:pPr>
            <w:pStyle w:val="ListParagraph"/>
            <w:numPr>
              <w:ilvl w:val="1"/>
              <w:numId w:val="21"/>
            </w:numPr>
            <w:ind w:left="1440" w:hanging="360"/>
            <w:jc w:val="both"/>
          </w:pPr>
        </w:pPrChange>
      </w:pPr>
      <w:ins w:id="3381" w:author="Guilherme Pessoa-Amorim [2]" w:date="2021-11-15T13:01:00Z">
        <w:r w:rsidRPr="00D9517A">
          <w:rPr>
            <w:rFonts w:ascii="Mulish" w:hAnsi="Mulish"/>
            <w:sz w:val="22"/>
            <w:rPrChange w:id="3382" w:author="Guilherme Pessoa-Amorim [2]" w:date="2021-11-16T13:46:00Z">
              <w:rPr/>
            </w:rPrChange>
          </w:rPr>
          <w:t>Loop diuretics</w:t>
        </w:r>
      </w:ins>
    </w:p>
    <w:p w14:paraId="36F35A66" w14:textId="77777777" w:rsidR="00CB6DB6" w:rsidRPr="00D9517A" w:rsidRDefault="00CB6DB6">
      <w:pPr>
        <w:pStyle w:val="ListParagraph"/>
        <w:numPr>
          <w:ilvl w:val="1"/>
          <w:numId w:val="21"/>
        </w:numPr>
        <w:spacing w:line="360" w:lineRule="auto"/>
        <w:jc w:val="both"/>
        <w:rPr>
          <w:ins w:id="3383" w:author="Guilherme Pessoa-Amorim [2]" w:date="2021-11-15T13:01:00Z"/>
          <w:rFonts w:ascii="Mulish" w:hAnsi="Mulish"/>
          <w:sz w:val="22"/>
          <w:rPrChange w:id="3384" w:author="Guilherme Pessoa-Amorim [2]" w:date="2021-11-16T13:46:00Z">
            <w:rPr>
              <w:ins w:id="3385" w:author="Guilherme Pessoa-Amorim [2]" w:date="2021-11-15T13:01:00Z"/>
            </w:rPr>
          </w:rPrChange>
        </w:rPr>
        <w:pPrChange w:id="3386" w:author="Guilherme Pessoa-Amorim [2]" w:date="2021-11-15T13:07:00Z">
          <w:pPr>
            <w:pStyle w:val="ListParagraph"/>
            <w:numPr>
              <w:ilvl w:val="1"/>
              <w:numId w:val="21"/>
            </w:numPr>
            <w:ind w:left="1440" w:hanging="360"/>
            <w:jc w:val="both"/>
          </w:pPr>
        </w:pPrChange>
      </w:pPr>
      <w:ins w:id="3387" w:author="Guilherme Pessoa-Amorim [2]" w:date="2021-11-15T13:01:00Z">
        <w:r w:rsidRPr="00D9517A">
          <w:rPr>
            <w:rFonts w:ascii="Mulish" w:hAnsi="Mulish"/>
            <w:sz w:val="22"/>
            <w:rPrChange w:id="3388" w:author="Guilherme Pessoa-Amorim [2]" w:date="2021-11-16T13:46:00Z">
              <w:rPr/>
            </w:rPrChange>
          </w:rPr>
          <w:t>Thiazide diuretics</w:t>
        </w:r>
      </w:ins>
    </w:p>
    <w:p w14:paraId="30DFD425" w14:textId="77777777" w:rsidR="00CB6DB6" w:rsidRPr="00D9517A" w:rsidRDefault="00CB6DB6">
      <w:pPr>
        <w:pStyle w:val="ListParagraph"/>
        <w:numPr>
          <w:ilvl w:val="1"/>
          <w:numId w:val="21"/>
        </w:numPr>
        <w:spacing w:line="360" w:lineRule="auto"/>
        <w:jc w:val="both"/>
        <w:rPr>
          <w:ins w:id="3389" w:author="Guilherme Pessoa-Amorim [2]" w:date="2021-11-15T13:01:00Z"/>
          <w:rFonts w:ascii="Mulish" w:hAnsi="Mulish"/>
          <w:sz w:val="22"/>
          <w:rPrChange w:id="3390" w:author="Guilherme Pessoa-Amorim [2]" w:date="2021-11-16T13:46:00Z">
            <w:rPr>
              <w:ins w:id="3391" w:author="Guilherme Pessoa-Amorim [2]" w:date="2021-11-15T13:01:00Z"/>
            </w:rPr>
          </w:rPrChange>
        </w:rPr>
        <w:pPrChange w:id="3392" w:author="Guilherme Pessoa-Amorim [2]" w:date="2021-11-15T13:07:00Z">
          <w:pPr>
            <w:pStyle w:val="ListParagraph"/>
            <w:numPr>
              <w:ilvl w:val="1"/>
              <w:numId w:val="21"/>
            </w:numPr>
            <w:ind w:left="1440" w:hanging="360"/>
            <w:jc w:val="both"/>
          </w:pPr>
        </w:pPrChange>
      </w:pPr>
      <w:ins w:id="3393" w:author="Guilherme Pessoa-Amorim [2]" w:date="2021-11-15T13:01:00Z">
        <w:r w:rsidRPr="00D9517A">
          <w:rPr>
            <w:rFonts w:ascii="Mulish" w:hAnsi="Mulish"/>
            <w:sz w:val="22"/>
            <w:rPrChange w:id="3394" w:author="Guilherme Pessoa-Amorim [2]" w:date="2021-11-16T13:46:00Z">
              <w:rPr/>
            </w:rPrChange>
          </w:rPr>
          <w:t>Potassium-sparing and other diuretics</w:t>
        </w:r>
      </w:ins>
    </w:p>
    <w:p w14:paraId="15DA6829" w14:textId="77777777" w:rsidR="00CB6DB6" w:rsidRPr="00D9517A" w:rsidRDefault="00CB6DB6">
      <w:pPr>
        <w:pStyle w:val="ListParagraph"/>
        <w:numPr>
          <w:ilvl w:val="1"/>
          <w:numId w:val="21"/>
        </w:numPr>
        <w:spacing w:line="360" w:lineRule="auto"/>
        <w:jc w:val="both"/>
        <w:rPr>
          <w:ins w:id="3395" w:author="Guilherme Pessoa-Amorim [2]" w:date="2021-11-15T13:01:00Z"/>
          <w:rFonts w:ascii="Mulish" w:hAnsi="Mulish"/>
          <w:sz w:val="22"/>
          <w:rPrChange w:id="3396" w:author="Guilherme Pessoa-Amorim [2]" w:date="2021-11-16T13:46:00Z">
            <w:rPr>
              <w:ins w:id="3397" w:author="Guilherme Pessoa-Amorim [2]" w:date="2021-11-15T13:01:00Z"/>
            </w:rPr>
          </w:rPrChange>
        </w:rPr>
        <w:pPrChange w:id="3398" w:author="Guilherme Pessoa-Amorim [2]" w:date="2021-11-15T13:07:00Z">
          <w:pPr>
            <w:pStyle w:val="ListParagraph"/>
            <w:numPr>
              <w:ilvl w:val="1"/>
              <w:numId w:val="21"/>
            </w:numPr>
            <w:ind w:left="1440" w:hanging="360"/>
            <w:jc w:val="both"/>
          </w:pPr>
        </w:pPrChange>
      </w:pPr>
      <w:ins w:id="3399" w:author="Guilherme Pessoa-Amorim [2]" w:date="2021-11-15T13:01:00Z">
        <w:r w:rsidRPr="00D9517A">
          <w:rPr>
            <w:rFonts w:ascii="Mulish" w:hAnsi="Mulish"/>
            <w:sz w:val="22"/>
            <w:rPrChange w:id="3400" w:author="Guilherme Pessoa-Amorim [2]" w:date="2021-11-16T13:46:00Z">
              <w:rPr/>
            </w:rPrChange>
          </w:rPr>
          <w:t>Alpha-blockers</w:t>
        </w:r>
      </w:ins>
    </w:p>
    <w:p w14:paraId="76DAA2C4" w14:textId="77777777" w:rsidR="00CB6DB6" w:rsidRPr="00D9517A" w:rsidRDefault="00CB6DB6">
      <w:pPr>
        <w:pStyle w:val="ListParagraph"/>
        <w:numPr>
          <w:ilvl w:val="1"/>
          <w:numId w:val="21"/>
        </w:numPr>
        <w:spacing w:line="360" w:lineRule="auto"/>
        <w:jc w:val="both"/>
        <w:rPr>
          <w:ins w:id="3401" w:author="Guilherme Pessoa-Amorim [2]" w:date="2021-11-15T13:01:00Z"/>
          <w:rFonts w:ascii="Mulish" w:hAnsi="Mulish"/>
          <w:sz w:val="22"/>
          <w:rPrChange w:id="3402" w:author="Guilherme Pessoa-Amorim [2]" w:date="2021-11-16T13:46:00Z">
            <w:rPr>
              <w:ins w:id="3403" w:author="Guilherme Pessoa-Amorim [2]" w:date="2021-11-15T13:01:00Z"/>
            </w:rPr>
          </w:rPrChange>
        </w:rPr>
        <w:pPrChange w:id="3404" w:author="Guilherme Pessoa-Amorim [2]" w:date="2021-11-15T13:07:00Z">
          <w:pPr>
            <w:pStyle w:val="ListParagraph"/>
            <w:numPr>
              <w:ilvl w:val="1"/>
              <w:numId w:val="21"/>
            </w:numPr>
            <w:ind w:left="1440" w:hanging="360"/>
            <w:jc w:val="both"/>
          </w:pPr>
        </w:pPrChange>
      </w:pPr>
      <w:ins w:id="3405" w:author="Guilherme Pessoa-Amorim [2]" w:date="2021-11-15T13:01:00Z">
        <w:r w:rsidRPr="00D9517A">
          <w:rPr>
            <w:rFonts w:ascii="Mulish" w:hAnsi="Mulish"/>
            <w:sz w:val="22"/>
            <w:rPrChange w:id="3406" w:author="Guilherme Pessoa-Amorim [2]" w:date="2021-11-16T13:46:00Z">
              <w:rPr/>
            </w:rPrChange>
          </w:rPr>
          <w:t>Central antihypertensives</w:t>
        </w:r>
      </w:ins>
    </w:p>
    <w:p w14:paraId="3CA32A0C" w14:textId="77777777" w:rsidR="00CB6DB6" w:rsidRPr="00D9517A" w:rsidRDefault="00CB6DB6">
      <w:pPr>
        <w:pStyle w:val="ListParagraph"/>
        <w:numPr>
          <w:ilvl w:val="1"/>
          <w:numId w:val="21"/>
        </w:numPr>
        <w:spacing w:line="360" w:lineRule="auto"/>
        <w:jc w:val="both"/>
        <w:rPr>
          <w:ins w:id="3407" w:author="Guilherme Pessoa-Amorim [2]" w:date="2021-11-15T13:01:00Z"/>
          <w:rFonts w:ascii="Mulish" w:hAnsi="Mulish"/>
          <w:sz w:val="22"/>
          <w:rPrChange w:id="3408" w:author="Guilherme Pessoa-Amorim [2]" w:date="2021-11-16T13:46:00Z">
            <w:rPr>
              <w:ins w:id="3409" w:author="Guilherme Pessoa-Amorim [2]" w:date="2021-11-15T13:01:00Z"/>
            </w:rPr>
          </w:rPrChange>
        </w:rPr>
        <w:pPrChange w:id="3410" w:author="Guilherme Pessoa-Amorim [2]" w:date="2021-11-15T13:07:00Z">
          <w:pPr>
            <w:pStyle w:val="ListParagraph"/>
            <w:numPr>
              <w:ilvl w:val="1"/>
              <w:numId w:val="21"/>
            </w:numPr>
            <w:ind w:left="1440" w:hanging="360"/>
            <w:jc w:val="both"/>
          </w:pPr>
        </w:pPrChange>
      </w:pPr>
      <w:ins w:id="3411" w:author="Guilherme Pessoa-Amorim [2]" w:date="2021-11-15T13:01:00Z">
        <w:r w:rsidRPr="00D9517A">
          <w:rPr>
            <w:rFonts w:ascii="Mulish" w:hAnsi="Mulish"/>
            <w:sz w:val="22"/>
            <w:rPrChange w:id="3412" w:author="Guilherme Pessoa-Amorim [2]" w:date="2021-11-16T13:46:00Z">
              <w:rPr/>
            </w:rPrChange>
          </w:rPr>
          <w:t>Vasodilator antihypertensives</w:t>
        </w:r>
      </w:ins>
    </w:p>
    <w:p w14:paraId="5A90D71D" w14:textId="77777777" w:rsidR="00CB6DB6" w:rsidRPr="00D9517A" w:rsidRDefault="00CB6DB6">
      <w:pPr>
        <w:pStyle w:val="ListParagraph"/>
        <w:spacing w:line="360" w:lineRule="auto"/>
        <w:ind w:left="1440"/>
        <w:jc w:val="both"/>
        <w:rPr>
          <w:ins w:id="3413" w:author="Guilherme Pessoa-Amorim [2]" w:date="2021-11-15T13:01:00Z"/>
          <w:rFonts w:ascii="Mulish" w:hAnsi="Mulish"/>
          <w:sz w:val="22"/>
          <w:rPrChange w:id="3414" w:author="Guilherme Pessoa-Amorim [2]" w:date="2021-11-16T13:46:00Z">
            <w:rPr>
              <w:ins w:id="3415" w:author="Guilherme Pessoa-Amorim [2]" w:date="2021-11-15T13:01:00Z"/>
            </w:rPr>
          </w:rPrChange>
        </w:rPr>
        <w:pPrChange w:id="3416" w:author="Guilherme Pessoa-Amorim [2]" w:date="2021-11-15T13:07:00Z">
          <w:pPr>
            <w:pStyle w:val="ListParagraph"/>
            <w:ind w:left="1440"/>
            <w:jc w:val="both"/>
          </w:pPr>
        </w:pPrChange>
      </w:pPr>
    </w:p>
    <w:p w14:paraId="01995BB1" w14:textId="77777777" w:rsidR="00CB6DB6" w:rsidRPr="00D9517A" w:rsidRDefault="00CB6DB6">
      <w:pPr>
        <w:pStyle w:val="ListParagraph"/>
        <w:numPr>
          <w:ilvl w:val="0"/>
          <w:numId w:val="21"/>
        </w:numPr>
        <w:spacing w:line="360" w:lineRule="auto"/>
        <w:jc w:val="both"/>
        <w:rPr>
          <w:ins w:id="3417" w:author="Guilherme Pessoa-Amorim [2]" w:date="2021-11-15T13:01:00Z"/>
          <w:rFonts w:ascii="Mulish" w:hAnsi="Mulish"/>
          <w:sz w:val="22"/>
          <w:rPrChange w:id="3418" w:author="Guilherme Pessoa-Amorim [2]" w:date="2021-11-16T13:46:00Z">
            <w:rPr>
              <w:ins w:id="3419" w:author="Guilherme Pessoa-Amorim [2]" w:date="2021-11-15T13:01:00Z"/>
            </w:rPr>
          </w:rPrChange>
        </w:rPr>
        <w:pPrChange w:id="3420" w:author="Guilherme Pessoa-Amorim [2]" w:date="2021-11-15T13:07:00Z">
          <w:pPr>
            <w:pStyle w:val="ListParagraph"/>
            <w:numPr>
              <w:numId w:val="21"/>
            </w:numPr>
            <w:ind w:hanging="360"/>
            <w:jc w:val="both"/>
          </w:pPr>
        </w:pPrChange>
      </w:pPr>
      <w:ins w:id="3421" w:author="Guilherme Pessoa-Amorim [2]" w:date="2021-11-15T13:01:00Z">
        <w:r w:rsidRPr="00D9517A">
          <w:rPr>
            <w:rFonts w:ascii="Mulish" w:hAnsi="Mulish"/>
            <w:sz w:val="22"/>
            <w:rPrChange w:id="3422" w:author="Guilherme Pessoa-Amorim [2]" w:date="2021-11-16T13:46:00Z">
              <w:rPr/>
            </w:rPrChange>
          </w:rPr>
          <w:t>Antithrombotic drugs</w:t>
        </w:r>
      </w:ins>
    </w:p>
    <w:p w14:paraId="735F34D8" w14:textId="77777777" w:rsidR="00CB6DB6" w:rsidRPr="00D9517A" w:rsidRDefault="00CB6DB6">
      <w:pPr>
        <w:pStyle w:val="ListParagraph"/>
        <w:numPr>
          <w:ilvl w:val="1"/>
          <w:numId w:val="21"/>
        </w:numPr>
        <w:spacing w:line="360" w:lineRule="auto"/>
        <w:jc w:val="both"/>
        <w:rPr>
          <w:ins w:id="3423" w:author="Guilherme Pessoa-Amorim [2]" w:date="2021-11-15T13:01:00Z"/>
          <w:rFonts w:ascii="Mulish" w:hAnsi="Mulish"/>
          <w:sz w:val="22"/>
          <w:rPrChange w:id="3424" w:author="Guilherme Pessoa-Amorim [2]" w:date="2021-11-16T13:46:00Z">
            <w:rPr>
              <w:ins w:id="3425" w:author="Guilherme Pessoa-Amorim [2]" w:date="2021-11-15T13:01:00Z"/>
            </w:rPr>
          </w:rPrChange>
        </w:rPr>
        <w:pPrChange w:id="3426" w:author="Guilherme Pessoa-Amorim [2]" w:date="2021-11-15T13:07:00Z">
          <w:pPr>
            <w:pStyle w:val="ListParagraph"/>
            <w:numPr>
              <w:ilvl w:val="1"/>
              <w:numId w:val="21"/>
            </w:numPr>
            <w:ind w:left="1440" w:hanging="360"/>
            <w:jc w:val="both"/>
          </w:pPr>
        </w:pPrChange>
      </w:pPr>
      <w:ins w:id="3427" w:author="Guilherme Pessoa-Amorim [2]" w:date="2021-11-15T13:01:00Z">
        <w:r w:rsidRPr="00D9517A">
          <w:rPr>
            <w:rFonts w:ascii="Mulish" w:hAnsi="Mulish"/>
            <w:sz w:val="22"/>
            <w:rPrChange w:id="3428" w:author="Guilherme Pessoa-Amorim [2]" w:date="2021-11-16T13:46:00Z">
              <w:rPr/>
            </w:rPrChange>
          </w:rPr>
          <w:t>Aspirin</w:t>
        </w:r>
      </w:ins>
    </w:p>
    <w:p w14:paraId="267B2E5E" w14:textId="77777777" w:rsidR="00CB6DB6" w:rsidRPr="00D9517A" w:rsidRDefault="00CB6DB6">
      <w:pPr>
        <w:pStyle w:val="ListParagraph"/>
        <w:numPr>
          <w:ilvl w:val="1"/>
          <w:numId w:val="21"/>
        </w:numPr>
        <w:spacing w:line="360" w:lineRule="auto"/>
        <w:jc w:val="both"/>
        <w:rPr>
          <w:ins w:id="3429" w:author="Guilherme Pessoa-Amorim [2]" w:date="2021-11-15T13:01:00Z"/>
          <w:rFonts w:ascii="Mulish" w:hAnsi="Mulish"/>
          <w:sz w:val="22"/>
          <w:rPrChange w:id="3430" w:author="Guilherme Pessoa-Amorim [2]" w:date="2021-11-16T13:46:00Z">
            <w:rPr>
              <w:ins w:id="3431" w:author="Guilherme Pessoa-Amorim [2]" w:date="2021-11-15T13:01:00Z"/>
            </w:rPr>
          </w:rPrChange>
        </w:rPr>
        <w:pPrChange w:id="3432" w:author="Guilherme Pessoa-Amorim [2]" w:date="2021-11-15T13:07:00Z">
          <w:pPr>
            <w:pStyle w:val="ListParagraph"/>
            <w:numPr>
              <w:ilvl w:val="1"/>
              <w:numId w:val="21"/>
            </w:numPr>
            <w:ind w:left="1440" w:hanging="360"/>
            <w:jc w:val="both"/>
          </w:pPr>
        </w:pPrChange>
      </w:pPr>
      <w:ins w:id="3433" w:author="Guilherme Pessoa-Amorim [2]" w:date="2021-11-15T13:01:00Z">
        <w:r w:rsidRPr="00D9517A">
          <w:rPr>
            <w:rFonts w:ascii="Mulish" w:hAnsi="Mulish"/>
            <w:sz w:val="22"/>
            <w:rPrChange w:id="3434" w:author="Guilherme Pessoa-Amorim [2]" w:date="2021-11-16T13:46:00Z">
              <w:rPr/>
            </w:rPrChange>
          </w:rPr>
          <w:t>Other antiplatelets</w:t>
        </w:r>
      </w:ins>
    </w:p>
    <w:p w14:paraId="5EAEA0BE" w14:textId="77777777" w:rsidR="00CB6DB6" w:rsidRPr="00D9517A" w:rsidRDefault="00CB6DB6">
      <w:pPr>
        <w:pStyle w:val="ListParagraph"/>
        <w:numPr>
          <w:ilvl w:val="1"/>
          <w:numId w:val="21"/>
        </w:numPr>
        <w:spacing w:line="360" w:lineRule="auto"/>
        <w:jc w:val="both"/>
        <w:rPr>
          <w:ins w:id="3435" w:author="Guilherme Pessoa-Amorim [2]" w:date="2021-11-15T13:01:00Z"/>
          <w:rFonts w:ascii="Mulish" w:hAnsi="Mulish"/>
          <w:sz w:val="22"/>
          <w:rPrChange w:id="3436" w:author="Guilherme Pessoa-Amorim [2]" w:date="2021-11-16T13:46:00Z">
            <w:rPr>
              <w:ins w:id="3437" w:author="Guilherme Pessoa-Amorim [2]" w:date="2021-11-15T13:01:00Z"/>
            </w:rPr>
          </w:rPrChange>
        </w:rPr>
        <w:pPrChange w:id="3438" w:author="Guilherme Pessoa-Amorim [2]" w:date="2021-11-15T13:07:00Z">
          <w:pPr>
            <w:pStyle w:val="ListParagraph"/>
            <w:numPr>
              <w:ilvl w:val="1"/>
              <w:numId w:val="21"/>
            </w:numPr>
            <w:ind w:left="1440" w:hanging="360"/>
            <w:jc w:val="both"/>
          </w:pPr>
        </w:pPrChange>
      </w:pPr>
      <w:ins w:id="3439" w:author="Guilherme Pessoa-Amorim [2]" w:date="2021-11-15T13:01:00Z">
        <w:r w:rsidRPr="00D9517A">
          <w:rPr>
            <w:rFonts w:ascii="Mulish" w:hAnsi="Mulish"/>
            <w:sz w:val="22"/>
            <w:rPrChange w:id="3440" w:author="Guilherme Pessoa-Amorim [2]" w:date="2021-11-16T13:46:00Z">
              <w:rPr/>
            </w:rPrChange>
          </w:rPr>
          <w:t>Vitamin-K antagonists</w:t>
        </w:r>
      </w:ins>
    </w:p>
    <w:p w14:paraId="6C5975A2" w14:textId="77777777" w:rsidR="00CB6DB6" w:rsidRPr="00D9517A" w:rsidRDefault="00CB6DB6">
      <w:pPr>
        <w:pStyle w:val="ListParagraph"/>
        <w:numPr>
          <w:ilvl w:val="1"/>
          <w:numId w:val="21"/>
        </w:numPr>
        <w:spacing w:line="360" w:lineRule="auto"/>
        <w:jc w:val="both"/>
        <w:rPr>
          <w:ins w:id="3441" w:author="Guilherme Pessoa-Amorim [2]" w:date="2021-11-15T13:01:00Z"/>
          <w:rFonts w:ascii="Mulish" w:hAnsi="Mulish"/>
          <w:sz w:val="22"/>
          <w:rPrChange w:id="3442" w:author="Guilherme Pessoa-Amorim [2]" w:date="2021-11-16T13:46:00Z">
            <w:rPr>
              <w:ins w:id="3443" w:author="Guilherme Pessoa-Amorim [2]" w:date="2021-11-15T13:01:00Z"/>
            </w:rPr>
          </w:rPrChange>
        </w:rPr>
        <w:pPrChange w:id="3444" w:author="Guilherme Pessoa-Amorim [2]" w:date="2021-11-15T13:07:00Z">
          <w:pPr>
            <w:pStyle w:val="ListParagraph"/>
            <w:numPr>
              <w:ilvl w:val="1"/>
              <w:numId w:val="21"/>
            </w:numPr>
            <w:ind w:left="1440" w:hanging="360"/>
            <w:jc w:val="both"/>
          </w:pPr>
        </w:pPrChange>
      </w:pPr>
      <w:ins w:id="3445" w:author="Guilherme Pessoa-Amorim [2]" w:date="2021-11-15T13:01:00Z">
        <w:r w:rsidRPr="00D9517A">
          <w:rPr>
            <w:rFonts w:ascii="Mulish" w:hAnsi="Mulish"/>
            <w:sz w:val="22"/>
            <w:rPrChange w:id="3446" w:author="Guilherme Pessoa-Amorim [2]" w:date="2021-11-16T13:46:00Z">
              <w:rPr/>
            </w:rPrChange>
          </w:rPr>
          <w:lastRenderedPageBreak/>
          <w:t>Heparin</w:t>
        </w:r>
      </w:ins>
    </w:p>
    <w:p w14:paraId="3F02B52C" w14:textId="77777777" w:rsidR="00CB6DB6" w:rsidRPr="00D9517A" w:rsidRDefault="00CB6DB6">
      <w:pPr>
        <w:pStyle w:val="ListParagraph"/>
        <w:numPr>
          <w:ilvl w:val="1"/>
          <w:numId w:val="21"/>
        </w:numPr>
        <w:spacing w:line="360" w:lineRule="auto"/>
        <w:jc w:val="both"/>
        <w:rPr>
          <w:ins w:id="3447" w:author="Guilherme Pessoa-Amorim [2]" w:date="2021-11-15T13:01:00Z"/>
          <w:rFonts w:ascii="Mulish" w:hAnsi="Mulish"/>
          <w:sz w:val="22"/>
          <w:rPrChange w:id="3448" w:author="Guilherme Pessoa-Amorim [2]" w:date="2021-11-16T13:46:00Z">
            <w:rPr>
              <w:ins w:id="3449" w:author="Guilherme Pessoa-Amorim [2]" w:date="2021-11-15T13:01:00Z"/>
            </w:rPr>
          </w:rPrChange>
        </w:rPr>
        <w:pPrChange w:id="3450" w:author="Guilherme Pessoa-Amorim [2]" w:date="2021-11-15T13:07:00Z">
          <w:pPr>
            <w:pStyle w:val="ListParagraph"/>
            <w:numPr>
              <w:ilvl w:val="1"/>
              <w:numId w:val="21"/>
            </w:numPr>
            <w:ind w:left="1440" w:hanging="360"/>
            <w:jc w:val="both"/>
          </w:pPr>
        </w:pPrChange>
      </w:pPr>
      <w:ins w:id="3451" w:author="Guilherme Pessoa-Amorim [2]" w:date="2021-11-15T13:01:00Z">
        <w:r w:rsidRPr="00D9517A">
          <w:rPr>
            <w:rFonts w:ascii="Mulish" w:hAnsi="Mulish"/>
            <w:sz w:val="22"/>
            <w:rPrChange w:id="3452" w:author="Guilherme Pessoa-Amorim [2]" w:date="2021-11-16T13:46:00Z">
              <w:rPr/>
            </w:rPrChange>
          </w:rPr>
          <w:t>Factor Xa inhibitors</w:t>
        </w:r>
      </w:ins>
    </w:p>
    <w:p w14:paraId="65ED336C" w14:textId="77777777" w:rsidR="00CB6DB6" w:rsidRPr="00D9517A" w:rsidRDefault="00CB6DB6">
      <w:pPr>
        <w:pStyle w:val="ListParagraph"/>
        <w:numPr>
          <w:ilvl w:val="1"/>
          <w:numId w:val="21"/>
        </w:numPr>
        <w:spacing w:line="360" w:lineRule="auto"/>
        <w:jc w:val="both"/>
        <w:rPr>
          <w:ins w:id="3453" w:author="Guilherme Pessoa-Amorim [2]" w:date="2021-11-15T13:01:00Z"/>
          <w:rFonts w:ascii="Mulish" w:hAnsi="Mulish"/>
          <w:sz w:val="22"/>
          <w:rPrChange w:id="3454" w:author="Guilherme Pessoa-Amorim [2]" w:date="2021-11-16T13:46:00Z">
            <w:rPr>
              <w:ins w:id="3455" w:author="Guilherme Pessoa-Amorim [2]" w:date="2021-11-15T13:01:00Z"/>
            </w:rPr>
          </w:rPrChange>
        </w:rPr>
        <w:pPrChange w:id="3456" w:author="Guilherme Pessoa-Amorim [2]" w:date="2021-11-15T13:07:00Z">
          <w:pPr>
            <w:pStyle w:val="ListParagraph"/>
            <w:numPr>
              <w:ilvl w:val="1"/>
              <w:numId w:val="21"/>
            </w:numPr>
            <w:ind w:left="1440" w:hanging="360"/>
            <w:jc w:val="both"/>
          </w:pPr>
        </w:pPrChange>
      </w:pPr>
      <w:ins w:id="3457" w:author="Guilherme Pessoa-Amorim [2]" w:date="2021-11-15T13:01:00Z">
        <w:r w:rsidRPr="00D9517A">
          <w:rPr>
            <w:rFonts w:ascii="Mulish" w:hAnsi="Mulish"/>
            <w:sz w:val="22"/>
            <w:rPrChange w:id="3458" w:author="Guilherme Pessoa-Amorim [2]" w:date="2021-11-16T13:46:00Z">
              <w:rPr/>
            </w:rPrChange>
          </w:rPr>
          <w:t>Thrombin inhibitors</w:t>
        </w:r>
      </w:ins>
    </w:p>
    <w:p w14:paraId="57DA994A" w14:textId="77777777" w:rsidR="00CB6DB6" w:rsidRPr="00D9517A" w:rsidRDefault="00CB6DB6">
      <w:pPr>
        <w:pStyle w:val="ListParagraph"/>
        <w:spacing w:line="360" w:lineRule="auto"/>
        <w:ind w:left="1440"/>
        <w:jc w:val="both"/>
        <w:rPr>
          <w:ins w:id="3459" w:author="Guilherme Pessoa-Amorim [2]" w:date="2021-11-15T13:01:00Z"/>
          <w:rFonts w:ascii="Mulish" w:hAnsi="Mulish"/>
          <w:sz w:val="22"/>
          <w:rPrChange w:id="3460" w:author="Guilherme Pessoa-Amorim [2]" w:date="2021-11-16T13:46:00Z">
            <w:rPr>
              <w:ins w:id="3461" w:author="Guilherme Pessoa-Amorim [2]" w:date="2021-11-15T13:01:00Z"/>
            </w:rPr>
          </w:rPrChange>
        </w:rPr>
        <w:pPrChange w:id="3462" w:author="Guilherme Pessoa-Amorim [2]" w:date="2021-11-15T13:07:00Z">
          <w:pPr>
            <w:pStyle w:val="ListParagraph"/>
            <w:ind w:left="1440"/>
            <w:jc w:val="both"/>
          </w:pPr>
        </w:pPrChange>
      </w:pPr>
    </w:p>
    <w:p w14:paraId="78378AAA" w14:textId="77777777" w:rsidR="00CB6DB6" w:rsidRPr="00D9517A" w:rsidRDefault="00CB6DB6">
      <w:pPr>
        <w:pStyle w:val="ListParagraph"/>
        <w:numPr>
          <w:ilvl w:val="0"/>
          <w:numId w:val="21"/>
        </w:numPr>
        <w:spacing w:line="360" w:lineRule="auto"/>
        <w:jc w:val="both"/>
        <w:rPr>
          <w:ins w:id="3463" w:author="Guilherme Pessoa-Amorim [2]" w:date="2021-11-15T13:01:00Z"/>
          <w:rFonts w:ascii="Mulish" w:hAnsi="Mulish"/>
          <w:sz w:val="22"/>
          <w:rPrChange w:id="3464" w:author="Guilherme Pessoa-Amorim [2]" w:date="2021-11-16T13:46:00Z">
            <w:rPr>
              <w:ins w:id="3465" w:author="Guilherme Pessoa-Amorim [2]" w:date="2021-11-15T13:01:00Z"/>
            </w:rPr>
          </w:rPrChange>
        </w:rPr>
        <w:pPrChange w:id="3466" w:author="Guilherme Pessoa-Amorim [2]" w:date="2021-11-15T13:07:00Z">
          <w:pPr>
            <w:pStyle w:val="ListParagraph"/>
            <w:numPr>
              <w:numId w:val="21"/>
            </w:numPr>
            <w:ind w:hanging="360"/>
            <w:jc w:val="both"/>
          </w:pPr>
        </w:pPrChange>
      </w:pPr>
      <w:ins w:id="3467" w:author="Guilherme Pessoa-Amorim [2]" w:date="2021-11-15T13:01:00Z">
        <w:r w:rsidRPr="00D9517A">
          <w:rPr>
            <w:rFonts w:ascii="Mulish" w:hAnsi="Mulish"/>
            <w:sz w:val="22"/>
            <w:rPrChange w:id="3468" w:author="Guilherme Pessoa-Amorim [2]" w:date="2021-11-16T13:46:00Z">
              <w:rPr/>
            </w:rPrChange>
          </w:rPr>
          <w:t>Anti-anginal drugs</w:t>
        </w:r>
      </w:ins>
    </w:p>
    <w:p w14:paraId="05CF9359" w14:textId="77777777" w:rsidR="00CB6DB6" w:rsidRPr="00D9517A" w:rsidRDefault="00CB6DB6">
      <w:pPr>
        <w:pStyle w:val="ListParagraph"/>
        <w:numPr>
          <w:ilvl w:val="1"/>
          <w:numId w:val="21"/>
        </w:numPr>
        <w:spacing w:line="360" w:lineRule="auto"/>
        <w:jc w:val="both"/>
        <w:rPr>
          <w:ins w:id="3469" w:author="Guilherme Pessoa-Amorim [2]" w:date="2021-11-15T13:01:00Z"/>
          <w:rFonts w:ascii="Mulish" w:hAnsi="Mulish"/>
          <w:sz w:val="22"/>
          <w:rPrChange w:id="3470" w:author="Guilherme Pessoa-Amorim [2]" w:date="2021-11-16T13:46:00Z">
            <w:rPr>
              <w:ins w:id="3471" w:author="Guilherme Pessoa-Amorim [2]" w:date="2021-11-15T13:01:00Z"/>
            </w:rPr>
          </w:rPrChange>
        </w:rPr>
        <w:pPrChange w:id="3472" w:author="Guilherme Pessoa-Amorim [2]" w:date="2021-11-15T13:07:00Z">
          <w:pPr>
            <w:pStyle w:val="ListParagraph"/>
            <w:numPr>
              <w:ilvl w:val="1"/>
              <w:numId w:val="21"/>
            </w:numPr>
            <w:ind w:left="1440" w:hanging="360"/>
            <w:jc w:val="both"/>
          </w:pPr>
        </w:pPrChange>
      </w:pPr>
      <w:ins w:id="3473" w:author="Guilherme Pessoa-Amorim [2]" w:date="2021-11-15T13:01:00Z">
        <w:r w:rsidRPr="00D9517A">
          <w:rPr>
            <w:rFonts w:ascii="Mulish" w:hAnsi="Mulish"/>
            <w:sz w:val="22"/>
            <w:rPrChange w:id="3474" w:author="Guilherme Pessoa-Amorim [2]" w:date="2021-11-16T13:46:00Z">
              <w:rPr/>
            </w:rPrChange>
          </w:rPr>
          <w:t>Nitrates</w:t>
        </w:r>
      </w:ins>
    </w:p>
    <w:p w14:paraId="07546CEA" w14:textId="77777777" w:rsidR="00CB6DB6" w:rsidRPr="00D9517A" w:rsidRDefault="00CB6DB6">
      <w:pPr>
        <w:pStyle w:val="ListParagraph"/>
        <w:numPr>
          <w:ilvl w:val="1"/>
          <w:numId w:val="21"/>
        </w:numPr>
        <w:spacing w:line="360" w:lineRule="auto"/>
        <w:jc w:val="both"/>
        <w:rPr>
          <w:ins w:id="3475" w:author="Guilherme Pessoa-Amorim [2]" w:date="2021-11-15T13:01:00Z"/>
          <w:rFonts w:ascii="Mulish" w:hAnsi="Mulish"/>
          <w:sz w:val="22"/>
          <w:rPrChange w:id="3476" w:author="Guilherme Pessoa-Amorim [2]" w:date="2021-11-16T13:46:00Z">
            <w:rPr>
              <w:ins w:id="3477" w:author="Guilherme Pessoa-Amorim [2]" w:date="2021-11-15T13:01:00Z"/>
            </w:rPr>
          </w:rPrChange>
        </w:rPr>
        <w:pPrChange w:id="3478" w:author="Guilherme Pessoa-Amorim [2]" w:date="2021-11-15T13:07:00Z">
          <w:pPr>
            <w:pStyle w:val="ListParagraph"/>
            <w:numPr>
              <w:ilvl w:val="1"/>
              <w:numId w:val="21"/>
            </w:numPr>
            <w:ind w:left="1440" w:hanging="360"/>
            <w:jc w:val="both"/>
          </w:pPr>
        </w:pPrChange>
      </w:pPr>
      <w:ins w:id="3479" w:author="Guilherme Pessoa-Amorim [2]" w:date="2021-11-15T13:01:00Z">
        <w:r w:rsidRPr="00D9517A">
          <w:rPr>
            <w:rFonts w:ascii="Mulish" w:hAnsi="Mulish"/>
            <w:sz w:val="22"/>
            <w:rPrChange w:id="3480" w:author="Guilherme Pessoa-Amorim [2]" w:date="2021-11-16T13:46:00Z">
              <w:rPr/>
            </w:rPrChange>
          </w:rPr>
          <w:t>Other antianginals</w:t>
        </w:r>
      </w:ins>
    </w:p>
    <w:p w14:paraId="4CE30D98" w14:textId="77777777" w:rsidR="00CB6DB6" w:rsidRPr="00D9517A" w:rsidRDefault="00CB6DB6">
      <w:pPr>
        <w:spacing w:line="360" w:lineRule="auto"/>
        <w:jc w:val="both"/>
        <w:rPr>
          <w:ins w:id="3481" w:author="Guilherme Pessoa-Amorim [2]" w:date="2021-11-15T13:01:00Z"/>
          <w:rFonts w:ascii="Mulish" w:hAnsi="Mulish"/>
          <w:sz w:val="22"/>
          <w:rPrChange w:id="3482" w:author="Guilherme Pessoa-Amorim [2]" w:date="2021-11-16T13:46:00Z">
            <w:rPr>
              <w:ins w:id="3483" w:author="Guilherme Pessoa-Amorim [2]" w:date="2021-11-15T13:01:00Z"/>
            </w:rPr>
          </w:rPrChange>
        </w:rPr>
        <w:pPrChange w:id="3484" w:author="Guilherme Pessoa-Amorim [2]" w:date="2021-11-15T13:07:00Z">
          <w:pPr>
            <w:jc w:val="both"/>
          </w:pPr>
        </w:pPrChange>
      </w:pPr>
    </w:p>
    <w:p w14:paraId="3D8D7016" w14:textId="77777777" w:rsidR="00CB6DB6" w:rsidRPr="00D9517A" w:rsidRDefault="00CB6DB6">
      <w:pPr>
        <w:pStyle w:val="ListParagraph"/>
        <w:numPr>
          <w:ilvl w:val="0"/>
          <w:numId w:val="21"/>
        </w:numPr>
        <w:spacing w:line="360" w:lineRule="auto"/>
        <w:jc w:val="both"/>
        <w:rPr>
          <w:ins w:id="3485" w:author="Guilherme Pessoa-Amorim [2]" w:date="2021-11-15T13:01:00Z"/>
          <w:rFonts w:ascii="Mulish" w:hAnsi="Mulish"/>
          <w:sz w:val="22"/>
          <w:rPrChange w:id="3486" w:author="Guilherme Pessoa-Amorim [2]" w:date="2021-11-16T13:46:00Z">
            <w:rPr>
              <w:ins w:id="3487" w:author="Guilherme Pessoa-Amorim [2]" w:date="2021-11-15T13:01:00Z"/>
            </w:rPr>
          </w:rPrChange>
        </w:rPr>
        <w:pPrChange w:id="3488" w:author="Guilherme Pessoa-Amorim [2]" w:date="2021-11-15T13:07:00Z">
          <w:pPr>
            <w:pStyle w:val="ListParagraph"/>
            <w:numPr>
              <w:numId w:val="21"/>
            </w:numPr>
            <w:ind w:hanging="360"/>
            <w:jc w:val="both"/>
          </w:pPr>
        </w:pPrChange>
      </w:pPr>
      <w:ins w:id="3489" w:author="Guilherme Pessoa-Amorim [2]" w:date="2021-11-15T13:01:00Z">
        <w:r w:rsidRPr="00D9517A">
          <w:rPr>
            <w:rFonts w:ascii="Mulish" w:hAnsi="Mulish"/>
            <w:sz w:val="22"/>
            <w:rPrChange w:id="3490" w:author="Guilherme Pessoa-Amorim [2]" w:date="2021-11-16T13:46:00Z">
              <w:rPr/>
            </w:rPrChange>
          </w:rPr>
          <w:t>Antiarrhythmic drugs</w:t>
        </w:r>
      </w:ins>
    </w:p>
    <w:p w14:paraId="7611DD19" w14:textId="77777777" w:rsidR="00CB6DB6" w:rsidRPr="00D9517A" w:rsidRDefault="00CB6DB6">
      <w:pPr>
        <w:pStyle w:val="ListParagraph"/>
        <w:numPr>
          <w:ilvl w:val="1"/>
          <w:numId w:val="21"/>
        </w:numPr>
        <w:spacing w:line="360" w:lineRule="auto"/>
        <w:jc w:val="both"/>
        <w:rPr>
          <w:ins w:id="3491" w:author="Guilherme Pessoa-Amorim [2]" w:date="2021-11-15T13:01:00Z"/>
          <w:rFonts w:ascii="Mulish" w:hAnsi="Mulish"/>
          <w:sz w:val="22"/>
          <w:rPrChange w:id="3492" w:author="Guilherme Pessoa-Amorim [2]" w:date="2021-11-16T13:46:00Z">
            <w:rPr>
              <w:ins w:id="3493" w:author="Guilherme Pessoa-Amorim [2]" w:date="2021-11-15T13:01:00Z"/>
            </w:rPr>
          </w:rPrChange>
        </w:rPr>
        <w:pPrChange w:id="3494" w:author="Guilherme Pessoa-Amorim [2]" w:date="2021-11-15T13:07:00Z">
          <w:pPr>
            <w:pStyle w:val="ListParagraph"/>
            <w:numPr>
              <w:ilvl w:val="1"/>
              <w:numId w:val="21"/>
            </w:numPr>
            <w:ind w:left="1440" w:hanging="360"/>
            <w:jc w:val="both"/>
          </w:pPr>
        </w:pPrChange>
      </w:pPr>
      <w:ins w:id="3495" w:author="Guilherme Pessoa-Amorim [2]" w:date="2021-11-15T13:01:00Z">
        <w:r w:rsidRPr="00D9517A">
          <w:rPr>
            <w:rFonts w:ascii="Mulish" w:hAnsi="Mulish"/>
            <w:sz w:val="22"/>
            <w:rPrChange w:id="3496" w:author="Guilherme Pessoa-Amorim [2]" w:date="2021-11-16T13:46:00Z">
              <w:rPr/>
            </w:rPrChange>
          </w:rPr>
          <w:t>Amiodarone</w:t>
        </w:r>
      </w:ins>
    </w:p>
    <w:p w14:paraId="265BF182" w14:textId="77777777" w:rsidR="00CB6DB6" w:rsidRPr="00D9517A" w:rsidRDefault="00CB6DB6">
      <w:pPr>
        <w:spacing w:line="360" w:lineRule="auto"/>
        <w:jc w:val="both"/>
        <w:rPr>
          <w:ins w:id="3497" w:author="Guilherme Pessoa-Amorim [2]" w:date="2021-11-15T13:01:00Z"/>
          <w:rFonts w:ascii="Mulish" w:hAnsi="Mulish"/>
          <w:sz w:val="22"/>
          <w:rPrChange w:id="3498" w:author="Guilherme Pessoa-Amorim [2]" w:date="2021-11-16T13:46:00Z">
            <w:rPr>
              <w:ins w:id="3499" w:author="Guilherme Pessoa-Amorim [2]" w:date="2021-11-15T13:01:00Z"/>
            </w:rPr>
          </w:rPrChange>
        </w:rPr>
        <w:pPrChange w:id="3500" w:author="Guilherme Pessoa-Amorim [2]" w:date="2021-11-15T13:07:00Z">
          <w:pPr>
            <w:jc w:val="both"/>
          </w:pPr>
        </w:pPrChange>
      </w:pPr>
    </w:p>
    <w:p w14:paraId="304CD195" w14:textId="77777777" w:rsidR="00CB6DB6" w:rsidRPr="00D9517A" w:rsidRDefault="00CB6DB6">
      <w:pPr>
        <w:pStyle w:val="ListParagraph"/>
        <w:numPr>
          <w:ilvl w:val="0"/>
          <w:numId w:val="21"/>
        </w:numPr>
        <w:spacing w:line="360" w:lineRule="auto"/>
        <w:jc w:val="both"/>
        <w:rPr>
          <w:ins w:id="3501" w:author="Guilherme Pessoa-Amorim [2]" w:date="2021-11-15T13:01:00Z"/>
          <w:rFonts w:ascii="Mulish" w:hAnsi="Mulish"/>
          <w:sz w:val="22"/>
          <w:rPrChange w:id="3502" w:author="Guilherme Pessoa-Amorim [2]" w:date="2021-11-16T13:46:00Z">
            <w:rPr>
              <w:ins w:id="3503" w:author="Guilherme Pessoa-Amorim [2]" w:date="2021-11-15T13:01:00Z"/>
            </w:rPr>
          </w:rPrChange>
        </w:rPr>
        <w:pPrChange w:id="3504" w:author="Guilherme Pessoa-Amorim [2]" w:date="2021-11-15T13:07:00Z">
          <w:pPr>
            <w:pStyle w:val="ListParagraph"/>
            <w:numPr>
              <w:numId w:val="21"/>
            </w:numPr>
            <w:ind w:hanging="360"/>
            <w:jc w:val="both"/>
          </w:pPr>
        </w:pPrChange>
      </w:pPr>
      <w:ins w:id="3505" w:author="Guilherme Pessoa-Amorim [2]" w:date="2021-11-15T13:01:00Z">
        <w:r w:rsidRPr="00D9517A">
          <w:rPr>
            <w:rFonts w:ascii="Mulish" w:hAnsi="Mulish"/>
            <w:sz w:val="22"/>
            <w:rPrChange w:id="3506" w:author="Guilherme Pessoa-Amorim [2]" w:date="2021-11-16T13:46:00Z">
              <w:rPr/>
            </w:rPrChange>
          </w:rPr>
          <w:t>Antidiabetic drugs</w:t>
        </w:r>
      </w:ins>
    </w:p>
    <w:p w14:paraId="0E11144D" w14:textId="77777777" w:rsidR="00CB6DB6" w:rsidRPr="00D9517A" w:rsidRDefault="00CB6DB6">
      <w:pPr>
        <w:pStyle w:val="ListParagraph"/>
        <w:numPr>
          <w:ilvl w:val="1"/>
          <w:numId w:val="21"/>
        </w:numPr>
        <w:spacing w:line="360" w:lineRule="auto"/>
        <w:jc w:val="both"/>
        <w:rPr>
          <w:ins w:id="3507" w:author="Guilherme Pessoa-Amorim [2]" w:date="2021-11-15T13:01:00Z"/>
          <w:rFonts w:ascii="Mulish" w:hAnsi="Mulish"/>
          <w:sz w:val="22"/>
          <w:rPrChange w:id="3508" w:author="Guilherme Pessoa-Amorim [2]" w:date="2021-11-16T13:46:00Z">
            <w:rPr>
              <w:ins w:id="3509" w:author="Guilherme Pessoa-Amorim [2]" w:date="2021-11-15T13:01:00Z"/>
            </w:rPr>
          </w:rPrChange>
        </w:rPr>
        <w:pPrChange w:id="3510" w:author="Guilherme Pessoa-Amorim [2]" w:date="2021-11-15T13:07:00Z">
          <w:pPr>
            <w:pStyle w:val="ListParagraph"/>
            <w:numPr>
              <w:ilvl w:val="1"/>
              <w:numId w:val="21"/>
            </w:numPr>
            <w:ind w:left="1440" w:hanging="360"/>
            <w:jc w:val="both"/>
          </w:pPr>
        </w:pPrChange>
      </w:pPr>
      <w:ins w:id="3511" w:author="Guilherme Pessoa-Amorim [2]" w:date="2021-11-15T13:01:00Z">
        <w:r w:rsidRPr="00D9517A">
          <w:rPr>
            <w:rFonts w:ascii="Mulish" w:hAnsi="Mulish"/>
            <w:sz w:val="22"/>
            <w:rPrChange w:id="3512" w:author="Guilherme Pessoa-Amorim [2]" w:date="2021-11-16T13:46:00Z">
              <w:rPr/>
            </w:rPrChange>
          </w:rPr>
          <w:t>Insulin</w:t>
        </w:r>
      </w:ins>
    </w:p>
    <w:p w14:paraId="40449947" w14:textId="77777777" w:rsidR="00CB6DB6" w:rsidRPr="00D9517A" w:rsidRDefault="00CB6DB6">
      <w:pPr>
        <w:pStyle w:val="ListParagraph"/>
        <w:numPr>
          <w:ilvl w:val="1"/>
          <w:numId w:val="21"/>
        </w:numPr>
        <w:spacing w:line="360" w:lineRule="auto"/>
        <w:jc w:val="both"/>
        <w:rPr>
          <w:ins w:id="3513" w:author="Guilherme Pessoa-Amorim [2]" w:date="2021-11-15T13:01:00Z"/>
          <w:rFonts w:ascii="Mulish" w:hAnsi="Mulish"/>
          <w:sz w:val="22"/>
          <w:rPrChange w:id="3514" w:author="Guilherme Pessoa-Amorim [2]" w:date="2021-11-16T13:46:00Z">
            <w:rPr>
              <w:ins w:id="3515" w:author="Guilherme Pessoa-Amorim [2]" w:date="2021-11-15T13:01:00Z"/>
            </w:rPr>
          </w:rPrChange>
        </w:rPr>
        <w:pPrChange w:id="3516" w:author="Guilherme Pessoa-Amorim [2]" w:date="2021-11-15T13:07:00Z">
          <w:pPr>
            <w:pStyle w:val="ListParagraph"/>
            <w:numPr>
              <w:ilvl w:val="1"/>
              <w:numId w:val="21"/>
            </w:numPr>
            <w:ind w:left="1440" w:hanging="360"/>
            <w:jc w:val="both"/>
          </w:pPr>
        </w:pPrChange>
      </w:pPr>
      <w:ins w:id="3517" w:author="Guilherme Pessoa-Amorim [2]" w:date="2021-11-15T13:01:00Z">
        <w:r w:rsidRPr="00D9517A">
          <w:rPr>
            <w:rFonts w:ascii="Mulish" w:hAnsi="Mulish"/>
            <w:sz w:val="22"/>
            <w:rPrChange w:id="3518" w:author="Guilherme Pessoa-Amorim [2]" w:date="2021-11-16T13:46:00Z">
              <w:rPr/>
            </w:rPrChange>
          </w:rPr>
          <w:t>Oral antidiabetic/hypoglycemic agents</w:t>
        </w:r>
      </w:ins>
    </w:p>
    <w:p w14:paraId="22B90153" w14:textId="77777777" w:rsidR="00CB6DB6" w:rsidRPr="00D9517A" w:rsidRDefault="00CB6DB6">
      <w:pPr>
        <w:pStyle w:val="ListParagraph"/>
        <w:numPr>
          <w:ilvl w:val="1"/>
          <w:numId w:val="21"/>
        </w:numPr>
        <w:spacing w:line="360" w:lineRule="auto"/>
        <w:jc w:val="both"/>
        <w:rPr>
          <w:ins w:id="3519" w:author="Guilherme Pessoa-Amorim [2]" w:date="2021-11-15T13:01:00Z"/>
          <w:rFonts w:ascii="Mulish" w:hAnsi="Mulish"/>
          <w:sz w:val="22"/>
          <w:rPrChange w:id="3520" w:author="Guilherme Pessoa-Amorim [2]" w:date="2021-11-16T13:46:00Z">
            <w:rPr>
              <w:ins w:id="3521" w:author="Guilherme Pessoa-Amorim [2]" w:date="2021-11-15T13:01:00Z"/>
            </w:rPr>
          </w:rPrChange>
        </w:rPr>
        <w:pPrChange w:id="3522" w:author="Guilherme Pessoa-Amorim [2]" w:date="2021-11-15T13:07:00Z">
          <w:pPr>
            <w:pStyle w:val="ListParagraph"/>
            <w:numPr>
              <w:ilvl w:val="1"/>
              <w:numId w:val="21"/>
            </w:numPr>
            <w:ind w:left="1440" w:hanging="360"/>
            <w:jc w:val="both"/>
          </w:pPr>
        </w:pPrChange>
      </w:pPr>
      <w:ins w:id="3523" w:author="Guilherme Pessoa-Amorim [2]" w:date="2021-11-15T13:01:00Z">
        <w:r w:rsidRPr="00D9517A">
          <w:rPr>
            <w:rFonts w:ascii="Mulish" w:hAnsi="Mulish"/>
            <w:sz w:val="22"/>
            <w:rPrChange w:id="3524" w:author="Guilherme Pessoa-Amorim [2]" w:date="2021-11-16T13:46:00Z">
              <w:rPr/>
            </w:rPrChange>
          </w:rPr>
          <w:t>Acarbose and similar agents</w:t>
        </w:r>
      </w:ins>
    </w:p>
    <w:p w14:paraId="2E74A066" w14:textId="77777777" w:rsidR="00CB6DB6" w:rsidRPr="00D9517A" w:rsidRDefault="00CB6DB6">
      <w:pPr>
        <w:pStyle w:val="ListParagraph"/>
        <w:numPr>
          <w:ilvl w:val="1"/>
          <w:numId w:val="21"/>
        </w:numPr>
        <w:spacing w:line="360" w:lineRule="auto"/>
        <w:jc w:val="both"/>
        <w:rPr>
          <w:ins w:id="3525" w:author="Guilherme Pessoa-Amorim [2]" w:date="2021-11-15T13:01:00Z"/>
          <w:rFonts w:ascii="Mulish" w:hAnsi="Mulish"/>
          <w:sz w:val="22"/>
          <w:rPrChange w:id="3526" w:author="Guilherme Pessoa-Amorim [2]" w:date="2021-11-16T13:46:00Z">
            <w:rPr>
              <w:ins w:id="3527" w:author="Guilherme Pessoa-Amorim [2]" w:date="2021-11-15T13:01:00Z"/>
            </w:rPr>
          </w:rPrChange>
        </w:rPr>
        <w:pPrChange w:id="3528" w:author="Guilherme Pessoa-Amorim [2]" w:date="2021-11-15T13:07:00Z">
          <w:pPr>
            <w:pStyle w:val="ListParagraph"/>
            <w:numPr>
              <w:ilvl w:val="1"/>
              <w:numId w:val="21"/>
            </w:numPr>
            <w:ind w:left="1440" w:hanging="360"/>
            <w:jc w:val="both"/>
          </w:pPr>
        </w:pPrChange>
      </w:pPr>
      <w:ins w:id="3529" w:author="Guilherme Pessoa-Amorim [2]" w:date="2021-11-15T13:01:00Z">
        <w:r w:rsidRPr="00D9517A">
          <w:rPr>
            <w:rFonts w:ascii="Mulish" w:hAnsi="Mulish"/>
            <w:sz w:val="22"/>
            <w:rPrChange w:id="3530" w:author="Guilherme Pessoa-Amorim [2]" w:date="2021-11-16T13:46:00Z">
              <w:rPr/>
            </w:rPrChange>
          </w:rPr>
          <w:t>Biguanides</w:t>
        </w:r>
      </w:ins>
    </w:p>
    <w:p w14:paraId="4B3A3B53" w14:textId="77777777" w:rsidR="00CB6DB6" w:rsidRPr="00D9517A" w:rsidRDefault="00CB6DB6">
      <w:pPr>
        <w:pStyle w:val="ListParagraph"/>
        <w:numPr>
          <w:ilvl w:val="1"/>
          <w:numId w:val="21"/>
        </w:numPr>
        <w:spacing w:line="360" w:lineRule="auto"/>
        <w:jc w:val="both"/>
        <w:rPr>
          <w:ins w:id="3531" w:author="Guilherme Pessoa-Amorim [2]" w:date="2021-11-15T13:01:00Z"/>
          <w:rFonts w:ascii="Mulish" w:hAnsi="Mulish"/>
          <w:sz w:val="22"/>
          <w:rPrChange w:id="3532" w:author="Guilherme Pessoa-Amorim [2]" w:date="2021-11-16T13:46:00Z">
            <w:rPr>
              <w:ins w:id="3533" w:author="Guilherme Pessoa-Amorim [2]" w:date="2021-11-15T13:01:00Z"/>
            </w:rPr>
          </w:rPrChange>
        </w:rPr>
        <w:pPrChange w:id="3534" w:author="Guilherme Pessoa-Amorim [2]" w:date="2021-11-15T13:07:00Z">
          <w:pPr>
            <w:pStyle w:val="ListParagraph"/>
            <w:numPr>
              <w:ilvl w:val="1"/>
              <w:numId w:val="21"/>
            </w:numPr>
            <w:ind w:left="1440" w:hanging="360"/>
            <w:jc w:val="both"/>
          </w:pPr>
        </w:pPrChange>
      </w:pPr>
      <w:ins w:id="3535" w:author="Guilherme Pessoa-Amorim [2]" w:date="2021-11-15T13:01:00Z">
        <w:r w:rsidRPr="00D9517A">
          <w:rPr>
            <w:rFonts w:ascii="Mulish" w:hAnsi="Mulish"/>
            <w:sz w:val="22"/>
            <w:rPrChange w:id="3536" w:author="Guilherme Pessoa-Amorim [2]" w:date="2021-11-16T13:46:00Z">
              <w:rPr/>
            </w:rPrChange>
          </w:rPr>
          <w:t>DDP4 inhibitors</w:t>
        </w:r>
      </w:ins>
    </w:p>
    <w:p w14:paraId="1402C9EE" w14:textId="77777777" w:rsidR="00CB6DB6" w:rsidRPr="00D9517A" w:rsidRDefault="00CB6DB6">
      <w:pPr>
        <w:pStyle w:val="ListParagraph"/>
        <w:numPr>
          <w:ilvl w:val="1"/>
          <w:numId w:val="21"/>
        </w:numPr>
        <w:spacing w:line="360" w:lineRule="auto"/>
        <w:jc w:val="both"/>
        <w:rPr>
          <w:ins w:id="3537" w:author="Guilherme Pessoa-Amorim [2]" w:date="2021-11-15T13:01:00Z"/>
          <w:rFonts w:ascii="Mulish" w:hAnsi="Mulish"/>
          <w:sz w:val="22"/>
          <w:rPrChange w:id="3538" w:author="Guilherme Pessoa-Amorim [2]" w:date="2021-11-16T13:46:00Z">
            <w:rPr>
              <w:ins w:id="3539" w:author="Guilherme Pessoa-Amorim [2]" w:date="2021-11-15T13:01:00Z"/>
            </w:rPr>
          </w:rPrChange>
        </w:rPr>
        <w:pPrChange w:id="3540" w:author="Guilherme Pessoa-Amorim [2]" w:date="2021-11-15T13:07:00Z">
          <w:pPr>
            <w:pStyle w:val="ListParagraph"/>
            <w:numPr>
              <w:ilvl w:val="1"/>
              <w:numId w:val="21"/>
            </w:numPr>
            <w:ind w:left="1440" w:hanging="360"/>
            <w:jc w:val="both"/>
          </w:pPr>
        </w:pPrChange>
      </w:pPr>
      <w:ins w:id="3541" w:author="Guilherme Pessoa-Amorim [2]" w:date="2021-11-15T13:01:00Z">
        <w:r w:rsidRPr="00D9517A">
          <w:rPr>
            <w:rFonts w:ascii="Mulish" w:hAnsi="Mulish"/>
            <w:sz w:val="22"/>
            <w:rPrChange w:id="3542" w:author="Guilherme Pessoa-Amorim [2]" w:date="2021-11-16T13:46:00Z">
              <w:rPr/>
            </w:rPrChange>
          </w:rPr>
          <w:t>Glinides</w:t>
        </w:r>
      </w:ins>
    </w:p>
    <w:p w14:paraId="4A095CB8" w14:textId="77777777" w:rsidR="00CB6DB6" w:rsidRPr="00D9517A" w:rsidRDefault="00CB6DB6">
      <w:pPr>
        <w:pStyle w:val="ListParagraph"/>
        <w:numPr>
          <w:ilvl w:val="1"/>
          <w:numId w:val="21"/>
        </w:numPr>
        <w:spacing w:line="360" w:lineRule="auto"/>
        <w:jc w:val="both"/>
        <w:rPr>
          <w:ins w:id="3543" w:author="Guilherme Pessoa-Amorim [2]" w:date="2021-11-15T13:01:00Z"/>
          <w:rFonts w:ascii="Mulish" w:hAnsi="Mulish"/>
          <w:sz w:val="22"/>
          <w:rPrChange w:id="3544" w:author="Guilherme Pessoa-Amorim [2]" w:date="2021-11-16T13:46:00Z">
            <w:rPr>
              <w:ins w:id="3545" w:author="Guilherme Pessoa-Amorim [2]" w:date="2021-11-15T13:01:00Z"/>
            </w:rPr>
          </w:rPrChange>
        </w:rPr>
        <w:pPrChange w:id="3546" w:author="Guilherme Pessoa-Amorim [2]" w:date="2021-11-15T13:07:00Z">
          <w:pPr>
            <w:pStyle w:val="ListParagraph"/>
            <w:numPr>
              <w:ilvl w:val="1"/>
              <w:numId w:val="21"/>
            </w:numPr>
            <w:ind w:left="1440" w:hanging="360"/>
            <w:jc w:val="both"/>
          </w:pPr>
        </w:pPrChange>
      </w:pPr>
      <w:ins w:id="3547" w:author="Guilherme Pessoa-Amorim [2]" w:date="2021-11-15T13:01:00Z">
        <w:r w:rsidRPr="00D9517A">
          <w:rPr>
            <w:rFonts w:ascii="Mulish" w:hAnsi="Mulish"/>
            <w:sz w:val="22"/>
            <w:rPrChange w:id="3548" w:author="Guilherme Pessoa-Amorim [2]" w:date="2021-11-16T13:46:00Z">
              <w:rPr/>
            </w:rPrChange>
          </w:rPr>
          <w:t>Glucagon-Like Peptide (GLP) 1 agonists</w:t>
        </w:r>
      </w:ins>
    </w:p>
    <w:p w14:paraId="6436CD97" w14:textId="77777777" w:rsidR="00CB6DB6" w:rsidRPr="00D9517A" w:rsidRDefault="00CB6DB6">
      <w:pPr>
        <w:pStyle w:val="ListParagraph"/>
        <w:numPr>
          <w:ilvl w:val="1"/>
          <w:numId w:val="21"/>
        </w:numPr>
        <w:spacing w:line="360" w:lineRule="auto"/>
        <w:jc w:val="both"/>
        <w:rPr>
          <w:ins w:id="3549" w:author="Guilherme Pessoa-Amorim [2]" w:date="2021-11-15T13:01:00Z"/>
          <w:rFonts w:ascii="Mulish" w:hAnsi="Mulish"/>
          <w:sz w:val="22"/>
          <w:rPrChange w:id="3550" w:author="Guilherme Pessoa-Amorim [2]" w:date="2021-11-16T13:46:00Z">
            <w:rPr>
              <w:ins w:id="3551" w:author="Guilherme Pessoa-Amorim [2]" w:date="2021-11-15T13:01:00Z"/>
            </w:rPr>
          </w:rPrChange>
        </w:rPr>
        <w:pPrChange w:id="3552" w:author="Guilherme Pessoa-Amorim [2]" w:date="2021-11-15T13:07:00Z">
          <w:pPr>
            <w:pStyle w:val="ListParagraph"/>
            <w:numPr>
              <w:ilvl w:val="1"/>
              <w:numId w:val="21"/>
            </w:numPr>
            <w:ind w:left="1440" w:hanging="360"/>
            <w:jc w:val="both"/>
          </w:pPr>
        </w:pPrChange>
      </w:pPr>
      <w:ins w:id="3553" w:author="Guilherme Pessoa-Amorim [2]" w:date="2021-11-15T13:01:00Z">
        <w:r w:rsidRPr="00D9517A">
          <w:rPr>
            <w:rFonts w:ascii="Mulish" w:hAnsi="Mulish"/>
            <w:sz w:val="22"/>
            <w:rPrChange w:id="3554" w:author="Guilherme Pessoa-Amorim [2]" w:date="2021-11-16T13:46:00Z">
              <w:rPr/>
            </w:rPrChange>
          </w:rPr>
          <w:t>Sulphonylureas</w:t>
        </w:r>
      </w:ins>
    </w:p>
    <w:p w14:paraId="257A1663" w14:textId="77777777" w:rsidR="00CB6DB6" w:rsidRPr="00D9517A" w:rsidRDefault="00CB6DB6">
      <w:pPr>
        <w:pStyle w:val="ListParagraph"/>
        <w:numPr>
          <w:ilvl w:val="1"/>
          <w:numId w:val="21"/>
        </w:numPr>
        <w:spacing w:line="360" w:lineRule="auto"/>
        <w:jc w:val="both"/>
        <w:rPr>
          <w:ins w:id="3555" w:author="Guilherme Pessoa-Amorim [2]" w:date="2021-11-15T13:01:00Z"/>
          <w:rFonts w:ascii="Mulish" w:hAnsi="Mulish"/>
          <w:sz w:val="22"/>
          <w:rPrChange w:id="3556" w:author="Guilherme Pessoa-Amorim [2]" w:date="2021-11-16T13:46:00Z">
            <w:rPr>
              <w:ins w:id="3557" w:author="Guilherme Pessoa-Amorim [2]" w:date="2021-11-15T13:01:00Z"/>
            </w:rPr>
          </w:rPrChange>
        </w:rPr>
        <w:pPrChange w:id="3558" w:author="Guilherme Pessoa-Amorim [2]" w:date="2021-11-15T13:07:00Z">
          <w:pPr>
            <w:pStyle w:val="ListParagraph"/>
            <w:numPr>
              <w:ilvl w:val="1"/>
              <w:numId w:val="21"/>
            </w:numPr>
            <w:ind w:left="1440" w:hanging="360"/>
            <w:jc w:val="both"/>
          </w:pPr>
        </w:pPrChange>
      </w:pPr>
      <w:ins w:id="3559" w:author="Guilherme Pessoa-Amorim [2]" w:date="2021-11-15T13:01:00Z">
        <w:r w:rsidRPr="00D9517A">
          <w:rPr>
            <w:rFonts w:ascii="Mulish" w:hAnsi="Mulish"/>
            <w:sz w:val="22"/>
            <w:rPrChange w:id="3560" w:author="Guilherme Pessoa-Amorim [2]" w:date="2021-11-16T13:46:00Z">
              <w:rPr/>
            </w:rPrChange>
          </w:rPr>
          <w:t>SGLT2i</w:t>
        </w:r>
      </w:ins>
    </w:p>
    <w:p w14:paraId="26A59D0D" w14:textId="77777777" w:rsidR="00EB56F0" w:rsidRPr="00D9517A" w:rsidRDefault="00CB6DB6">
      <w:pPr>
        <w:pStyle w:val="ListParagraph"/>
        <w:numPr>
          <w:ilvl w:val="1"/>
          <w:numId w:val="21"/>
        </w:numPr>
        <w:spacing w:line="360" w:lineRule="auto"/>
        <w:rPr>
          <w:ins w:id="3561" w:author="Guilherme Pessoa-Amorim [2]" w:date="2021-11-15T13:06:00Z"/>
          <w:rFonts w:ascii="Mulish" w:hAnsi="Mulish"/>
          <w:sz w:val="22"/>
          <w:rPrChange w:id="3562" w:author="Guilherme Pessoa-Amorim [2]" w:date="2021-11-16T13:46:00Z">
            <w:rPr>
              <w:ins w:id="3563" w:author="Guilherme Pessoa-Amorim [2]" w:date="2021-11-15T13:06:00Z"/>
            </w:rPr>
          </w:rPrChange>
        </w:rPr>
        <w:pPrChange w:id="3564" w:author="Guilherme Pessoa-Amorim [2]" w:date="2021-11-15T13:07:00Z">
          <w:pPr>
            <w:pStyle w:val="Heading3"/>
          </w:pPr>
        </w:pPrChange>
      </w:pPr>
      <w:ins w:id="3565" w:author="Guilherme Pessoa-Amorim [2]" w:date="2021-11-15T13:01:00Z">
        <w:r w:rsidRPr="00D9517A">
          <w:rPr>
            <w:rFonts w:ascii="Mulish" w:hAnsi="Mulish"/>
            <w:sz w:val="22"/>
            <w:rPrChange w:id="3566" w:author="Guilherme Pessoa-Amorim [2]" w:date="2021-11-16T13:46:00Z">
              <w:rPr/>
            </w:rPrChange>
          </w:rPr>
          <w:t>Thiazolideniones</w:t>
        </w:r>
      </w:ins>
    </w:p>
    <w:p w14:paraId="7AA8B229" w14:textId="3E178066" w:rsidR="00F902B9" w:rsidRPr="00D9517A" w:rsidDel="00CB6DB6" w:rsidRDefault="00F902B9">
      <w:pPr>
        <w:pStyle w:val="ListParagraph"/>
        <w:numPr>
          <w:ilvl w:val="1"/>
          <w:numId w:val="21"/>
        </w:numPr>
        <w:spacing w:line="360" w:lineRule="auto"/>
        <w:jc w:val="both"/>
        <w:rPr>
          <w:del w:id="3567" w:author="Guilherme Pessoa-Amorim [2]" w:date="2021-11-15T13:01:00Z"/>
          <w:rFonts w:ascii="Mulish" w:hAnsi="Mulish"/>
          <w:sz w:val="22"/>
          <w:rPrChange w:id="3568" w:author="Guilherme Pessoa-Amorim [2]" w:date="2021-11-16T13:46:00Z">
            <w:rPr>
              <w:del w:id="3569" w:author="Guilherme Pessoa-Amorim [2]" w:date="2021-11-15T13:01:00Z"/>
            </w:rPr>
          </w:rPrChange>
        </w:rPr>
        <w:pPrChange w:id="3570" w:author="Guilherme Pessoa-Amorim [2]" w:date="2021-11-15T13:07:00Z">
          <w:pPr>
            <w:pStyle w:val="ListParagraph"/>
            <w:numPr>
              <w:ilvl w:val="1"/>
              <w:numId w:val="13"/>
            </w:numPr>
            <w:ind w:hanging="360"/>
            <w:jc w:val="both"/>
          </w:pPr>
        </w:pPrChange>
      </w:pPr>
      <w:del w:id="3571" w:author="Guilherme Pessoa-Amorim [2]" w:date="2021-11-15T13:01:00Z">
        <w:r w:rsidRPr="00D9517A" w:rsidDel="00CB6DB6">
          <w:rPr>
            <w:rFonts w:ascii="Mulish" w:hAnsi="Mulish"/>
            <w:sz w:val="22"/>
            <w:rPrChange w:id="3572" w:author="Guilherme Pessoa-Amorim [2]" w:date="2021-11-16T13:46:00Z">
              <w:rPr/>
            </w:rPrChange>
          </w:rPr>
          <w:delText>Anti-dyslipidemic drugs</w:delText>
        </w:r>
      </w:del>
    </w:p>
    <w:p w14:paraId="1586A55A" w14:textId="77741990" w:rsidR="00F902B9" w:rsidRPr="00D9517A" w:rsidDel="00CB6DB6" w:rsidRDefault="00F902B9">
      <w:pPr>
        <w:pStyle w:val="ListParagraph"/>
        <w:spacing w:line="360" w:lineRule="auto"/>
        <w:rPr>
          <w:del w:id="3573" w:author="Guilherme Pessoa-Amorim [2]" w:date="2021-11-15T13:01:00Z"/>
          <w:rFonts w:ascii="Mulish" w:hAnsi="Mulish"/>
          <w:sz w:val="22"/>
          <w:rPrChange w:id="3574" w:author="Guilherme Pessoa-Amorim [2]" w:date="2021-11-16T13:46:00Z">
            <w:rPr>
              <w:del w:id="3575" w:author="Guilherme Pessoa-Amorim [2]" w:date="2021-11-15T13:01:00Z"/>
            </w:rPr>
          </w:rPrChange>
        </w:rPr>
        <w:pPrChange w:id="3576" w:author="Guilherme Pessoa-Amorim [2]" w:date="2021-11-15T13:07:00Z">
          <w:pPr>
            <w:pStyle w:val="ListParagraph"/>
            <w:numPr>
              <w:ilvl w:val="1"/>
              <w:numId w:val="21"/>
            </w:numPr>
            <w:ind w:left="1440" w:hanging="360"/>
            <w:jc w:val="both"/>
          </w:pPr>
        </w:pPrChange>
      </w:pPr>
      <w:del w:id="3577" w:author="Guilherme Pessoa-Amorim [2]" w:date="2021-11-15T13:01:00Z">
        <w:r w:rsidRPr="00D9517A" w:rsidDel="00CB6DB6">
          <w:rPr>
            <w:rFonts w:ascii="Mulish" w:hAnsi="Mulish"/>
            <w:sz w:val="22"/>
            <w:rPrChange w:id="3578" w:author="Guilherme Pessoa-Amorim [2]" w:date="2021-11-16T13:46:00Z">
              <w:rPr/>
            </w:rPrChange>
          </w:rPr>
          <w:delText>Any statin</w:delText>
        </w:r>
      </w:del>
    </w:p>
    <w:p w14:paraId="1492442B" w14:textId="3C059044" w:rsidR="00C60B8D" w:rsidRPr="00D9517A" w:rsidDel="00CB6DB6" w:rsidRDefault="00C60B8D">
      <w:pPr>
        <w:pStyle w:val="ListParagraph"/>
        <w:spacing w:line="360" w:lineRule="auto"/>
        <w:rPr>
          <w:del w:id="3579" w:author="Guilherme Pessoa-Amorim [2]" w:date="2021-11-15T13:01:00Z"/>
          <w:rFonts w:ascii="Mulish" w:hAnsi="Mulish"/>
          <w:sz w:val="22"/>
          <w:rPrChange w:id="3580" w:author="Guilherme Pessoa-Amorim [2]" w:date="2021-11-16T13:46:00Z">
            <w:rPr>
              <w:del w:id="3581" w:author="Guilherme Pessoa-Amorim [2]" w:date="2021-11-15T13:01:00Z"/>
            </w:rPr>
          </w:rPrChange>
        </w:rPr>
        <w:pPrChange w:id="3582" w:author="Guilherme Pessoa-Amorim [2]" w:date="2021-11-15T13:07:00Z">
          <w:pPr>
            <w:pStyle w:val="ListParagraph"/>
            <w:numPr>
              <w:ilvl w:val="1"/>
              <w:numId w:val="21"/>
            </w:numPr>
            <w:ind w:left="1440" w:hanging="360"/>
            <w:jc w:val="both"/>
          </w:pPr>
        </w:pPrChange>
      </w:pPr>
      <w:del w:id="3583" w:author="Guilherme Pessoa-Amorim [2]" w:date="2021-11-15T13:01:00Z">
        <w:r w:rsidRPr="00D9517A" w:rsidDel="00CB6DB6">
          <w:rPr>
            <w:rFonts w:ascii="Mulish" w:hAnsi="Mulish"/>
            <w:sz w:val="22"/>
            <w:rPrChange w:id="3584" w:author="Guilherme Pessoa-Amorim [2]" w:date="2021-11-16T13:46:00Z">
              <w:rPr/>
            </w:rPrChange>
          </w:rPr>
          <w:delText>Atorvastatin</w:delText>
        </w:r>
      </w:del>
    </w:p>
    <w:p w14:paraId="4A4DF45F" w14:textId="3C7C4A5C" w:rsidR="00C60B8D" w:rsidRPr="00D9517A" w:rsidDel="00CB6DB6" w:rsidRDefault="00C60B8D">
      <w:pPr>
        <w:pStyle w:val="ListParagraph"/>
        <w:spacing w:line="360" w:lineRule="auto"/>
        <w:rPr>
          <w:del w:id="3585" w:author="Guilherme Pessoa-Amorim [2]" w:date="2021-11-15T13:01:00Z"/>
          <w:rFonts w:ascii="Mulish" w:hAnsi="Mulish"/>
          <w:sz w:val="22"/>
          <w:rPrChange w:id="3586" w:author="Guilherme Pessoa-Amorim [2]" w:date="2021-11-16T13:46:00Z">
            <w:rPr>
              <w:del w:id="3587" w:author="Guilherme Pessoa-Amorim [2]" w:date="2021-11-15T13:01:00Z"/>
            </w:rPr>
          </w:rPrChange>
        </w:rPr>
        <w:pPrChange w:id="3588" w:author="Guilherme Pessoa-Amorim [2]" w:date="2021-11-15T13:07:00Z">
          <w:pPr>
            <w:pStyle w:val="ListParagraph"/>
            <w:numPr>
              <w:ilvl w:val="1"/>
              <w:numId w:val="21"/>
            </w:numPr>
            <w:ind w:left="1440" w:hanging="360"/>
            <w:jc w:val="both"/>
          </w:pPr>
        </w:pPrChange>
      </w:pPr>
      <w:del w:id="3589" w:author="Guilherme Pessoa-Amorim [2]" w:date="2021-11-15T13:01:00Z">
        <w:r w:rsidRPr="00D9517A" w:rsidDel="00CB6DB6">
          <w:rPr>
            <w:rFonts w:ascii="Mulish" w:hAnsi="Mulish"/>
            <w:sz w:val="22"/>
            <w:rPrChange w:id="3590" w:author="Guilherme Pessoa-Amorim [2]" w:date="2021-11-16T13:46:00Z">
              <w:rPr/>
            </w:rPrChange>
          </w:rPr>
          <w:delText>Fluvastatin</w:delText>
        </w:r>
      </w:del>
    </w:p>
    <w:p w14:paraId="654FC3E8" w14:textId="073D741B" w:rsidR="00C60B8D" w:rsidRPr="00D9517A" w:rsidDel="00CB6DB6" w:rsidRDefault="00C60B8D">
      <w:pPr>
        <w:pStyle w:val="ListParagraph"/>
        <w:spacing w:line="360" w:lineRule="auto"/>
        <w:rPr>
          <w:del w:id="3591" w:author="Guilherme Pessoa-Amorim [2]" w:date="2021-11-15T13:01:00Z"/>
          <w:rFonts w:ascii="Mulish" w:hAnsi="Mulish"/>
          <w:sz w:val="22"/>
          <w:rPrChange w:id="3592" w:author="Guilherme Pessoa-Amorim [2]" w:date="2021-11-16T13:46:00Z">
            <w:rPr>
              <w:del w:id="3593" w:author="Guilherme Pessoa-Amorim [2]" w:date="2021-11-15T13:01:00Z"/>
            </w:rPr>
          </w:rPrChange>
        </w:rPr>
        <w:pPrChange w:id="3594" w:author="Guilherme Pessoa-Amorim [2]" w:date="2021-11-15T13:07:00Z">
          <w:pPr>
            <w:pStyle w:val="ListParagraph"/>
            <w:numPr>
              <w:ilvl w:val="1"/>
              <w:numId w:val="21"/>
            </w:numPr>
            <w:ind w:left="1440" w:hanging="360"/>
            <w:jc w:val="both"/>
          </w:pPr>
        </w:pPrChange>
      </w:pPr>
      <w:del w:id="3595" w:author="Guilherme Pessoa-Amorim [2]" w:date="2021-11-15T13:01:00Z">
        <w:r w:rsidRPr="00D9517A" w:rsidDel="00CB6DB6">
          <w:rPr>
            <w:rFonts w:ascii="Mulish" w:hAnsi="Mulish"/>
            <w:sz w:val="22"/>
            <w:rPrChange w:id="3596" w:author="Guilherme Pessoa-Amorim [2]" w:date="2021-11-16T13:46:00Z">
              <w:rPr/>
            </w:rPrChange>
          </w:rPr>
          <w:delText>Lovastatin</w:delText>
        </w:r>
      </w:del>
    </w:p>
    <w:p w14:paraId="2BA4B6AE" w14:textId="5B9BEAA0" w:rsidR="00C60B8D" w:rsidRPr="00D9517A" w:rsidDel="00CB6DB6" w:rsidRDefault="00C60B8D">
      <w:pPr>
        <w:pStyle w:val="ListParagraph"/>
        <w:spacing w:line="360" w:lineRule="auto"/>
        <w:rPr>
          <w:del w:id="3597" w:author="Guilherme Pessoa-Amorim [2]" w:date="2021-11-15T13:01:00Z"/>
          <w:rFonts w:ascii="Mulish" w:hAnsi="Mulish"/>
          <w:sz w:val="22"/>
          <w:rPrChange w:id="3598" w:author="Guilherme Pessoa-Amorim [2]" w:date="2021-11-16T13:46:00Z">
            <w:rPr>
              <w:del w:id="3599" w:author="Guilherme Pessoa-Amorim [2]" w:date="2021-11-15T13:01:00Z"/>
            </w:rPr>
          </w:rPrChange>
        </w:rPr>
        <w:pPrChange w:id="3600" w:author="Guilherme Pessoa-Amorim [2]" w:date="2021-11-15T13:07:00Z">
          <w:pPr>
            <w:pStyle w:val="ListParagraph"/>
            <w:numPr>
              <w:ilvl w:val="1"/>
              <w:numId w:val="21"/>
            </w:numPr>
            <w:ind w:left="1440" w:hanging="360"/>
            <w:jc w:val="both"/>
          </w:pPr>
        </w:pPrChange>
      </w:pPr>
      <w:del w:id="3601" w:author="Guilherme Pessoa-Amorim [2]" w:date="2021-11-15T13:01:00Z">
        <w:r w:rsidRPr="00D9517A" w:rsidDel="00CB6DB6">
          <w:rPr>
            <w:rFonts w:ascii="Mulish" w:hAnsi="Mulish"/>
            <w:sz w:val="22"/>
            <w:rPrChange w:id="3602" w:author="Guilherme Pessoa-Amorim [2]" w:date="2021-11-16T13:46:00Z">
              <w:rPr/>
            </w:rPrChange>
          </w:rPr>
          <w:delText>Simvastatin</w:delText>
        </w:r>
      </w:del>
    </w:p>
    <w:p w14:paraId="690106B4" w14:textId="0784EC85" w:rsidR="00C60B8D" w:rsidRPr="00D9517A" w:rsidDel="00CB6DB6" w:rsidRDefault="00C60B8D">
      <w:pPr>
        <w:pStyle w:val="ListParagraph"/>
        <w:spacing w:line="360" w:lineRule="auto"/>
        <w:rPr>
          <w:del w:id="3603" w:author="Guilherme Pessoa-Amorim [2]" w:date="2021-11-15T13:01:00Z"/>
          <w:rFonts w:ascii="Mulish" w:hAnsi="Mulish"/>
          <w:sz w:val="22"/>
          <w:rPrChange w:id="3604" w:author="Guilherme Pessoa-Amorim [2]" w:date="2021-11-16T13:46:00Z">
            <w:rPr>
              <w:del w:id="3605" w:author="Guilherme Pessoa-Amorim [2]" w:date="2021-11-15T13:01:00Z"/>
            </w:rPr>
          </w:rPrChange>
        </w:rPr>
        <w:pPrChange w:id="3606" w:author="Guilherme Pessoa-Amorim [2]" w:date="2021-11-15T13:07:00Z">
          <w:pPr>
            <w:pStyle w:val="ListParagraph"/>
            <w:numPr>
              <w:ilvl w:val="1"/>
              <w:numId w:val="21"/>
            </w:numPr>
            <w:ind w:left="1440" w:hanging="360"/>
            <w:jc w:val="both"/>
          </w:pPr>
        </w:pPrChange>
      </w:pPr>
      <w:del w:id="3607" w:author="Guilherme Pessoa-Amorim [2]" w:date="2021-11-15T13:01:00Z">
        <w:r w:rsidRPr="00D9517A" w:rsidDel="00CB6DB6">
          <w:rPr>
            <w:rFonts w:ascii="Mulish" w:hAnsi="Mulish"/>
            <w:sz w:val="22"/>
            <w:rPrChange w:id="3608" w:author="Guilherme Pessoa-Amorim [2]" w:date="2021-11-16T13:46:00Z">
              <w:rPr/>
            </w:rPrChange>
          </w:rPr>
          <w:delText>Pitavastatin</w:delText>
        </w:r>
      </w:del>
    </w:p>
    <w:p w14:paraId="676B0AE5" w14:textId="11726F7A" w:rsidR="00C60B8D" w:rsidRPr="00D9517A" w:rsidDel="00CB6DB6" w:rsidRDefault="00C60B8D">
      <w:pPr>
        <w:pStyle w:val="ListParagraph"/>
        <w:spacing w:line="360" w:lineRule="auto"/>
        <w:rPr>
          <w:del w:id="3609" w:author="Guilherme Pessoa-Amorim [2]" w:date="2021-11-15T13:01:00Z"/>
          <w:rFonts w:ascii="Mulish" w:hAnsi="Mulish"/>
          <w:sz w:val="22"/>
          <w:rPrChange w:id="3610" w:author="Guilherme Pessoa-Amorim [2]" w:date="2021-11-16T13:46:00Z">
            <w:rPr>
              <w:del w:id="3611" w:author="Guilherme Pessoa-Amorim [2]" w:date="2021-11-15T13:01:00Z"/>
            </w:rPr>
          </w:rPrChange>
        </w:rPr>
        <w:pPrChange w:id="3612" w:author="Guilherme Pessoa-Amorim [2]" w:date="2021-11-15T13:07:00Z">
          <w:pPr>
            <w:pStyle w:val="ListParagraph"/>
            <w:numPr>
              <w:ilvl w:val="1"/>
              <w:numId w:val="21"/>
            </w:numPr>
            <w:ind w:left="1440" w:hanging="360"/>
            <w:jc w:val="both"/>
          </w:pPr>
        </w:pPrChange>
      </w:pPr>
      <w:del w:id="3613" w:author="Guilherme Pessoa-Amorim [2]" w:date="2021-11-15T13:01:00Z">
        <w:r w:rsidRPr="00D9517A" w:rsidDel="00CB6DB6">
          <w:rPr>
            <w:rFonts w:ascii="Mulish" w:hAnsi="Mulish"/>
            <w:sz w:val="22"/>
            <w:rPrChange w:id="3614" w:author="Guilherme Pessoa-Amorim [2]" w:date="2021-11-16T13:46:00Z">
              <w:rPr/>
            </w:rPrChange>
          </w:rPr>
          <w:delText>Pravastatin</w:delText>
        </w:r>
      </w:del>
    </w:p>
    <w:p w14:paraId="108DD56D" w14:textId="6E2B67E5" w:rsidR="00C60B8D" w:rsidRPr="00D9517A" w:rsidDel="00CB6DB6" w:rsidRDefault="00C60B8D">
      <w:pPr>
        <w:pStyle w:val="ListParagraph"/>
        <w:spacing w:line="360" w:lineRule="auto"/>
        <w:rPr>
          <w:del w:id="3615" w:author="Guilherme Pessoa-Amorim [2]" w:date="2021-11-15T13:01:00Z"/>
          <w:rFonts w:ascii="Mulish" w:hAnsi="Mulish"/>
          <w:sz w:val="22"/>
          <w:rPrChange w:id="3616" w:author="Guilherme Pessoa-Amorim [2]" w:date="2021-11-16T13:46:00Z">
            <w:rPr>
              <w:del w:id="3617" w:author="Guilherme Pessoa-Amorim [2]" w:date="2021-11-15T13:01:00Z"/>
            </w:rPr>
          </w:rPrChange>
        </w:rPr>
        <w:pPrChange w:id="3618" w:author="Guilherme Pessoa-Amorim [2]" w:date="2021-11-15T13:07:00Z">
          <w:pPr>
            <w:pStyle w:val="ListParagraph"/>
            <w:numPr>
              <w:ilvl w:val="1"/>
              <w:numId w:val="21"/>
            </w:numPr>
            <w:ind w:left="1440" w:hanging="360"/>
            <w:jc w:val="both"/>
          </w:pPr>
        </w:pPrChange>
      </w:pPr>
      <w:del w:id="3619" w:author="Guilherme Pessoa-Amorim [2]" w:date="2021-11-15T13:01:00Z">
        <w:r w:rsidRPr="00D9517A" w:rsidDel="00CB6DB6">
          <w:rPr>
            <w:rFonts w:ascii="Mulish" w:hAnsi="Mulish"/>
            <w:sz w:val="22"/>
            <w:rPrChange w:id="3620" w:author="Guilherme Pessoa-Amorim [2]" w:date="2021-11-16T13:46:00Z">
              <w:rPr/>
            </w:rPrChange>
          </w:rPr>
          <w:delText>Rosuvastatin</w:delText>
        </w:r>
      </w:del>
    </w:p>
    <w:p w14:paraId="7CBEC72D" w14:textId="123DAE76" w:rsidR="001F1A7F" w:rsidRPr="00D9517A" w:rsidDel="00CB6DB6" w:rsidRDefault="001F1A7F">
      <w:pPr>
        <w:pStyle w:val="ListParagraph"/>
        <w:spacing w:line="360" w:lineRule="auto"/>
        <w:rPr>
          <w:del w:id="3621" w:author="Guilherme Pessoa-Amorim [2]" w:date="2021-11-15T13:01:00Z"/>
          <w:rFonts w:ascii="Mulish" w:hAnsi="Mulish"/>
          <w:sz w:val="22"/>
          <w:rPrChange w:id="3622" w:author="Guilherme Pessoa-Amorim [2]" w:date="2021-11-16T13:46:00Z">
            <w:rPr>
              <w:del w:id="3623" w:author="Guilherme Pessoa-Amorim [2]" w:date="2021-11-15T13:01:00Z"/>
            </w:rPr>
          </w:rPrChange>
        </w:rPr>
        <w:pPrChange w:id="3624" w:author="Guilherme Pessoa-Amorim [2]" w:date="2021-11-15T13:07:00Z">
          <w:pPr>
            <w:pStyle w:val="ListParagraph"/>
            <w:numPr>
              <w:ilvl w:val="1"/>
              <w:numId w:val="21"/>
            </w:numPr>
            <w:ind w:left="1440" w:hanging="360"/>
            <w:jc w:val="both"/>
          </w:pPr>
        </w:pPrChange>
      </w:pPr>
      <w:del w:id="3625" w:author="Guilherme Pessoa-Amorim [2]" w:date="2021-11-15T13:01:00Z">
        <w:r w:rsidRPr="00D9517A" w:rsidDel="00CB6DB6">
          <w:rPr>
            <w:rFonts w:ascii="Mulish" w:hAnsi="Mulish"/>
            <w:sz w:val="22"/>
            <w:rPrChange w:id="3626" w:author="Guilherme Pessoa-Amorim [2]" w:date="2021-11-16T13:46:00Z">
              <w:rPr/>
            </w:rPrChange>
          </w:rPr>
          <w:delText>Ezetimibe</w:delText>
        </w:r>
      </w:del>
    </w:p>
    <w:p w14:paraId="65CBA182" w14:textId="635A987E" w:rsidR="007F0415" w:rsidRPr="00D9517A" w:rsidDel="00CB6DB6" w:rsidRDefault="007F0415">
      <w:pPr>
        <w:pStyle w:val="ListParagraph"/>
        <w:spacing w:line="360" w:lineRule="auto"/>
        <w:rPr>
          <w:del w:id="3627" w:author="Guilherme Pessoa-Amorim [2]" w:date="2021-11-15T13:01:00Z"/>
          <w:rFonts w:ascii="Mulish" w:hAnsi="Mulish"/>
          <w:sz w:val="22"/>
          <w:rPrChange w:id="3628" w:author="Guilherme Pessoa-Amorim [2]" w:date="2021-11-16T13:46:00Z">
            <w:rPr>
              <w:del w:id="3629" w:author="Guilherme Pessoa-Amorim [2]" w:date="2021-11-15T13:01:00Z"/>
            </w:rPr>
          </w:rPrChange>
        </w:rPr>
        <w:pPrChange w:id="3630" w:author="Guilherme Pessoa-Amorim [2]" w:date="2021-11-15T13:07:00Z">
          <w:pPr>
            <w:pStyle w:val="ListParagraph"/>
            <w:numPr>
              <w:ilvl w:val="1"/>
              <w:numId w:val="21"/>
            </w:numPr>
            <w:ind w:left="1440" w:hanging="360"/>
            <w:jc w:val="both"/>
          </w:pPr>
        </w:pPrChange>
      </w:pPr>
      <w:del w:id="3631" w:author="Guilherme Pessoa-Amorim [2]" w:date="2021-11-15T13:01:00Z">
        <w:r w:rsidRPr="00D9517A" w:rsidDel="00CB6DB6">
          <w:rPr>
            <w:rFonts w:ascii="Mulish" w:hAnsi="Mulish"/>
            <w:sz w:val="22"/>
            <w:rPrChange w:id="3632" w:author="Guilherme Pessoa-Amorim [2]" w:date="2021-11-16T13:46:00Z">
              <w:rPr/>
            </w:rPrChange>
          </w:rPr>
          <w:delText>PCSK9i</w:delText>
        </w:r>
      </w:del>
    </w:p>
    <w:p w14:paraId="329BBBE8" w14:textId="2598F962" w:rsidR="00C60B8D" w:rsidRPr="00D9517A" w:rsidDel="00CB6DB6" w:rsidRDefault="00C60B8D">
      <w:pPr>
        <w:pStyle w:val="ListParagraph"/>
        <w:spacing w:line="360" w:lineRule="auto"/>
        <w:rPr>
          <w:del w:id="3633" w:author="Guilherme Pessoa-Amorim [2]" w:date="2021-11-15T13:01:00Z"/>
          <w:rFonts w:ascii="Mulish" w:hAnsi="Mulish"/>
          <w:sz w:val="22"/>
          <w:rPrChange w:id="3634" w:author="Guilherme Pessoa-Amorim [2]" w:date="2021-11-16T13:46:00Z">
            <w:rPr>
              <w:del w:id="3635" w:author="Guilherme Pessoa-Amorim [2]" w:date="2021-11-15T13:01:00Z"/>
            </w:rPr>
          </w:rPrChange>
        </w:rPr>
        <w:pPrChange w:id="3636" w:author="Guilherme Pessoa-Amorim [2]" w:date="2021-11-15T13:07:00Z">
          <w:pPr>
            <w:pStyle w:val="ListParagraph"/>
            <w:numPr>
              <w:ilvl w:val="1"/>
              <w:numId w:val="21"/>
            </w:numPr>
            <w:ind w:left="1440" w:hanging="360"/>
            <w:jc w:val="both"/>
          </w:pPr>
        </w:pPrChange>
      </w:pPr>
      <w:del w:id="3637" w:author="Guilherme Pessoa-Amorim [2]" w:date="2021-11-15T13:01:00Z">
        <w:r w:rsidRPr="00D9517A" w:rsidDel="00CB6DB6">
          <w:rPr>
            <w:rFonts w:ascii="Mulish" w:hAnsi="Mulish"/>
            <w:sz w:val="22"/>
            <w:rPrChange w:id="3638" w:author="Guilherme Pessoa-Amorim [2]" w:date="2021-11-16T13:46:00Z">
              <w:rPr/>
            </w:rPrChange>
          </w:rPr>
          <w:delText>Fibrates</w:delText>
        </w:r>
      </w:del>
    </w:p>
    <w:p w14:paraId="49F3F358" w14:textId="78A3F5BF" w:rsidR="00773A11" w:rsidRPr="00D9517A" w:rsidDel="00CB6DB6" w:rsidRDefault="00773A11">
      <w:pPr>
        <w:pStyle w:val="ListParagraph"/>
        <w:spacing w:line="360" w:lineRule="auto"/>
        <w:rPr>
          <w:del w:id="3639" w:author="Guilherme Pessoa-Amorim [2]" w:date="2021-11-15T13:01:00Z"/>
          <w:rFonts w:ascii="Mulish" w:hAnsi="Mulish"/>
          <w:sz w:val="22"/>
          <w:rPrChange w:id="3640" w:author="Guilherme Pessoa-Amorim [2]" w:date="2021-11-16T13:46:00Z">
            <w:rPr>
              <w:del w:id="3641" w:author="Guilherme Pessoa-Amorim [2]" w:date="2021-11-15T13:01:00Z"/>
            </w:rPr>
          </w:rPrChange>
        </w:rPr>
        <w:pPrChange w:id="3642" w:author="Guilherme Pessoa-Amorim [2]" w:date="2021-11-15T13:07:00Z">
          <w:pPr>
            <w:pStyle w:val="ListParagraph"/>
            <w:numPr>
              <w:ilvl w:val="1"/>
              <w:numId w:val="21"/>
            </w:numPr>
            <w:ind w:left="1440" w:hanging="360"/>
            <w:jc w:val="both"/>
          </w:pPr>
        </w:pPrChange>
      </w:pPr>
      <w:del w:id="3643" w:author="Guilherme Pessoa-Amorim [2]" w:date="2021-11-15T13:01:00Z">
        <w:r w:rsidRPr="00D9517A" w:rsidDel="00CB6DB6">
          <w:rPr>
            <w:rFonts w:ascii="Mulish" w:hAnsi="Mulish"/>
            <w:sz w:val="22"/>
            <w:rPrChange w:id="3644" w:author="Guilherme Pessoa-Amorim [2]" w:date="2021-11-16T13:46:00Z">
              <w:rPr/>
            </w:rPrChange>
          </w:rPr>
          <w:delText>Resins</w:delText>
        </w:r>
      </w:del>
    </w:p>
    <w:p w14:paraId="19CD92CE" w14:textId="451795B9" w:rsidR="00F902B9" w:rsidRPr="00D9517A" w:rsidDel="00CB6DB6" w:rsidRDefault="00F902B9">
      <w:pPr>
        <w:pStyle w:val="ListParagraph"/>
        <w:spacing w:line="360" w:lineRule="auto"/>
        <w:rPr>
          <w:del w:id="3645" w:author="Guilherme Pessoa-Amorim [2]" w:date="2021-11-15T13:01:00Z"/>
          <w:rFonts w:ascii="Mulish" w:hAnsi="Mulish"/>
          <w:sz w:val="22"/>
          <w:rPrChange w:id="3646" w:author="Guilherme Pessoa-Amorim [2]" w:date="2021-11-16T13:46:00Z">
            <w:rPr>
              <w:del w:id="3647" w:author="Guilherme Pessoa-Amorim [2]" w:date="2021-11-15T13:01:00Z"/>
            </w:rPr>
          </w:rPrChange>
        </w:rPr>
        <w:pPrChange w:id="3648" w:author="Guilherme Pessoa-Amorim [2]" w:date="2021-11-15T13:07:00Z">
          <w:pPr>
            <w:pStyle w:val="ListParagraph"/>
            <w:ind w:left="2160"/>
            <w:jc w:val="both"/>
          </w:pPr>
        </w:pPrChange>
      </w:pPr>
    </w:p>
    <w:p w14:paraId="179462B7" w14:textId="54BDE407" w:rsidR="00C60B8D" w:rsidRPr="00D9517A" w:rsidDel="00CB6DB6" w:rsidRDefault="00F902B9">
      <w:pPr>
        <w:pStyle w:val="ListParagraph"/>
        <w:spacing w:line="360" w:lineRule="auto"/>
        <w:rPr>
          <w:del w:id="3649" w:author="Guilherme Pessoa-Amorim [2]" w:date="2021-11-15T13:01:00Z"/>
          <w:rFonts w:ascii="Mulish" w:hAnsi="Mulish"/>
          <w:sz w:val="22"/>
          <w:rPrChange w:id="3650" w:author="Guilherme Pessoa-Amorim [2]" w:date="2021-11-16T13:46:00Z">
            <w:rPr>
              <w:del w:id="3651" w:author="Guilherme Pessoa-Amorim [2]" w:date="2021-11-15T13:01:00Z"/>
            </w:rPr>
          </w:rPrChange>
        </w:rPr>
        <w:pPrChange w:id="3652" w:author="Guilherme Pessoa-Amorim [2]" w:date="2021-11-15T13:07:00Z">
          <w:pPr>
            <w:pStyle w:val="ListParagraph"/>
            <w:numPr>
              <w:ilvl w:val="1"/>
              <w:numId w:val="13"/>
            </w:numPr>
            <w:ind w:hanging="360"/>
            <w:jc w:val="both"/>
          </w:pPr>
        </w:pPrChange>
      </w:pPr>
      <w:del w:id="3653" w:author="Guilherme Pessoa-Amorim [2]" w:date="2021-11-15T13:01:00Z">
        <w:r w:rsidRPr="00D9517A" w:rsidDel="00CB6DB6">
          <w:rPr>
            <w:rFonts w:ascii="Mulish" w:hAnsi="Mulish"/>
            <w:sz w:val="22"/>
            <w:rPrChange w:id="3654" w:author="Guilherme Pessoa-Amorim [2]" w:date="2021-11-16T13:46:00Z">
              <w:rPr/>
            </w:rPrChange>
          </w:rPr>
          <w:delText>Antihypertensive drugs</w:delText>
        </w:r>
      </w:del>
    </w:p>
    <w:p w14:paraId="4A904B83" w14:textId="13E1BCEF" w:rsidR="00F902B9" w:rsidRPr="00D9517A" w:rsidDel="00CB6DB6" w:rsidRDefault="00F902B9">
      <w:pPr>
        <w:pStyle w:val="ListParagraph"/>
        <w:spacing w:line="360" w:lineRule="auto"/>
        <w:rPr>
          <w:del w:id="3655" w:author="Guilherme Pessoa-Amorim [2]" w:date="2021-11-15T13:01:00Z"/>
          <w:rFonts w:ascii="Mulish" w:hAnsi="Mulish"/>
          <w:sz w:val="22"/>
          <w:rPrChange w:id="3656" w:author="Guilherme Pessoa-Amorim [2]" w:date="2021-11-16T13:46:00Z">
            <w:rPr>
              <w:del w:id="3657" w:author="Guilherme Pessoa-Amorim [2]" w:date="2021-11-15T13:01:00Z"/>
            </w:rPr>
          </w:rPrChange>
        </w:rPr>
        <w:pPrChange w:id="3658" w:author="Guilherme Pessoa-Amorim [2]" w:date="2021-11-15T13:07:00Z">
          <w:pPr>
            <w:pStyle w:val="ListParagraph"/>
            <w:numPr>
              <w:ilvl w:val="1"/>
              <w:numId w:val="21"/>
            </w:numPr>
            <w:ind w:left="1440" w:hanging="360"/>
            <w:jc w:val="both"/>
          </w:pPr>
        </w:pPrChange>
      </w:pPr>
      <w:del w:id="3659" w:author="Guilherme Pessoa-Amorim [2]" w:date="2021-11-15T13:01:00Z">
        <w:r w:rsidRPr="00D9517A" w:rsidDel="00CB6DB6">
          <w:rPr>
            <w:rFonts w:ascii="Mulish" w:hAnsi="Mulish"/>
            <w:sz w:val="22"/>
            <w:rPrChange w:id="3660" w:author="Guilherme Pessoa-Amorim [2]" w:date="2021-11-16T13:46:00Z">
              <w:rPr/>
            </w:rPrChange>
          </w:rPr>
          <w:delText>Any antihypertensive</w:delText>
        </w:r>
      </w:del>
    </w:p>
    <w:p w14:paraId="1437460D" w14:textId="5619CEE0" w:rsidR="00C60B8D" w:rsidRPr="00D9517A" w:rsidDel="00CB6DB6" w:rsidRDefault="00C60B8D">
      <w:pPr>
        <w:pStyle w:val="ListParagraph"/>
        <w:spacing w:line="360" w:lineRule="auto"/>
        <w:rPr>
          <w:del w:id="3661" w:author="Guilherme Pessoa-Amorim [2]" w:date="2021-11-15T13:01:00Z"/>
          <w:rFonts w:ascii="Mulish" w:hAnsi="Mulish"/>
          <w:sz w:val="22"/>
          <w:rPrChange w:id="3662" w:author="Guilherme Pessoa-Amorim [2]" w:date="2021-11-16T13:46:00Z">
            <w:rPr>
              <w:del w:id="3663" w:author="Guilherme Pessoa-Amorim [2]" w:date="2021-11-15T13:01:00Z"/>
            </w:rPr>
          </w:rPrChange>
        </w:rPr>
        <w:pPrChange w:id="3664" w:author="Guilherme Pessoa-Amorim [2]" w:date="2021-11-15T13:07:00Z">
          <w:pPr>
            <w:pStyle w:val="ListParagraph"/>
            <w:numPr>
              <w:ilvl w:val="1"/>
              <w:numId w:val="21"/>
            </w:numPr>
            <w:ind w:left="1440" w:hanging="360"/>
            <w:jc w:val="both"/>
          </w:pPr>
        </w:pPrChange>
      </w:pPr>
      <w:del w:id="3665" w:author="Guilherme Pessoa-Amorim [2]" w:date="2021-11-15T13:01:00Z">
        <w:r w:rsidRPr="00D9517A" w:rsidDel="00CB6DB6">
          <w:rPr>
            <w:rFonts w:ascii="Mulish" w:hAnsi="Mulish"/>
            <w:sz w:val="22"/>
            <w:rPrChange w:id="3666" w:author="Guilherme Pessoa-Amorim [2]" w:date="2021-11-16T13:46:00Z">
              <w:rPr/>
            </w:rPrChange>
          </w:rPr>
          <w:delText>ACEi</w:delText>
        </w:r>
      </w:del>
    </w:p>
    <w:p w14:paraId="576C99C2" w14:textId="37224E1A" w:rsidR="00C60B8D" w:rsidRPr="00D9517A" w:rsidDel="00CB6DB6" w:rsidRDefault="00C60B8D">
      <w:pPr>
        <w:pStyle w:val="ListParagraph"/>
        <w:spacing w:line="360" w:lineRule="auto"/>
        <w:rPr>
          <w:del w:id="3667" w:author="Guilherme Pessoa-Amorim [2]" w:date="2021-11-15T13:01:00Z"/>
          <w:rFonts w:ascii="Mulish" w:hAnsi="Mulish"/>
          <w:sz w:val="22"/>
          <w:rPrChange w:id="3668" w:author="Guilherme Pessoa-Amorim [2]" w:date="2021-11-16T13:46:00Z">
            <w:rPr>
              <w:del w:id="3669" w:author="Guilherme Pessoa-Amorim [2]" w:date="2021-11-15T13:01:00Z"/>
            </w:rPr>
          </w:rPrChange>
        </w:rPr>
        <w:pPrChange w:id="3670" w:author="Guilherme Pessoa-Amorim [2]" w:date="2021-11-15T13:07:00Z">
          <w:pPr>
            <w:pStyle w:val="ListParagraph"/>
            <w:numPr>
              <w:ilvl w:val="1"/>
              <w:numId w:val="21"/>
            </w:numPr>
            <w:ind w:left="1440" w:hanging="360"/>
            <w:jc w:val="both"/>
          </w:pPr>
        </w:pPrChange>
      </w:pPr>
      <w:del w:id="3671" w:author="Guilherme Pessoa-Amorim [2]" w:date="2021-11-15T13:01:00Z">
        <w:r w:rsidRPr="00D9517A" w:rsidDel="00CB6DB6">
          <w:rPr>
            <w:rFonts w:ascii="Mulish" w:hAnsi="Mulish"/>
            <w:sz w:val="22"/>
            <w:rPrChange w:id="3672" w:author="Guilherme Pessoa-Amorim [2]" w:date="2021-11-16T13:46:00Z">
              <w:rPr/>
            </w:rPrChange>
          </w:rPr>
          <w:delText>ARBs</w:delText>
        </w:r>
      </w:del>
    </w:p>
    <w:p w14:paraId="607C9D8E" w14:textId="3A1B1669" w:rsidR="00C60B8D" w:rsidRPr="00D9517A" w:rsidDel="00CB6DB6" w:rsidRDefault="00C60B8D">
      <w:pPr>
        <w:pStyle w:val="ListParagraph"/>
        <w:spacing w:line="360" w:lineRule="auto"/>
        <w:rPr>
          <w:del w:id="3673" w:author="Guilherme Pessoa-Amorim [2]" w:date="2021-11-15T13:01:00Z"/>
          <w:rFonts w:ascii="Mulish" w:hAnsi="Mulish"/>
          <w:sz w:val="22"/>
          <w:rPrChange w:id="3674" w:author="Guilherme Pessoa-Amorim [2]" w:date="2021-11-16T13:46:00Z">
            <w:rPr>
              <w:del w:id="3675" w:author="Guilherme Pessoa-Amorim [2]" w:date="2021-11-15T13:01:00Z"/>
            </w:rPr>
          </w:rPrChange>
        </w:rPr>
        <w:pPrChange w:id="3676" w:author="Guilherme Pessoa-Amorim [2]" w:date="2021-11-15T13:07:00Z">
          <w:pPr>
            <w:pStyle w:val="ListParagraph"/>
            <w:numPr>
              <w:ilvl w:val="1"/>
              <w:numId w:val="21"/>
            </w:numPr>
            <w:ind w:left="1440" w:hanging="360"/>
            <w:jc w:val="both"/>
          </w:pPr>
        </w:pPrChange>
      </w:pPr>
      <w:del w:id="3677" w:author="Guilherme Pessoa-Amorim [2]" w:date="2021-11-15T13:01:00Z">
        <w:r w:rsidRPr="00D9517A" w:rsidDel="00CB6DB6">
          <w:rPr>
            <w:rFonts w:ascii="Mulish" w:hAnsi="Mulish"/>
            <w:sz w:val="22"/>
            <w:rPrChange w:id="3678" w:author="Guilherme Pessoa-Amorim [2]" w:date="2021-11-16T13:46:00Z">
              <w:rPr/>
            </w:rPrChange>
          </w:rPr>
          <w:delText>MRAs</w:delText>
        </w:r>
      </w:del>
    </w:p>
    <w:p w14:paraId="5682C044" w14:textId="3C378141" w:rsidR="00C60B8D" w:rsidRPr="00D9517A" w:rsidDel="00CB6DB6" w:rsidRDefault="00C60B8D">
      <w:pPr>
        <w:pStyle w:val="ListParagraph"/>
        <w:spacing w:line="360" w:lineRule="auto"/>
        <w:rPr>
          <w:del w:id="3679" w:author="Guilherme Pessoa-Amorim [2]" w:date="2021-11-15T13:01:00Z"/>
          <w:rFonts w:ascii="Mulish" w:hAnsi="Mulish"/>
          <w:sz w:val="22"/>
          <w:rPrChange w:id="3680" w:author="Guilherme Pessoa-Amorim [2]" w:date="2021-11-16T13:46:00Z">
            <w:rPr>
              <w:del w:id="3681" w:author="Guilherme Pessoa-Amorim [2]" w:date="2021-11-15T13:01:00Z"/>
            </w:rPr>
          </w:rPrChange>
        </w:rPr>
        <w:pPrChange w:id="3682" w:author="Guilherme Pessoa-Amorim [2]" w:date="2021-11-15T13:07:00Z">
          <w:pPr>
            <w:pStyle w:val="ListParagraph"/>
            <w:numPr>
              <w:ilvl w:val="1"/>
              <w:numId w:val="21"/>
            </w:numPr>
            <w:ind w:left="1440" w:hanging="360"/>
            <w:jc w:val="both"/>
          </w:pPr>
        </w:pPrChange>
      </w:pPr>
      <w:del w:id="3683" w:author="Guilherme Pessoa-Amorim [2]" w:date="2021-11-15T13:01:00Z">
        <w:r w:rsidRPr="00D9517A" w:rsidDel="00CB6DB6">
          <w:rPr>
            <w:rFonts w:ascii="Mulish" w:hAnsi="Mulish"/>
            <w:sz w:val="22"/>
            <w:rPrChange w:id="3684" w:author="Guilherme Pessoa-Amorim [2]" w:date="2021-11-16T13:46:00Z">
              <w:rPr/>
            </w:rPrChange>
          </w:rPr>
          <w:delText>ARNIs</w:delText>
        </w:r>
      </w:del>
    </w:p>
    <w:p w14:paraId="20C03DF3" w14:textId="38665C8D" w:rsidR="00773A11" w:rsidRPr="00D9517A" w:rsidDel="00CB6DB6" w:rsidRDefault="00773A11">
      <w:pPr>
        <w:pStyle w:val="ListParagraph"/>
        <w:spacing w:line="360" w:lineRule="auto"/>
        <w:rPr>
          <w:del w:id="3685" w:author="Guilherme Pessoa-Amorim [2]" w:date="2021-11-15T13:01:00Z"/>
          <w:rFonts w:ascii="Mulish" w:hAnsi="Mulish"/>
          <w:sz w:val="22"/>
          <w:rPrChange w:id="3686" w:author="Guilherme Pessoa-Amorim [2]" w:date="2021-11-16T13:46:00Z">
            <w:rPr>
              <w:del w:id="3687" w:author="Guilherme Pessoa-Amorim [2]" w:date="2021-11-15T13:01:00Z"/>
            </w:rPr>
          </w:rPrChange>
        </w:rPr>
        <w:pPrChange w:id="3688" w:author="Guilherme Pessoa-Amorim [2]" w:date="2021-11-15T13:07:00Z">
          <w:pPr>
            <w:pStyle w:val="ListParagraph"/>
            <w:numPr>
              <w:ilvl w:val="1"/>
              <w:numId w:val="21"/>
            </w:numPr>
            <w:ind w:left="1440" w:hanging="360"/>
            <w:jc w:val="both"/>
          </w:pPr>
        </w:pPrChange>
      </w:pPr>
      <w:del w:id="3689" w:author="Guilherme Pessoa-Amorim [2]" w:date="2021-11-15T13:01:00Z">
        <w:r w:rsidRPr="00D9517A" w:rsidDel="00CB6DB6">
          <w:rPr>
            <w:rFonts w:ascii="Mulish" w:hAnsi="Mulish"/>
            <w:sz w:val="22"/>
            <w:rPrChange w:id="3690" w:author="Guilherme Pessoa-Amorim [2]" w:date="2021-11-16T13:46:00Z">
              <w:rPr/>
            </w:rPrChange>
          </w:rPr>
          <w:delText>Renin inhibitors</w:delText>
        </w:r>
      </w:del>
    </w:p>
    <w:p w14:paraId="211A8A89" w14:textId="49F96111" w:rsidR="00F902B9" w:rsidRPr="00D9517A" w:rsidDel="00CB6DB6" w:rsidRDefault="00F902B9">
      <w:pPr>
        <w:pStyle w:val="ListParagraph"/>
        <w:spacing w:line="360" w:lineRule="auto"/>
        <w:rPr>
          <w:del w:id="3691" w:author="Guilherme Pessoa-Amorim [2]" w:date="2021-11-15T13:01:00Z"/>
          <w:rFonts w:ascii="Mulish" w:hAnsi="Mulish"/>
          <w:sz w:val="22"/>
          <w:rPrChange w:id="3692" w:author="Guilherme Pessoa-Amorim [2]" w:date="2021-11-16T13:46:00Z">
            <w:rPr>
              <w:del w:id="3693" w:author="Guilherme Pessoa-Amorim [2]" w:date="2021-11-15T13:01:00Z"/>
            </w:rPr>
          </w:rPrChange>
        </w:rPr>
        <w:pPrChange w:id="3694" w:author="Guilherme Pessoa-Amorim [2]" w:date="2021-11-15T13:07:00Z">
          <w:pPr>
            <w:pStyle w:val="ListParagraph"/>
            <w:numPr>
              <w:ilvl w:val="1"/>
              <w:numId w:val="21"/>
            </w:numPr>
            <w:ind w:left="1440" w:hanging="360"/>
            <w:jc w:val="both"/>
          </w:pPr>
        </w:pPrChange>
      </w:pPr>
      <w:del w:id="3695" w:author="Guilherme Pessoa-Amorim [2]" w:date="2021-11-15T13:01:00Z">
        <w:r w:rsidRPr="00D9517A" w:rsidDel="00CB6DB6">
          <w:rPr>
            <w:rFonts w:ascii="Mulish" w:hAnsi="Mulish"/>
            <w:sz w:val="22"/>
            <w:rPrChange w:id="3696" w:author="Guilherme Pessoa-Amorim [2]" w:date="2021-11-16T13:46:00Z">
              <w:rPr/>
            </w:rPrChange>
          </w:rPr>
          <w:delText>Beta-blockers</w:delText>
        </w:r>
      </w:del>
    </w:p>
    <w:p w14:paraId="7504191E" w14:textId="4AAC312F" w:rsidR="00F902B9" w:rsidRPr="00D9517A" w:rsidDel="00CB6DB6" w:rsidRDefault="007F0415">
      <w:pPr>
        <w:pStyle w:val="ListParagraph"/>
        <w:spacing w:line="360" w:lineRule="auto"/>
        <w:rPr>
          <w:del w:id="3697" w:author="Guilherme Pessoa-Amorim [2]" w:date="2021-11-15T13:01:00Z"/>
          <w:rFonts w:ascii="Mulish" w:hAnsi="Mulish"/>
          <w:sz w:val="22"/>
          <w:rPrChange w:id="3698" w:author="Guilherme Pessoa-Amorim [2]" w:date="2021-11-16T13:46:00Z">
            <w:rPr>
              <w:del w:id="3699" w:author="Guilherme Pessoa-Amorim [2]" w:date="2021-11-15T13:01:00Z"/>
            </w:rPr>
          </w:rPrChange>
        </w:rPr>
        <w:pPrChange w:id="3700" w:author="Guilherme Pessoa-Amorim [2]" w:date="2021-11-15T13:07:00Z">
          <w:pPr>
            <w:pStyle w:val="ListParagraph"/>
            <w:numPr>
              <w:ilvl w:val="1"/>
              <w:numId w:val="21"/>
            </w:numPr>
            <w:ind w:left="1440" w:hanging="360"/>
            <w:jc w:val="both"/>
          </w:pPr>
        </w:pPrChange>
      </w:pPr>
      <w:del w:id="3701" w:author="Guilherme Pessoa-Amorim [2]" w:date="2021-11-15T13:01:00Z">
        <w:r w:rsidRPr="00D9517A" w:rsidDel="00CB6DB6">
          <w:rPr>
            <w:rFonts w:ascii="Mulish" w:hAnsi="Mulish"/>
            <w:sz w:val="22"/>
            <w:rPrChange w:id="3702" w:author="Guilherme Pessoa-Amorim [2]" w:date="2021-11-16T13:46:00Z">
              <w:rPr/>
            </w:rPrChange>
          </w:rPr>
          <w:delText>CCBs</w:delText>
        </w:r>
      </w:del>
    </w:p>
    <w:p w14:paraId="577F3FF9" w14:textId="4AE7AEC4" w:rsidR="00773A11" w:rsidRPr="00D9517A" w:rsidDel="00CB6DB6" w:rsidRDefault="00773A11">
      <w:pPr>
        <w:pStyle w:val="ListParagraph"/>
        <w:spacing w:line="360" w:lineRule="auto"/>
        <w:rPr>
          <w:del w:id="3703" w:author="Guilherme Pessoa-Amorim [2]" w:date="2021-11-15T13:01:00Z"/>
          <w:rFonts w:ascii="Mulish" w:hAnsi="Mulish"/>
          <w:sz w:val="22"/>
          <w:rPrChange w:id="3704" w:author="Guilherme Pessoa-Amorim [2]" w:date="2021-11-16T13:46:00Z">
            <w:rPr>
              <w:del w:id="3705" w:author="Guilherme Pessoa-Amorim [2]" w:date="2021-11-15T13:01:00Z"/>
            </w:rPr>
          </w:rPrChange>
        </w:rPr>
        <w:pPrChange w:id="3706" w:author="Guilherme Pessoa-Amorim [2]" w:date="2021-11-15T13:07:00Z">
          <w:pPr>
            <w:pStyle w:val="ListParagraph"/>
            <w:numPr>
              <w:ilvl w:val="1"/>
              <w:numId w:val="21"/>
            </w:numPr>
            <w:ind w:left="1440" w:hanging="360"/>
            <w:jc w:val="both"/>
          </w:pPr>
        </w:pPrChange>
      </w:pPr>
      <w:del w:id="3707" w:author="Guilherme Pessoa-Amorim [2]" w:date="2021-11-15T13:01:00Z">
        <w:r w:rsidRPr="00D9517A" w:rsidDel="00CB6DB6">
          <w:rPr>
            <w:rFonts w:ascii="Mulish" w:hAnsi="Mulish"/>
            <w:sz w:val="22"/>
            <w:rPrChange w:id="3708" w:author="Guilherme Pessoa-Amorim [2]" w:date="2021-11-16T13:46:00Z">
              <w:rPr/>
            </w:rPrChange>
          </w:rPr>
          <w:delText>Verapamil</w:delText>
        </w:r>
      </w:del>
    </w:p>
    <w:p w14:paraId="01D811EC" w14:textId="3528751D" w:rsidR="00F902B9" w:rsidRPr="00D9517A" w:rsidDel="00CB6DB6" w:rsidRDefault="00F902B9">
      <w:pPr>
        <w:pStyle w:val="ListParagraph"/>
        <w:spacing w:line="360" w:lineRule="auto"/>
        <w:rPr>
          <w:del w:id="3709" w:author="Guilherme Pessoa-Amorim [2]" w:date="2021-11-15T13:01:00Z"/>
          <w:rFonts w:ascii="Mulish" w:hAnsi="Mulish"/>
          <w:sz w:val="22"/>
          <w:rPrChange w:id="3710" w:author="Guilherme Pessoa-Amorim [2]" w:date="2021-11-16T13:46:00Z">
            <w:rPr>
              <w:del w:id="3711" w:author="Guilherme Pessoa-Amorim [2]" w:date="2021-11-15T13:01:00Z"/>
            </w:rPr>
          </w:rPrChange>
        </w:rPr>
        <w:pPrChange w:id="3712" w:author="Guilherme Pessoa-Amorim [2]" w:date="2021-11-15T13:07:00Z">
          <w:pPr>
            <w:pStyle w:val="ListParagraph"/>
            <w:numPr>
              <w:ilvl w:val="1"/>
              <w:numId w:val="21"/>
            </w:numPr>
            <w:ind w:left="1440" w:hanging="360"/>
            <w:jc w:val="both"/>
          </w:pPr>
        </w:pPrChange>
      </w:pPr>
      <w:del w:id="3713" w:author="Guilherme Pessoa-Amorim [2]" w:date="2021-11-15T13:01:00Z">
        <w:r w:rsidRPr="00D9517A" w:rsidDel="00CB6DB6">
          <w:rPr>
            <w:rFonts w:ascii="Mulish" w:hAnsi="Mulish"/>
            <w:sz w:val="22"/>
            <w:rPrChange w:id="3714" w:author="Guilherme Pessoa-Amorim [2]" w:date="2021-11-16T13:46:00Z">
              <w:rPr/>
            </w:rPrChange>
          </w:rPr>
          <w:delText>Loop diuretics</w:delText>
        </w:r>
      </w:del>
    </w:p>
    <w:p w14:paraId="1C03BD52" w14:textId="52CE484F" w:rsidR="00C60B8D" w:rsidRPr="00D9517A" w:rsidDel="00CB6DB6" w:rsidRDefault="00773A11">
      <w:pPr>
        <w:pStyle w:val="ListParagraph"/>
        <w:spacing w:line="360" w:lineRule="auto"/>
        <w:rPr>
          <w:del w:id="3715" w:author="Guilherme Pessoa-Amorim [2]" w:date="2021-11-15T13:01:00Z"/>
          <w:rFonts w:ascii="Mulish" w:hAnsi="Mulish"/>
          <w:sz w:val="22"/>
          <w:rPrChange w:id="3716" w:author="Guilherme Pessoa-Amorim [2]" w:date="2021-11-16T13:46:00Z">
            <w:rPr>
              <w:del w:id="3717" w:author="Guilherme Pessoa-Amorim [2]" w:date="2021-11-15T13:01:00Z"/>
            </w:rPr>
          </w:rPrChange>
        </w:rPr>
        <w:pPrChange w:id="3718" w:author="Guilherme Pessoa-Amorim [2]" w:date="2021-11-15T13:07:00Z">
          <w:pPr>
            <w:pStyle w:val="ListParagraph"/>
            <w:numPr>
              <w:ilvl w:val="1"/>
              <w:numId w:val="21"/>
            </w:numPr>
            <w:ind w:left="1440" w:hanging="360"/>
            <w:jc w:val="both"/>
          </w:pPr>
        </w:pPrChange>
      </w:pPr>
      <w:del w:id="3719" w:author="Guilherme Pessoa-Amorim [2]" w:date="2021-11-15T13:01:00Z">
        <w:r w:rsidRPr="00D9517A" w:rsidDel="00CB6DB6">
          <w:rPr>
            <w:rFonts w:ascii="Mulish" w:hAnsi="Mulish"/>
            <w:sz w:val="22"/>
            <w:rPrChange w:id="3720" w:author="Guilherme Pessoa-Amorim [2]" w:date="2021-11-16T13:46:00Z">
              <w:rPr/>
            </w:rPrChange>
          </w:rPr>
          <w:delText>Thiazide</w:delText>
        </w:r>
        <w:r w:rsidR="00F902B9" w:rsidRPr="00D9517A" w:rsidDel="00CB6DB6">
          <w:rPr>
            <w:rFonts w:ascii="Mulish" w:hAnsi="Mulish"/>
            <w:sz w:val="22"/>
            <w:rPrChange w:id="3721" w:author="Guilherme Pessoa-Amorim [2]" w:date="2021-11-16T13:46:00Z">
              <w:rPr/>
            </w:rPrChange>
          </w:rPr>
          <w:delText xml:space="preserve"> diuretics</w:delText>
        </w:r>
      </w:del>
    </w:p>
    <w:p w14:paraId="4C55788B" w14:textId="4EB8D564" w:rsidR="00773A11" w:rsidRPr="00D9517A" w:rsidDel="00CB6DB6" w:rsidRDefault="00773A11">
      <w:pPr>
        <w:pStyle w:val="ListParagraph"/>
        <w:spacing w:line="360" w:lineRule="auto"/>
        <w:rPr>
          <w:del w:id="3722" w:author="Guilherme Pessoa-Amorim [2]" w:date="2021-11-15T13:01:00Z"/>
          <w:rFonts w:ascii="Mulish" w:hAnsi="Mulish"/>
          <w:sz w:val="22"/>
          <w:rPrChange w:id="3723" w:author="Guilherme Pessoa-Amorim [2]" w:date="2021-11-16T13:46:00Z">
            <w:rPr>
              <w:del w:id="3724" w:author="Guilherme Pessoa-Amorim [2]" w:date="2021-11-15T13:01:00Z"/>
            </w:rPr>
          </w:rPrChange>
        </w:rPr>
        <w:pPrChange w:id="3725" w:author="Guilherme Pessoa-Amorim [2]" w:date="2021-11-15T13:07:00Z">
          <w:pPr>
            <w:pStyle w:val="ListParagraph"/>
            <w:numPr>
              <w:ilvl w:val="1"/>
              <w:numId w:val="21"/>
            </w:numPr>
            <w:ind w:left="1440" w:hanging="360"/>
            <w:jc w:val="both"/>
          </w:pPr>
        </w:pPrChange>
      </w:pPr>
      <w:del w:id="3726" w:author="Guilherme Pessoa-Amorim [2]" w:date="2021-11-15T13:01:00Z">
        <w:r w:rsidRPr="00D9517A" w:rsidDel="00CB6DB6">
          <w:rPr>
            <w:rFonts w:ascii="Mulish" w:hAnsi="Mulish"/>
            <w:sz w:val="22"/>
            <w:rPrChange w:id="3727" w:author="Guilherme Pessoa-Amorim [2]" w:date="2021-11-16T13:46:00Z">
              <w:rPr/>
            </w:rPrChange>
          </w:rPr>
          <w:delText>Potassium-sparing and other diuretics</w:delText>
        </w:r>
      </w:del>
    </w:p>
    <w:p w14:paraId="77B75FF5" w14:textId="23DF3D3D" w:rsidR="00C60B8D" w:rsidRPr="00D9517A" w:rsidDel="00CB6DB6" w:rsidRDefault="00C60B8D">
      <w:pPr>
        <w:pStyle w:val="ListParagraph"/>
        <w:spacing w:line="360" w:lineRule="auto"/>
        <w:rPr>
          <w:del w:id="3728" w:author="Guilherme Pessoa-Amorim [2]" w:date="2021-11-15T13:01:00Z"/>
          <w:rFonts w:ascii="Mulish" w:hAnsi="Mulish"/>
          <w:sz w:val="22"/>
          <w:rPrChange w:id="3729" w:author="Guilherme Pessoa-Amorim [2]" w:date="2021-11-16T13:46:00Z">
            <w:rPr>
              <w:del w:id="3730" w:author="Guilherme Pessoa-Amorim [2]" w:date="2021-11-15T13:01:00Z"/>
            </w:rPr>
          </w:rPrChange>
        </w:rPr>
        <w:pPrChange w:id="3731" w:author="Guilherme Pessoa-Amorim [2]" w:date="2021-11-15T13:07:00Z">
          <w:pPr>
            <w:pStyle w:val="ListParagraph"/>
            <w:numPr>
              <w:ilvl w:val="1"/>
              <w:numId w:val="21"/>
            </w:numPr>
            <w:ind w:left="1440" w:hanging="360"/>
            <w:jc w:val="both"/>
          </w:pPr>
        </w:pPrChange>
      </w:pPr>
      <w:del w:id="3732" w:author="Guilherme Pessoa-Amorim [2]" w:date="2021-11-15T13:01:00Z">
        <w:r w:rsidRPr="00D9517A" w:rsidDel="00CB6DB6">
          <w:rPr>
            <w:rFonts w:ascii="Mulish" w:hAnsi="Mulish"/>
            <w:sz w:val="22"/>
            <w:rPrChange w:id="3733" w:author="Guilherme Pessoa-Amorim [2]" w:date="2021-11-16T13:46:00Z">
              <w:rPr/>
            </w:rPrChange>
          </w:rPr>
          <w:delText>Alpha-blockers</w:delText>
        </w:r>
      </w:del>
    </w:p>
    <w:p w14:paraId="429693DC" w14:textId="463D13D1" w:rsidR="00F902B9" w:rsidRPr="00D9517A" w:rsidDel="00CB6DB6" w:rsidRDefault="00F902B9">
      <w:pPr>
        <w:pStyle w:val="ListParagraph"/>
        <w:spacing w:line="360" w:lineRule="auto"/>
        <w:rPr>
          <w:del w:id="3734" w:author="Guilherme Pessoa-Amorim [2]" w:date="2021-11-15T13:01:00Z"/>
          <w:rFonts w:ascii="Mulish" w:hAnsi="Mulish"/>
          <w:sz w:val="22"/>
          <w:rPrChange w:id="3735" w:author="Guilherme Pessoa-Amorim [2]" w:date="2021-11-16T13:46:00Z">
            <w:rPr>
              <w:del w:id="3736" w:author="Guilherme Pessoa-Amorim [2]" w:date="2021-11-15T13:01:00Z"/>
            </w:rPr>
          </w:rPrChange>
        </w:rPr>
        <w:pPrChange w:id="3737" w:author="Guilherme Pessoa-Amorim [2]" w:date="2021-11-15T13:07:00Z">
          <w:pPr>
            <w:pStyle w:val="ListParagraph"/>
            <w:numPr>
              <w:ilvl w:val="1"/>
              <w:numId w:val="21"/>
            </w:numPr>
            <w:ind w:left="1440" w:hanging="360"/>
            <w:jc w:val="both"/>
          </w:pPr>
        </w:pPrChange>
      </w:pPr>
      <w:del w:id="3738" w:author="Guilherme Pessoa-Amorim [2]" w:date="2021-11-15T13:01:00Z">
        <w:r w:rsidRPr="00D9517A" w:rsidDel="00CB6DB6">
          <w:rPr>
            <w:rFonts w:ascii="Mulish" w:hAnsi="Mulish"/>
            <w:sz w:val="22"/>
            <w:rPrChange w:id="3739" w:author="Guilherme Pessoa-Amorim [2]" w:date="2021-11-16T13:46:00Z">
              <w:rPr/>
            </w:rPrChange>
          </w:rPr>
          <w:delText>Central antihypertensives</w:delText>
        </w:r>
      </w:del>
    </w:p>
    <w:p w14:paraId="695747E7" w14:textId="743947DC" w:rsidR="00F902B9" w:rsidRPr="00D9517A" w:rsidDel="00CB6DB6" w:rsidRDefault="00773A11">
      <w:pPr>
        <w:pStyle w:val="ListParagraph"/>
        <w:spacing w:line="360" w:lineRule="auto"/>
        <w:rPr>
          <w:del w:id="3740" w:author="Guilherme Pessoa-Amorim [2]" w:date="2021-11-15T13:01:00Z"/>
          <w:rFonts w:ascii="Mulish" w:hAnsi="Mulish"/>
          <w:sz w:val="22"/>
          <w:rPrChange w:id="3741" w:author="Guilherme Pessoa-Amorim [2]" w:date="2021-11-16T13:46:00Z">
            <w:rPr>
              <w:del w:id="3742" w:author="Guilherme Pessoa-Amorim [2]" w:date="2021-11-15T13:01:00Z"/>
            </w:rPr>
          </w:rPrChange>
        </w:rPr>
        <w:pPrChange w:id="3743" w:author="Guilherme Pessoa-Amorim [2]" w:date="2021-11-15T13:07:00Z">
          <w:pPr>
            <w:pStyle w:val="ListParagraph"/>
            <w:numPr>
              <w:ilvl w:val="1"/>
              <w:numId w:val="21"/>
            </w:numPr>
            <w:ind w:left="1440" w:hanging="360"/>
            <w:jc w:val="both"/>
          </w:pPr>
        </w:pPrChange>
      </w:pPr>
      <w:del w:id="3744" w:author="Guilherme Pessoa-Amorim [2]" w:date="2021-11-15T13:01:00Z">
        <w:r w:rsidRPr="00D9517A" w:rsidDel="00CB6DB6">
          <w:rPr>
            <w:rFonts w:ascii="Mulish" w:hAnsi="Mulish"/>
            <w:sz w:val="22"/>
            <w:rPrChange w:id="3745" w:author="Guilherme Pessoa-Amorim [2]" w:date="2021-11-16T13:46:00Z">
              <w:rPr/>
            </w:rPrChange>
          </w:rPr>
          <w:delText>Vasodilator antihypertensives</w:delText>
        </w:r>
      </w:del>
    </w:p>
    <w:p w14:paraId="58712C01" w14:textId="5486CAB1" w:rsidR="00F902B9" w:rsidRPr="00D9517A" w:rsidDel="00CB6DB6" w:rsidRDefault="00F902B9">
      <w:pPr>
        <w:pStyle w:val="ListParagraph"/>
        <w:spacing w:line="360" w:lineRule="auto"/>
        <w:rPr>
          <w:del w:id="3746" w:author="Guilherme Pessoa-Amorim [2]" w:date="2021-11-15T13:01:00Z"/>
          <w:rFonts w:ascii="Mulish" w:hAnsi="Mulish"/>
          <w:sz w:val="22"/>
          <w:rPrChange w:id="3747" w:author="Guilherme Pessoa-Amorim [2]" w:date="2021-11-16T13:46:00Z">
            <w:rPr>
              <w:del w:id="3748" w:author="Guilherme Pessoa-Amorim [2]" w:date="2021-11-15T13:01:00Z"/>
            </w:rPr>
          </w:rPrChange>
        </w:rPr>
        <w:pPrChange w:id="3749" w:author="Guilherme Pessoa-Amorim [2]" w:date="2021-11-15T13:07:00Z">
          <w:pPr>
            <w:pStyle w:val="ListParagraph"/>
            <w:ind w:left="1440"/>
            <w:jc w:val="both"/>
          </w:pPr>
        </w:pPrChange>
      </w:pPr>
    </w:p>
    <w:p w14:paraId="583B43C9" w14:textId="521AC73C" w:rsidR="00F902B9" w:rsidRPr="00D9517A" w:rsidDel="00CB6DB6" w:rsidRDefault="00F902B9">
      <w:pPr>
        <w:pStyle w:val="ListParagraph"/>
        <w:spacing w:line="360" w:lineRule="auto"/>
        <w:rPr>
          <w:del w:id="3750" w:author="Guilherme Pessoa-Amorim [2]" w:date="2021-11-15T13:01:00Z"/>
          <w:rFonts w:ascii="Mulish" w:hAnsi="Mulish"/>
          <w:sz w:val="22"/>
          <w:rPrChange w:id="3751" w:author="Guilherme Pessoa-Amorim [2]" w:date="2021-11-16T13:46:00Z">
            <w:rPr>
              <w:del w:id="3752" w:author="Guilherme Pessoa-Amorim [2]" w:date="2021-11-15T13:01:00Z"/>
            </w:rPr>
          </w:rPrChange>
        </w:rPr>
        <w:pPrChange w:id="3753" w:author="Guilherme Pessoa-Amorim [2]" w:date="2021-11-15T13:07:00Z">
          <w:pPr>
            <w:pStyle w:val="ListParagraph"/>
            <w:numPr>
              <w:numId w:val="21"/>
            </w:numPr>
            <w:ind w:hanging="360"/>
            <w:jc w:val="both"/>
          </w:pPr>
        </w:pPrChange>
      </w:pPr>
      <w:del w:id="3754" w:author="Guilherme Pessoa-Amorim [2]" w:date="2021-11-15T13:01:00Z">
        <w:r w:rsidRPr="00D9517A" w:rsidDel="00CB6DB6">
          <w:rPr>
            <w:rFonts w:ascii="Mulish" w:hAnsi="Mulish"/>
            <w:sz w:val="22"/>
            <w:rPrChange w:id="3755" w:author="Guilherme Pessoa-Amorim [2]" w:date="2021-11-16T13:46:00Z">
              <w:rPr/>
            </w:rPrChange>
          </w:rPr>
          <w:delText>Antithrombotic drugs</w:delText>
        </w:r>
      </w:del>
    </w:p>
    <w:p w14:paraId="7BDD73D6" w14:textId="685A27F4" w:rsidR="00C60B8D" w:rsidRPr="00D9517A" w:rsidDel="00CB6DB6" w:rsidRDefault="00C60B8D">
      <w:pPr>
        <w:pStyle w:val="ListParagraph"/>
        <w:spacing w:line="360" w:lineRule="auto"/>
        <w:rPr>
          <w:del w:id="3756" w:author="Guilherme Pessoa-Amorim [2]" w:date="2021-11-15T13:01:00Z"/>
          <w:rFonts w:ascii="Mulish" w:hAnsi="Mulish"/>
          <w:sz w:val="22"/>
          <w:rPrChange w:id="3757" w:author="Guilherme Pessoa-Amorim [2]" w:date="2021-11-16T13:46:00Z">
            <w:rPr>
              <w:del w:id="3758" w:author="Guilherme Pessoa-Amorim [2]" w:date="2021-11-15T13:01:00Z"/>
            </w:rPr>
          </w:rPrChange>
        </w:rPr>
        <w:pPrChange w:id="3759" w:author="Guilherme Pessoa-Amorim [2]" w:date="2021-11-15T13:07:00Z">
          <w:pPr>
            <w:pStyle w:val="ListParagraph"/>
            <w:numPr>
              <w:ilvl w:val="1"/>
              <w:numId w:val="21"/>
            </w:numPr>
            <w:ind w:left="1440" w:hanging="360"/>
            <w:jc w:val="both"/>
          </w:pPr>
        </w:pPrChange>
      </w:pPr>
      <w:del w:id="3760" w:author="Guilherme Pessoa-Amorim [2]" w:date="2021-11-15T13:01:00Z">
        <w:r w:rsidRPr="00D9517A" w:rsidDel="00CB6DB6">
          <w:rPr>
            <w:rFonts w:ascii="Mulish" w:hAnsi="Mulish"/>
            <w:sz w:val="22"/>
            <w:rPrChange w:id="3761" w:author="Guilherme Pessoa-Amorim [2]" w:date="2021-11-16T13:46:00Z">
              <w:rPr/>
            </w:rPrChange>
          </w:rPr>
          <w:delText>Aspirin</w:delText>
        </w:r>
      </w:del>
    </w:p>
    <w:p w14:paraId="1156D454" w14:textId="65BBAFB4" w:rsidR="00C60B8D" w:rsidRPr="00D9517A" w:rsidDel="00CB6DB6" w:rsidRDefault="00C60B8D">
      <w:pPr>
        <w:pStyle w:val="ListParagraph"/>
        <w:spacing w:line="360" w:lineRule="auto"/>
        <w:rPr>
          <w:del w:id="3762" w:author="Guilherme Pessoa-Amorim [2]" w:date="2021-11-15T13:01:00Z"/>
          <w:rFonts w:ascii="Mulish" w:hAnsi="Mulish"/>
          <w:sz w:val="22"/>
          <w:rPrChange w:id="3763" w:author="Guilherme Pessoa-Amorim [2]" w:date="2021-11-16T13:46:00Z">
            <w:rPr>
              <w:del w:id="3764" w:author="Guilherme Pessoa-Amorim [2]" w:date="2021-11-15T13:01:00Z"/>
            </w:rPr>
          </w:rPrChange>
        </w:rPr>
        <w:pPrChange w:id="3765" w:author="Guilherme Pessoa-Amorim [2]" w:date="2021-11-15T13:07:00Z">
          <w:pPr>
            <w:pStyle w:val="ListParagraph"/>
            <w:numPr>
              <w:ilvl w:val="1"/>
              <w:numId w:val="21"/>
            </w:numPr>
            <w:ind w:left="1440" w:hanging="360"/>
            <w:jc w:val="both"/>
          </w:pPr>
        </w:pPrChange>
      </w:pPr>
      <w:del w:id="3766" w:author="Guilherme Pessoa-Amorim [2]" w:date="2021-11-15T13:01:00Z">
        <w:r w:rsidRPr="00D9517A" w:rsidDel="00CB6DB6">
          <w:rPr>
            <w:rFonts w:ascii="Mulish" w:hAnsi="Mulish"/>
            <w:sz w:val="22"/>
            <w:rPrChange w:id="3767" w:author="Guilherme Pessoa-Amorim [2]" w:date="2021-11-16T13:46:00Z">
              <w:rPr/>
            </w:rPrChange>
          </w:rPr>
          <w:delText>Other antiplatelets</w:delText>
        </w:r>
      </w:del>
    </w:p>
    <w:p w14:paraId="59C96BCD" w14:textId="6C507417" w:rsidR="00F902B9" w:rsidRPr="00D9517A" w:rsidDel="00CB6DB6" w:rsidRDefault="00F902B9">
      <w:pPr>
        <w:pStyle w:val="ListParagraph"/>
        <w:spacing w:line="360" w:lineRule="auto"/>
        <w:rPr>
          <w:del w:id="3768" w:author="Guilherme Pessoa-Amorim [2]" w:date="2021-11-15T13:01:00Z"/>
          <w:rFonts w:ascii="Mulish" w:hAnsi="Mulish"/>
          <w:sz w:val="22"/>
          <w:rPrChange w:id="3769" w:author="Guilherme Pessoa-Amorim [2]" w:date="2021-11-16T13:46:00Z">
            <w:rPr>
              <w:del w:id="3770" w:author="Guilherme Pessoa-Amorim [2]" w:date="2021-11-15T13:01:00Z"/>
            </w:rPr>
          </w:rPrChange>
        </w:rPr>
        <w:pPrChange w:id="3771" w:author="Guilherme Pessoa-Amorim [2]" w:date="2021-11-15T13:07:00Z">
          <w:pPr>
            <w:pStyle w:val="ListParagraph"/>
            <w:numPr>
              <w:ilvl w:val="1"/>
              <w:numId w:val="21"/>
            </w:numPr>
            <w:ind w:left="1440" w:hanging="360"/>
            <w:jc w:val="both"/>
          </w:pPr>
        </w:pPrChange>
      </w:pPr>
      <w:del w:id="3772" w:author="Guilherme Pessoa-Amorim [2]" w:date="2021-11-15T13:01:00Z">
        <w:r w:rsidRPr="00D9517A" w:rsidDel="00CB6DB6">
          <w:rPr>
            <w:rFonts w:ascii="Mulish" w:hAnsi="Mulish"/>
            <w:sz w:val="22"/>
            <w:rPrChange w:id="3773" w:author="Guilherme Pessoa-Amorim [2]" w:date="2021-11-16T13:46:00Z">
              <w:rPr/>
            </w:rPrChange>
          </w:rPr>
          <w:delText>Vitamin-K antagonists</w:delText>
        </w:r>
      </w:del>
    </w:p>
    <w:p w14:paraId="7E51A6F7" w14:textId="65827F2E" w:rsidR="00F902B9" w:rsidRPr="00D9517A" w:rsidDel="00CB6DB6" w:rsidRDefault="00F902B9">
      <w:pPr>
        <w:pStyle w:val="ListParagraph"/>
        <w:spacing w:line="360" w:lineRule="auto"/>
        <w:rPr>
          <w:del w:id="3774" w:author="Guilherme Pessoa-Amorim [2]" w:date="2021-11-15T13:01:00Z"/>
          <w:rFonts w:ascii="Mulish" w:hAnsi="Mulish"/>
          <w:sz w:val="22"/>
          <w:rPrChange w:id="3775" w:author="Guilherme Pessoa-Amorim [2]" w:date="2021-11-16T13:46:00Z">
            <w:rPr>
              <w:del w:id="3776" w:author="Guilherme Pessoa-Amorim [2]" w:date="2021-11-15T13:01:00Z"/>
            </w:rPr>
          </w:rPrChange>
        </w:rPr>
        <w:pPrChange w:id="3777" w:author="Guilherme Pessoa-Amorim [2]" w:date="2021-11-15T13:07:00Z">
          <w:pPr>
            <w:pStyle w:val="ListParagraph"/>
            <w:numPr>
              <w:ilvl w:val="1"/>
              <w:numId w:val="21"/>
            </w:numPr>
            <w:ind w:left="1440" w:hanging="360"/>
            <w:jc w:val="both"/>
          </w:pPr>
        </w:pPrChange>
      </w:pPr>
      <w:del w:id="3778" w:author="Guilherme Pessoa-Amorim [2]" w:date="2021-11-15T13:01:00Z">
        <w:r w:rsidRPr="00D9517A" w:rsidDel="00CB6DB6">
          <w:rPr>
            <w:rFonts w:ascii="Mulish" w:hAnsi="Mulish"/>
            <w:sz w:val="22"/>
            <w:rPrChange w:id="3779" w:author="Guilherme Pessoa-Amorim [2]" w:date="2021-11-16T13:46:00Z">
              <w:rPr/>
            </w:rPrChange>
          </w:rPr>
          <w:delText>Heparin</w:delText>
        </w:r>
      </w:del>
    </w:p>
    <w:p w14:paraId="5BA15382" w14:textId="0C7B8F06" w:rsidR="00773A11" w:rsidRPr="00D9517A" w:rsidDel="00CB6DB6" w:rsidRDefault="00773A11">
      <w:pPr>
        <w:pStyle w:val="ListParagraph"/>
        <w:spacing w:line="360" w:lineRule="auto"/>
        <w:rPr>
          <w:del w:id="3780" w:author="Guilherme Pessoa-Amorim [2]" w:date="2021-11-15T13:01:00Z"/>
          <w:rFonts w:ascii="Mulish" w:hAnsi="Mulish"/>
          <w:sz w:val="22"/>
          <w:rPrChange w:id="3781" w:author="Guilherme Pessoa-Amorim [2]" w:date="2021-11-16T13:46:00Z">
            <w:rPr>
              <w:del w:id="3782" w:author="Guilherme Pessoa-Amorim [2]" w:date="2021-11-15T13:01:00Z"/>
            </w:rPr>
          </w:rPrChange>
        </w:rPr>
        <w:pPrChange w:id="3783" w:author="Guilherme Pessoa-Amorim [2]" w:date="2021-11-15T13:07:00Z">
          <w:pPr>
            <w:pStyle w:val="ListParagraph"/>
            <w:numPr>
              <w:ilvl w:val="1"/>
              <w:numId w:val="21"/>
            </w:numPr>
            <w:ind w:left="1440" w:hanging="360"/>
            <w:jc w:val="both"/>
          </w:pPr>
        </w:pPrChange>
      </w:pPr>
      <w:del w:id="3784" w:author="Guilherme Pessoa-Amorim [2]" w:date="2021-11-15T13:01:00Z">
        <w:r w:rsidRPr="00D9517A" w:rsidDel="00CB6DB6">
          <w:rPr>
            <w:rFonts w:ascii="Mulish" w:hAnsi="Mulish"/>
            <w:sz w:val="22"/>
            <w:rPrChange w:id="3785" w:author="Guilherme Pessoa-Amorim [2]" w:date="2021-11-16T13:46:00Z">
              <w:rPr/>
            </w:rPrChange>
          </w:rPr>
          <w:delText>F</w:delText>
        </w:r>
        <w:r w:rsidR="00F902B9" w:rsidRPr="00D9517A" w:rsidDel="00CB6DB6">
          <w:rPr>
            <w:rFonts w:ascii="Mulish" w:hAnsi="Mulish"/>
            <w:sz w:val="22"/>
            <w:rPrChange w:id="3786" w:author="Guilherme Pessoa-Amorim [2]" w:date="2021-11-16T13:46:00Z">
              <w:rPr/>
            </w:rPrChange>
          </w:rPr>
          <w:delText>actor Xa inhibitors</w:delText>
        </w:r>
      </w:del>
    </w:p>
    <w:p w14:paraId="3962C4F8" w14:textId="2C03A7F4" w:rsidR="00F902B9" w:rsidRPr="00D9517A" w:rsidDel="00CB6DB6" w:rsidRDefault="00773A11">
      <w:pPr>
        <w:pStyle w:val="ListParagraph"/>
        <w:spacing w:line="360" w:lineRule="auto"/>
        <w:rPr>
          <w:del w:id="3787" w:author="Guilherme Pessoa-Amorim [2]" w:date="2021-11-15T13:01:00Z"/>
          <w:rFonts w:ascii="Mulish" w:hAnsi="Mulish"/>
          <w:sz w:val="22"/>
          <w:rPrChange w:id="3788" w:author="Guilherme Pessoa-Amorim [2]" w:date="2021-11-16T13:46:00Z">
            <w:rPr>
              <w:del w:id="3789" w:author="Guilherme Pessoa-Amorim [2]" w:date="2021-11-15T13:01:00Z"/>
            </w:rPr>
          </w:rPrChange>
        </w:rPr>
        <w:pPrChange w:id="3790" w:author="Guilherme Pessoa-Amorim [2]" w:date="2021-11-15T13:07:00Z">
          <w:pPr>
            <w:pStyle w:val="ListParagraph"/>
            <w:numPr>
              <w:ilvl w:val="1"/>
              <w:numId w:val="21"/>
            </w:numPr>
            <w:ind w:left="1440" w:hanging="360"/>
            <w:jc w:val="both"/>
          </w:pPr>
        </w:pPrChange>
      </w:pPr>
      <w:del w:id="3791" w:author="Guilherme Pessoa-Amorim [2]" w:date="2021-11-15T13:01:00Z">
        <w:r w:rsidRPr="00D9517A" w:rsidDel="00CB6DB6">
          <w:rPr>
            <w:rFonts w:ascii="Mulish" w:hAnsi="Mulish"/>
            <w:sz w:val="22"/>
            <w:rPrChange w:id="3792" w:author="Guilherme Pessoa-Amorim [2]" w:date="2021-11-16T13:46:00Z">
              <w:rPr/>
            </w:rPrChange>
          </w:rPr>
          <w:delText>T</w:delText>
        </w:r>
        <w:r w:rsidR="00F902B9" w:rsidRPr="00D9517A" w:rsidDel="00CB6DB6">
          <w:rPr>
            <w:rFonts w:ascii="Mulish" w:hAnsi="Mulish"/>
            <w:sz w:val="22"/>
            <w:rPrChange w:id="3793" w:author="Guilherme Pessoa-Amorim [2]" w:date="2021-11-16T13:46:00Z">
              <w:rPr/>
            </w:rPrChange>
          </w:rPr>
          <w:delText>hrombin inhibitors</w:delText>
        </w:r>
      </w:del>
    </w:p>
    <w:p w14:paraId="6FF37087" w14:textId="234EFF01" w:rsidR="00F902B9" w:rsidRPr="00D9517A" w:rsidDel="00CB6DB6" w:rsidRDefault="00F902B9">
      <w:pPr>
        <w:pStyle w:val="ListParagraph"/>
        <w:spacing w:line="360" w:lineRule="auto"/>
        <w:rPr>
          <w:del w:id="3794" w:author="Guilherme Pessoa-Amorim [2]" w:date="2021-11-15T13:01:00Z"/>
          <w:rFonts w:ascii="Mulish" w:hAnsi="Mulish"/>
          <w:sz w:val="22"/>
          <w:rPrChange w:id="3795" w:author="Guilherme Pessoa-Amorim [2]" w:date="2021-11-16T13:46:00Z">
            <w:rPr>
              <w:del w:id="3796" w:author="Guilherme Pessoa-Amorim [2]" w:date="2021-11-15T13:01:00Z"/>
            </w:rPr>
          </w:rPrChange>
        </w:rPr>
        <w:pPrChange w:id="3797" w:author="Guilherme Pessoa-Amorim [2]" w:date="2021-11-15T13:07:00Z">
          <w:pPr>
            <w:pStyle w:val="ListParagraph"/>
            <w:ind w:left="1440"/>
            <w:jc w:val="both"/>
          </w:pPr>
        </w:pPrChange>
      </w:pPr>
    </w:p>
    <w:p w14:paraId="6362A10D" w14:textId="25092240" w:rsidR="00F902B9" w:rsidRPr="00D9517A" w:rsidDel="00CB6DB6" w:rsidRDefault="00F902B9">
      <w:pPr>
        <w:pStyle w:val="ListParagraph"/>
        <w:spacing w:line="360" w:lineRule="auto"/>
        <w:rPr>
          <w:del w:id="3798" w:author="Guilherme Pessoa-Amorim [2]" w:date="2021-11-15T13:01:00Z"/>
          <w:rFonts w:ascii="Mulish" w:hAnsi="Mulish"/>
          <w:sz w:val="22"/>
          <w:rPrChange w:id="3799" w:author="Guilherme Pessoa-Amorim [2]" w:date="2021-11-16T13:46:00Z">
            <w:rPr>
              <w:del w:id="3800" w:author="Guilherme Pessoa-Amorim [2]" w:date="2021-11-15T13:01:00Z"/>
            </w:rPr>
          </w:rPrChange>
        </w:rPr>
        <w:pPrChange w:id="3801" w:author="Guilherme Pessoa-Amorim [2]" w:date="2021-11-15T13:07:00Z">
          <w:pPr>
            <w:pStyle w:val="ListParagraph"/>
            <w:numPr>
              <w:numId w:val="21"/>
            </w:numPr>
            <w:ind w:hanging="360"/>
            <w:jc w:val="both"/>
          </w:pPr>
        </w:pPrChange>
      </w:pPr>
      <w:del w:id="3802" w:author="Guilherme Pessoa-Amorim [2]" w:date="2021-11-15T13:01:00Z">
        <w:r w:rsidRPr="00D9517A" w:rsidDel="00CB6DB6">
          <w:rPr>
            <w:rFonts w:ascii="Mulish" w:hAnsi="Mulish"/>
            <w:sz w:val="22"/>
            <w:rPrChange w:id="3803" w:author="Guilherme Pessoa-Amorim [2]" w:date="2021-11-16T13:46:00Z">
              <w:rPr/>
            </w:rPrChange>
          </w:rPr>
          <w:delText>Anti-anginal drugs</w:delText>
        </w:r>
      </w:del>
    </w:p>
    <w:p w14:paraId="5DD38D3F" w14:textId="6A73C22C" w:rsidR="00F902B9" w:rsidRPr="00D9517A" w:rsidDel="00CB6DB6" w:rsidRDefault="00F902B9">
      <w:pPr>
        <w:pStyle w:val="ListParagraph"/>
        <w:spacing w:line="360" w:lineRule="auto"/>
        <w:rPr>
          <w:del w:id="3804" w:author="Guilherme Pessoa-Amorim [2]" w:date="2021-11-15T13:01:00Z"/>
          <w:rFonts w:ascii="Mulish" w:hAnsi="Mulish"/>
          <w:sz w:val="22"/>
          <w:rPrChange w:id="3805" w:author="Guilherme Pessoa-Amorim [2]" w:date="2021-11-16T13:46:00Z">
            <w:rPr>
              <w:del w:id="3806" w:author="Guilherme Pessoa-Amorim [2]" w:date="2021-11-15T13:01:00Z"/>
            </w:rPr>
          </w:rPrChange>
        </w:rPr>
        <w:pPrChange w:id="3807" w:author="Guilherme Pessoa-Amorim [2]" w:date="2021-11-15T13:07:00Z">
          <w:pPr>
            <w:pStyle w:val="ListParagraph"/>
            <w:numPr>
              <w:ilvl w:val="1"/>
              <w:numId w:val="21"/>
            </w:numPr>
            <w:ind w:left="1440" w:hanging="360"/>
            <w:jc w:val="both"/>
          </w:pPr>
        </w:pPrChange>
      </w:pPr>
      <w:del w:id="3808" w:author="Guilherme Pessoa-Amorim [2]" w:date="2021-11-15T13:01:00Z">
        <w:r w:rsidRPr="00D9517A" w:rsidDel="00CB6DB6">
          <w:rPr>
            <w:rFonts w:ascii="Mulish" w:hAnsi="Mulish"/>
            <w:sz w:val="22"/>
            <w:rPrChange w:id="3809" w:author="Guilherme Pessoa-Amorim [2]" w:date="2021-11-16T13:46:00Z">
              <w:rPr/>
            </w:rPrChange>
          </w:rPr>
          <w:delText>Nitrates</w:delText>
        </w:r>
      </w:del>
    </w:p>
    <w:p w14:paraId="36745FE8" w14:textId="75ECF26A" w:rsidR="00773A11" w:rsidRPr="00D9517A" w:rsidDel="00CB6DB6" w:rsidRDefault="00773A11">
      <w:pPr>
        <w:pStyle w:val="ListParagraph"/>
        <w:spacing w:line="360" w:lineRule="auto"/>
        <w:rPr>
          <w:del w:id="3810" w:author="Guilherme Pessoa-Amorim [2]" w:date="2021-11-15T13:01:00Z"/>
          <w:rFonts w:ascii="Mulish" w:hAnsi="Mulish"/>
          <w:sz w:val="22"/>
          <w:rPrChange w:id="3811" w:author="Guilherme Pessoa-Amorim [2]" w:date="2021-11-16T13:46:00Z">
            <w:rPr>
              <w:del w:id="3812" w:author="Guilherme Pessoa-Amorim [2]" w:date="2021-11-15T13:01:00Z"/>
            </w:rPr>
          </w:rPrChange>
        </w:rPr>
        <w:pPrChange w:id="3813" w:author="Guilherme Pessoa-Amorim [2]" w:date="2021-11-15T13:07:00Z">
          <w:pPr>
            <w:pStyle w:val="ListParagraph"/>
            <w:numPr>
              <w:ilvl w:val="1"/>
              <w:numId w:val="21"/>
            </w:numPr>
            <w:ind w:left="1440" w:hanging="360"/>
            <w:jc w:val="both"/>
          </w:pPr>
        </w:pPrChange>
      </w:pPr>
      <w:del w:id="3814" w:author="Guilherme Pessoa-Amorim [2]" w:date="2021-11-15T13:01:00Z">
        <w:r w:rsidRPr="00D9517A" w:rsidDel="00CB6DB6">
          <w:rPr>
            <w:rFonts w:ascii="Mulish" w:hAnsi="Mulish"/>
            <w:sz w:val="22"/>
            <w:rPrChange w:id="3815" w:author="Guilherme Pessoa-Amorim [2]" w:date="2021-11-16T13:46:00Z">
              <w:rPr/>
            </w:rPrChange>
          </w:rPr>
          <w:delText>Other antianginals</w:delText>
        </w:r>
      </w:del>
    </w:p>
    <w:p w14:paraId="3C7504FD" w14:textId="1E1CC3F2" w:rsidR="00F902B9" w:rsidRPr="00D9517A" w:rsidDel="00CB6DB6" w:rsidRDefault="00F902B9">
      <w:pPr>
        <w:pStyle w:val="ListParagraph"/>
        <w:spacing w:line="360" w:lineRule="auto"/>
        <w:rPr>
          <w:del w:id="3816" w:author="Guilherme Pessoa-Amorim [2]" w:date="2021-11-15T13:01:00Z"/>
          <w:rFonts w:ascii="Mulish" w:hAnsi="Mulish"/>
          <w:sz w:val="22"/>
          <w:rPrChange w:id="3817" w:author="Guilherme Pessoa-Amorim [2]" w:date="2021-11-16T13:46:00Z">
            <w:rPr>
              <w:del w:id="3818" w:author="Guilherme Pessoa-Amorim [2]" w:date="2021-11-15T13:01:00Z"/>
            </w:rPr>
          </w:rPrChange>
        </w:rPr>
        <w:pPrChange w:id="3819" w:author="Guilherme Pessoa-Amorim [2]" w:date="2021-11-15T13:07:00Z">
          <w:pPr>
            <w:jc w:val="both"/>
          </w:pPr>
        </w:pPrChange>
      </w:pPr>
    </w:p>
    <w:p w14:paraId="1F348E86" w14:textId="5095E312" w:rsidR="00F902B9" w:rsidRPr="00D9517A" w:rsidDel="00CB6DB6" w:rsidRDefault="00F902B9">
      <w:pPr>
        <w:pStyle w:val="ListParagraph"/>
        <w:spacing w:line="360" w:lineRule="auto"/>
        <w:rPr>
          <w:del w:id="3820" w:author="Guilherme Pessoa-Amorim [2]" w:date="2021-11-15T13:01:00Z"/>
          <w:rFonts w:ascii="Mulish" w:hAnsi="Mulish"/>
          <w:sz w:val="22"/>
          <w:rPrChange w:id="3821" w:author="Guilherme Pessoa-Amorim [2]" w:date="2021-11-16T13:46:00Z">
            <w:rPr>
              <w:del w:id="3822" w:author="Guilherme Pessoa-Amorim [2]" w:date="2021-11-15T13:01:00Z"/>
            </w:rPr>
          </w:rPrChange>
        </w:rPr>
        <w:pPrChange w:id="3823" w:author="Guilherme Pessoa-Amorim [2]" w:date="2021-11-15T13:07:00Z">
          <w:pPr>
            <w:pStyle w:val="ListParagraph"/>
            <w:numPr>
              <w:numId w:val="21"/>
            </w:numPr>
            <w:ind w:hanging="360"/>
            <w:jc w:val="both"/>
          </w:pPr>
        </w:pPrChange>
      </w:pPr>
      <w:del w:id="3824" w:author="Guilherme Pessoa-Amorim [2]" w:date="2021-11-15T13:01:00Z">
        <w:r w:rsidRPr="00D9517A" w:rsidDel="00CB6DB6">
          <w:rPr>
            <w:rFonts w:ascii="Mulish" w:hAnsi="Mulish"/>
            <w:sz w:val="22"/>
            <w:rPrChange w:id="3825" w:author="Guilherme Pessoa-Amorim [2]" w:date="2021-11-16T13:46:00Z">
              <w:rPr/>
            </w:rPrChange>
          </w:rPr>
          <w:delText>Antiarrhythmic drugs</w:delText>
        </w:r>
      </w:del>
    </w:p>
    <w:p w14:paraId="07AE7A3D" w14:textId="2135004F" w:rsidR="00F902B9" w:rsidRPr="00D9517A" w:rsidDel="00CB6DB6" w:rsidRDefault="00F902B9">
      <w:pPr>
        <w:pStyle w:val="ListParagraph"/>
        <w:spacing w:line="360" w:lineRule="auto"/>
        <w:rPr>
          <w:del w:id="3826" w:author="Guilherme Pessoa-Amorim [2]" w:date="2021-11-15T13:01:00Z"/>
          <w:rFonts w:ascii="Mulish" w:hAnsi="Mulish"/>
          <w:sz w:val="22"/>
          <w:rPrChange w:id="3827" w:author="Guilherme Pessoa-Amorim [2]" w:date="2021-11-16T13:46:00Z">
            <w:rPr>
              <w:del w:id="3828" w:author="Guilherme Pessoa-Amorim [2]" w:date="2021-11-15T13:01:00Z"/>
            </w:rPr>
          </w:rPrChange>
        </w:rPr>
        <w:pPrChange w:id="3829" w:author="Guilherme Pessoa-Amorim [2]" w:date="2021-11-15T13:07:00Z">
          <w:pPr>
            <w:pStyle w:val="ListParagraph"/>
            <w:numPr>
              <w:ilvl w:val="1"/>
              <w:numId w:val="21"/>
            </w:numPr>
            <w:ind w:left="1440" w:hanging="360"/>
            <w:jc w:val="both"/>
          </w:pPr>
        </w:pPrChange>
      </w:pPr>
      <w:del w:id="3830" w:author="Guilherme Pessoa-Amorim [2]" w:date="2021-11-15T13:01:00Z">
        <w:r w:rsidRPr="00D9517A" w:rsidDel="00CB6DB6">
          <w:rPr>
            <w:rFonts w:ascii="Mulish" w:hAnsi="Mulish"/>
            <w:sz w:val="22"/>
            <w:rPrChange w:id="3831" w:author="Guilherme Pessoa-Amorim [2]" w:date="2021-11-16T13:46:00Z">
              <w:rPr/>
            </w:rPrChange>
          </w:rPr>
          <w:delText>Amiodarone</w:delText>
        </w:r>
      </w:del>
    </w:p>
    <w:p w14:paraId="2FCD682C" w14:textId="09599737" w:rsidR="00F902B9" w:rsidRPr="00D9517A" w:rsidDel="00CB6DB6" w:rsidRDefault="00F902B9">
      <w:pPr>
        <w:pStyle w:val="ListParagraph"/>
        <w:spacing w:line="360" w:lineRule="auto"/>
        <w:rPr>
          <w:del w:id="3832" w:author="Guilherme Pessoa-Amorim [2]" w:date="2021-11-15T13:01:00Z"/>
          <w:rFonts w:ascii="Mulish" w:hAnsi="Mulish"/>
          <w:sz w:val="22"/>
          <w:rPrChange w:id="3833" w:author="Guilherme Pessoa-Amorim [2]" w:date="2021-11-16T13:46:00Z">
            <w:rPr>
              <w:del w:id="3834" w:author="Guilherme Pessoa-Amorim [2]" w:date="2021-11-15T13:01:00Z"/>
            </w:rPr>
          </w:rPrChange>
        </w:rPr>
        <w:pPrChange w:id="3835" w:author="Guilherme Pessoa-Amorim [2]" w:date="2021-11-15T13:07:00Z">
          <w:pPr>
            <w:jc w:val="both"/>
          </w:pPr>
        </w:pPrChange>
      </w:pPr>
    </w:p>
    <w:p w14:paraId="1E8E8A65" w14:textId="4D0ADB84" w:rsidR="00F902B9" w:rsidRPr="00D9517A" w:rsidDel="00CB6DB6" w:rsidRDefault="00F902B9">
      <w:pPr>
        <w:pStyle w:val="ListParagraph"/>
        <w:spacing w:line="360" w:lineRule="auto"/>
        <w:rPr>
          <w:del w:id="3836" w:author="Guilherme Pessoa-Amorim [2]" w:date="2021-11-15T13:01:00Z"/>
          <w:rFonts w:ascii="Mulish" w:hAnsi="Mulish"/>
          <w:sz w:val="22"/>
          <w:rPrChange w:id="3837" w:author="Guilherme Pessoa-Amorim [2]" w:date="2021-11-16T13:46:00Z">
            <w:rPr>
              <w:del w:id="3838" w:author="Guilherme Pessoa-Amorim [2]" w:date="2021-11-15T13:01:00Z"/>
            </w:rPr>
          </w:rPrChange>
        </w:rPr>
        <w:pPrChange w:id="3839" w:author="Guilherme Pessoa-Amorim [2]" w:date="2021-11-15T13:07:00Z">
          <w:pPr>
            <w:pStyle w:val="ListParagraph"/>
            <w:numPr>
              <w:numId w:val="21"/>
            </w:numPr>
            <w:ind w:hanging="360"/>
            <w:jc w:val="both"/>
          </w:pPr>
        </w:pPrChange>
      </w:pPr>
      <w:del w:id="3840" w:author="Guilherme Pessoa-Amorim [2]" w:date="2021-11-15T13:01:00Z">
        <w:r w:rsidRPr="00D9517A" w:rsidDel="00CB6DB6">
          <w:rPr>
            <w:rFonts w:ascii="Mulish" w:hAnsi="Mulish"/>
            <w:sz w:val="22"/>
            <w:rPrChange w:id="3841" w:author="Guilherme Pessoa-Amorim [2]" w:date="2021-11-16T13:46:00Z">
              <w:rPr/>
            </w:rPrChange>
          </w:rPr>
          <w:delText>Antidiabetic drugs</w:delText>
        </w:r>
      </w:del>
    </w:p>
    <w:p w14:paraId="4FDB1920" w14:textId="34943C2F" w:rsidR="001F1A7F" w:rsidRPr="00D9517A" w:rsidDel="00CB6DB6" w:rsidRDefault="001F1A7F">
      <w:pPr>
        <w:pStyle w:val="ListParagraph"/>
        <w:spacing w:line="360" w:lineRule="auto"/>
        <w:rPr>
          <w:del w:id="3842" w:author="Guilherme Pessoa-Amorim [2]" w:date="2021-11-15T13:01:00Z"/>
          <w:rFonts w:ascii="Mulish" w:hAnsi="Mulish"/>
          <w:sz w:val="22"/>
          <w:rPrChange w:id="3843" w:author="Guilherme Pessoa-Amorim [2]" w:date="2021-11-16T13:46:00Z">
            <w:rPr>
              <w:del w:id="3844" w:author="Guilherme Pessoa-Amorim [2]" w:date="2021-11-15T13:01:00Z"/>
            </w:rPr>
          </w:rPrChange>
        </w:rPr>
        <w:pPrChange w:id="3845" w:author="Guilherme Pessoa-Amorim [2]" w:date="2021-11-15T13:07:00Z">
          <w:pPr>
            <w:pStyle w:val="ListParagraph"/>
            <w:numPr>
              <w:ilvl w:val="1"/>
              <w:numId w:val="21"/>
            </w:numPr>
            <w:ind w:left="1440" w:hanging="360"/>
            <w:jc w:val="both"/>
          </w:pPr>
        </w:pPrChange>
      </w:pPr>
      <w:del w:id="3846" w:author="Guilherme Pessoa-Amorim [2]" w:date="2021-11-15T13:01:00Z">
        <w:r w:rsidRPr="00D9517A" w:rsidDel="00CB6DB6">
          <w:rPr>
            <w:rFonts w:ascii="Mulish" w:hAnsi="Mulish"/>
            <w:sz w:val="22"/>
            <w:rPrChange w:id="3847" w:author="Guilherme Pessoa-Amorim [2]" w:date="2021-11-16T13:46:00Z">
              <w:rPr/>
            </w:rPrChange>
          </w:rPr>
          <w:delText>Insulin</w:delText>
        </w:r>
      </w:del>
    </w:p>
    <w:p w14:paraId="37742917" w14:textId="35D599C3" w:rsidR="00773A11" w:rsidRPr="00D9517A" w:rsidDel="00CB6DB6" w:rsidRDefault="00773A11">
      <w:pPr>
        <w:pStyle w:val="ListParagraph"/>
        <w:spacing w:line="360" w:lineRule="auto"/>
        <w:rPr>
          <w:del w:id="3848" w:author="Guilherme Pessoa-Amorim [2]" w:date="2021-11-15T13:01:00Z"/>
          <w:rFonts w:ascii="Mulish" w:hAnsi="Mulish"/>
          <w:sz w:val="22"/>
          <w:rPrChange w:id="3849" w:author="Guilherme Pessoa-Amorim [2]" w:date="2021-11-16T13:46:00Z">
            <w:rPr>
              <w:del w:id="3850" w:author="Guilherme Pessoa-Amorim [2]" w:date="2021-11-15T13:01:00Z"/>
            </w:rPr>
          </w:rPrChange>
        </w:rPr>
        <w:pPrChange w:id="3851" w:author="Guilherme Pessoa-Amorim [2]" w:date="2021-11-15T13:07:00Z">
          <w:pPr>
            <w:pStyle w:val="ListParagraph"/>
            <w:numPr>
              <w:ilvl w:val="1"/>
              <w:numId w:val="21"/>
            </w:numPr>
            <w:ind w:left="1440" w:hanging="360"/>
            <w:jc w:val="both"/>
          </w:pPr>
        </w:pPrChange>
      </w:pPr>
      <w:del w:id="3852" w:author="Guilherme Pessoa-Amorim [2]" w:date="2021-11-15T13:01:00Z">
        <w:r w:rsidRPr="00D9517A" w:rsidDel="00CB6DB6">
          <w:rPr>
            <w:rFonts w:ascii="Mulish" w:hAnsi="Mulish"/>
            <w:sz w:val="22"/>
            <w:rPrChange w:id="3853" w:author="Guilherme Pessoa-Amorim [2]" w:date="2021-11-16T13:46:00Z">
              <w:rPr/>
            </w:rPrChange>
          </w:rPr>
          <w:delText>Oral antidiabetic/hypoglycemic agents</w:delText>
        </w:r>
      </w:del>
    </w:p>
    <w:p w14:paraId="2B0ACFEE" w14:textId="5E789AA4" w:rsidR="00773A11" w:rsidRPr="00D9517A" w:rsidDel="00CB6DB6" w:rsidRDefault="00773A11">
      <w:pPr>
        <w:pStyle w:val="ListParagraph"/>
        <w:spacing w:line="360" w:lineRule="auto"/>
        <w:rPr>
          <w:del w:id="3854" w:author="Guilherme Pessoa-Amorim [2]" w:date="2021-11-15T13:01:00Z"/>
          <w:rFonts w:ascii="Mulish" w:hAnsi="Mulish"/>
          <w:sz w:val="22"/>
          <w:rPrChange w:id="3855" w:author="Guilherme Pessoa-Amorim [2]" w:date="2021-11-16T13:46:00Z">
            <w:rPr>
              <w:del w:id="3856" w:author="Guilherme Pessoa-Amorim [2]" w:date="2021-11-15T13:01:00Z"/>
            </w:rPr>
          </w:rPrChange>
        </w:rPr>
        <w:pPrChange w:id="3857" w:author="Guilherme Pessoa-Amorim [2]" w:date="2021-11-15T13:07:00Z">
          <w:pPr>
            <w:pStyle w:val="ListParagraph"/>
            <w:numPr>
              <w:ilvl w:val="1"/>
              <w:numId w:val="21"/>
            </w:numPr>
            <w:ind w:left="1440" w:hanging="360"/>
            <w:jc w:val="both"/>
          </w:pPr>
        </w:pPrChange>
      </w:pPr>
      <w:del w:id="3858" w:author="Guilherme Pessoa-Amorim [2]" w:date="2021-11-15T13:01:00Z">
        <w:r w:rsidRPr="00D9517A" w:rsidDel="00CB6DB6">
          <w:rPr>
            <w:rFonts w:ascii="Mulish" w:hAnsi="Mulish"/>
            <w:sz w:val="22"/>
            <w:rPrChange w:id="3859" w:author="Guilherme Pessoa-Amorim [2]" w:date="2021-11-16T13:46:00Z">
              <w:rPr/>
            </w:rPrChange>
          </w:rPr>
          <w:delText>Acarbose and similar agents</w:delText>
        </w:r>
      </w:del>
    </w:p>
    <w:p w14:paraId="08264D46" w14:textId="1013EEB8" w:rsidR="00F902B9" w:rsidRPr="00D9517A" w:rsidDel="00CB6DB6" w:rsidRDefault="00F902B9">
      <w:pPr>
        <w:pStyle w:val="ListParagraph"/>
        <w:spacing w:line="360" w:lineRule="auto"/>
        <w:rPr>
          <w:del w:id="3860" w:author="Guilherme Pessoa-Amorim [2]" w:date="2021-11-15T13:01:00Z"/>
          <w:rFonts w:ascii="Mulish" w:hAnsi="Mulish"/>
          <w:sz w:val="22"/>
          <w:rPrChange w:id="3861" w:author="Guilherme Pessoa-Amorim [2]" w:date="2021-11-16T13:46:00Z">
            <w:rPr>
              <w:del w:id="3862" w:author="Guilherme Pessoa-Amorim [2]" w:date="2021-11-15T13:01:00Z"/>
            </w:rPr>
          </w:rPrChange>
        </w:rPr>
        <w:pPrChange w:id="3863" w:author="Guilherme Pessoa-Amorim [2]" w:date="2021-11-15T13:07:00Z">
          <w:pPr>
            <w:pStyle w:val="ListParagraph"/>
            <w:numPr>
              <w:ilvl w:val="1"/>
              <w:numId w:val="21"/>
            </w:numPr>
            <w:ind w:left="1440" w:hanging="360"/>
            <w:jc w:val="both"/>
          </w:pPr>
        </w:pPrChange>
      </w:pPr>
      <w:del w:id="3864" w:author="Guilherme Pessoa-Amorim [2]" w:date="2021-11-15T13:01:00Z">
        <w:r w:rsidRPr="00D9517A" w:rsidDel="00CB6DB6">
          <w:rPr>
            <w:rFonts w:ascii="Mulish" w:hAnsi="Mulish"/>
            <w:sz w:val="22"/>
            <w:rPrChange w:id="3865" w:author="Guilherme Pessoa-Amorim [2]" w:date="2021-11-16T13:46:00Z">
              <w:rPr/>
            </w:rPrChange>
          </w:rPr>
          <w:delText>B</w:delText>
        </w:r>
        <w:r w:rsidR="00C60B8D" w:rsidRPr="00D9517A" w:rsidDel="00CB6DB6">
          <w:rPr>
            <w:rFonts w:ascii="Mulish" w:hAnsi="Mulish"/>
            <w:sz w:val="22"/>
            <w:rPrChange w:id="3866" w:author="Guilherme Pessoa-Amorim [2]" w:date="2021-11-16T13:46:00Z">
              <w:rPr/>
            </w:rPrChange>
          </w:rPr>
          <w:delText>iguanides</w:delText>
        </w:r>
      </w:del>
    </w:p>
    <w:p w14:paraId="080F077F" w14:textId="5EF57F5E" w:rsidR="00F902B9" w:rsidRPr="00D9517A" w:rsidDel="00CB6DB6" w:rsidRDefault="00FE0FDE">
      <w:pPr>
        <w:pStyle w:val="ListParagraph"/>
        <w:spacing w:line="360" w:lineRule="auto"/>
        <w:rPr>
          <w:del w:id="3867" w:author="Guilherme Pessoa-Amorim [2]" w:date="2021-11-15T13:01:00Z"/>
          <w:rFonts w:ascii="Mulish" w:hAnsi="Mulish"/>
          <w:sz w:val="22"/>
          <w:rPrChange w:id="3868" w:author="Guilherme Pessoa-Amorim [2]" w:date="2021-11-16T13:46:00Z">
            <w:rPr>
              <w:del w:id="3869" w:author="Guilherme Pessoa-Amorim [2]" w:date="2021-11-15T13:01:00Z"/>
            </w:rPr>
          </w:rPrChange>
        </w:rPr>
        <w:pPrChange w:id="3870" w:author="Guilherme Pessoa-Amorim [2]" w:date="2021-11-15T13:07:00Z">
          <w:pPr>
            <w:pStyle w:val="ListParagraph"/>
            <w:numPr>
              <w:ilvl w:val="1"/>
              <w:numId w:val="21"/>
            </w:numPr>
            <w:ind w:left="1440" w:hanging="360"/>
            <w:jc w:val="both"/>
          </w:pPr>
        </w:pPrChange>
      </w:pPr>
      <w:del w:id="3871" w:author="Guilherme Pessoa-Amorim [2]" w:date="2021-11-15T13:01:00Z">
        <w:r w:rsidRPr="00D9517A" w:rsidDel="00CB6DB6">
          <w:rPr>
            <w:rFonts w:ascii="Mulish" w:hAnsi="Mulish"/>
            <w:sz w:val="22"/>
            <w:rPrChange w:id="3872" w:author="Guilherme Pessoa-Amorim [2]" w:date="2021-11-16T13:46:00Z">
              <w:rPr/>
            </w:rPrChange>
          </w:rPr>
          <w:delText>DDP4</w:delText>
        </w:r>
        <w:r w:rsidR="00F902B9" w:rsidRPr="00D9517A" w:rsidDel="00CB6DB6">
          <w:rPr>
            <w:rFonts w:ascii="Mulish" w:hAnsi="Mulish"/>
            <w:sz w:val="22"/>
            <w:rPrChange w:id="3873" w:author="Guilherme Pessoa-Amorim [2]" w:date="2021-11-16T13:46:00Z">
              <w:rPr/>
            </w:rPrChange>
          </w:rPr>
          <w:delText xml:space="preserve"> inhibitors</w:delText>
        </w:r>
      </w:del>
    </w:p>
    <w:p w14:paraId="3DE32081" w14:textId="0B242D5E" w:rsidR="00F902B9" w:rsidRPr="00D9517A" w:rsidDel="00CB6DB6" w:rsidRDefault="00F902B9">
      <w:pPr>
        <w:pStyle w:val="ListParagraph"/>
        <w:spacing w:line="360" w:lineRule="auto"/>
        <w:rPr>
          <w:del w:id="3874" w:author="Guilherme Pessoa-Amorim [2]" w:date="2021-11-15T13:01:00Z"/>
          <w:rFonts w:ascii="Mulish" w:hAnsi="Mulish"/>
          <w:sz w:val="22"/>
          <w:rPrChange w:id="3875" w:author="Guilherme Pessoa-Amorim [2]" w:date="2021-11-16T13:46:00Z">
            <w:rPr>
              <w:del w:id="3876" w:author="Guilherme Pessoa-Amorim [2]" w:date="2021-11-15T13:01:00Z"/>
            </w:rPr>
          </w:rPrChange>
        </w:rPr>
        <w:pPrChange w:id="3877" w:author="Guilherme Pessoa-Amorim [2]" w:date="2021-11-15T13:07:00Z">
          <w:pPr>
            <w:pStyle w:val="ListParagraph"/>
            <w:numPr>
              <w:ilvl w:val="1"/>
              <w:numId w:val="21"/>
            </w:numPr>
            <w:ind w:left="1440" w:hanging="360"/>
            <w:jc w:val="both"/>
          </w:pPr>
        </w:pPrChange>
      </w:pPr>
      <w:del w:id="3878" w:author="Guilherme Pessoa-Amorim [2]" w:date="2021-11-15T13:01:00Z">
        <w:r w:rsidRPr="00D9517A" w:rsidDel="00CB6DB6">
          <w:rPr>
            <w:rFonts w:ascii="Mulish" w:hAnsi="Mulish"/>
            <w:sz w:val="22"/>
            <w:rPrChange w:id="3879" w:author="Guilherme Pessoa-Amorim [2]" w:date="2021-11-16T13:46:00Z">
              <w:rPr/>
            </w:rPrChange>
          </w:rPr>
          <w:delText>Glinides</w:delText>
        </w:r>
      </w:del>
    </w:p>
    <w:p w14:paraId="527C3D98" w14:textId="6FB3BC22" w:rsidR="00F902B9" w:rsidRPr="00D9517A" w:rsidDel="00CB6DB6" w:rsidRDefault="00C60B8D">
      <w:pPr>
        <w:pStyle w:val="ListParagraph"/>
        <w:spacing w:line="360" w:lineRule="auto"/>
        <w:rPr>
          <w:del w:id="3880" w:author="Guilherme Pessoa-Amorim [2]" w:date="2021-11-15T13:01:00Z"/>
          <w:rFonts w:ascii="Mulish" w:hAnsi="Mulish"/>
          <w:sz w:val="22"/>
          <w:rPrChange w:id="3881" w:author="Guilherme Pessoa-Amorim [2]" w:date="2021-11-16T13:46:00Z">
            <w:rPr>
              <w:del w:id="3882" w:author="Guilherme Pessoa-Amorim [2]" w:date="2021-11-15T13:01:00Z"/>
            </w:rPr>
          </w:rPrChange>
        </w:rPr>
        <w:pPrChange w:id="3883" w:author="Guilherme Pessoa-Amorim [2]" w:date="2021-11-15T13:07:00Z">
          <w:pPr>
            <w:pStyle w:val="ListParagraph"/>
            <w:numPr>
              <w:ilvl w:val="1"/>
              <w:numId w:val="21"/>
            </w:numPr>
            <w:ind w:left="1440" w:hanging="360"/>
            <w:jc w:val="both"/>
          </w:pPr>
        </w:pPrChange>
      </w:pPr>
      <w:del w:id="3884" w:author="Guilherme Pessoa-Amorim [2]" w:date="2021-11-15T13:01:00Z">
        <w:r w:rsidRPr="00D9517A" w:rsidDel="00CB6DB6">
          <w:rPr>
            <w:rFonts w:ascii="Mulish" w:hAnsi="Mulish"/>
            <w:sz w:val="22"/>
            <w:rPrChange w:id="3885" w:author="Guilherme Pessoa-Amorim [2]" w:date="2021-11-16T13:46:00Z">
              <w:rPr/>
            </w:rPrChange>
          </w:rPr>
          <w:delText>G</w:delText>
        </w:r>
        <w:r w:rsidR="00A92363" w:rsidRPr="00D9517A" w:rsidDel="00CB6DB6">
          <w:rPr>
            <w:rFonts w:ascii="Mulish" w:hAnsi="Mulish"/>
            <w:sz w:val="22"/>
            <w:rPrChange w:id="3886" w:author="Guilherme Pessoa-Amorim [2]" w:date="2021-11-16T13:46:00Z">
              <w:rPr/>
            </w:rPrChange>
          </w:rPr>
          <w:delText xml:space="preserve">lucagon-Like Peptide (GLP) </w:delText>
        </w:r>
        <w:r w:rsidRPr="00D9517A" w:rsidDel="00CB6DB6">
          <w:rPr>
            <w:rFonts w:ascii="Mulish" w:hAnsi="Mulish"/>
            <w:sz w:val="22"/>
            <w:rPrChange w:id="3887" w:author="Guilherme Pessoa-Amorim [2]" w:date="2021-11-16T13:46:00Z">
              <w:rPr/>
            </w:rPrChange>
          </w:rPr>
          <w:delText>1 agonists</w:delText>
        </w:r>
      </w:del>
    </w:p>
    <w:p w14:paraId="22275CCD" w14:textId="1ED553D6" w:rsidR="00F902B9" w:rsidRPr="00D9517A" w:rsidDel="00CB6DB6" w:rsidRDefault="00F902B9">
      <w:pPr>
        <w:pStyle w:val="ListParagraph"/>
        <w:spacing w:line="360" w:lineRule="auto"/>
        <w:rPr>
          <w:del w:id="3888" w:author="Guilherme Pessoa-Amorim [2]" w:date="2021-11-15T13:01:00Z"/>
          <w:rFonts w:ascii="Mulish" w:hAnsi="Mulish"/>
          <w:sz w:val="22"/>
          <w:rPrChange w:id="3889" w:author="Guilherme Pessoa-Amorim [2]" w:date="2021-11-16T13:46:00Z">
            <w:rPr>
              <w:del w:id="3890" w:author="Guilherme Pessoa-Amorim [2]" w:date="2021-11-15T13:01:00Z"/>
            </w:rPr>
          </w:rPrChange>
        </w:rPr>
        <w:pPrChange w:id="3891" w:author="Guilherme Pessoa-Amorim [2]" w:date="2021-11-15T13:07:00Z">
          <w:pPr>
            <w:pStyle w:val="ListParagraph"/>
            <w:numPr>
              <w:ilvl w:val="1"/>
              <w:numId w:val="21"/>
            </w:numPr>
            <w:ind w:left="1440" w:hanging="360"/>
            <w:jc w:val="both"/>
          </w:pPr>
        </w:pPrChange>
      </w:pPr>
      <w:del w:id="3892" w:author="Guilherme Pessoa-Amorim [2]" w:date="2021-11-15T13:01:00Z">
        <w:r w:rsidRPr="00D9517A" w:rsidDel="00CB6DB6">
          <w:rPr>
            <w:rFonts w:ascii="Mulish" w:hAnsi="Mulish"/>
            <w:sz w:val="22"/>
            <w:rPrChange w:id="3893" w:author="Guilherme Pessoa-Amorim [2]" w:date="2021-11-16T13:46:00Z">
              <w:rPr/>
            </w:rPrChange>
          </w:rPr>
          <w:delText>S</w:delText>
        </w:r>
        <w:r w:rsidR="00C60B8D" w:rsidRPr="00D9517A" w:rsidDel="00CB6DB6">
          <w:rPr>
            <w:rFonts w:ascii="Mulish" w:hAnsi="Mulish"/>
            <w:sz w:val="22"/>
            <w:rPrChange w:id="3894" w:author="Guilherme Pessoa-Amorim [2]" w:date="2021-11-16T13:46:00Z">
              <w:rPr/>
            </w:rPrChange>
          </w:rPr>
          <w:delText>ulphonylureas</w:delText>
        </w:r>
      </w:del>
    </w:p>
    <w:p w14:paraId="2549AA9E" w14:textId="41894C82" w:rsidR="00F902B9" w:rsidRPr="00D9517A" w:rsidDel="00CB6DB6" w:rsidRDefault="00C60B8D">
      <w:pPr>
        <w:pStyle w:val="ListParagraph"/>
        <w:spacing w:line="360" w:lineRule="auto"/>
        <w:rPr>
          <w:del w:id="3895" w:author="Guilherme Pessoa-Amorim [2]" w:date="2021-11-15T13:01:00Z"/>
          <w:rFonts w:ascii="Mulish" w:hAnsi="Mulish"/>
          <w:sz w:val="22"/>
          <w:rPrChange w:id="3896" w:author="Guilherme Pessoa-Amorim [2]" w:date="2021-11-16T13:46:00Z">
            <w:rPr>
              <w:del w:id="3897" w:author="Guilherme Pessoa-Amorim [2]" w:date="2021-11-15T13:01:00Z"/>
            </w:rPr>
          </w:rPrChange>
        </w:rPr>
        <w:pPrChange w:id="3898" w:author="Guilherme Pessoa-Amorim [2]" w:date="2021-11-15T13:07:00Z">
          <w:pPr>
            <w:pStyle w:val="ListParagraph"/>
            <w:numPr>
              <w:ilvl w:val="1"/>
              <w:numId w:val="21"/>
            </w:numPr>
            <w:ind w:left="1440" w:hanging="360"/>
            <w:jc w:val="both"/>
          </w:pPr>
        </w:pPrChange>
      </w:pPr>
      <w:del w:id="3899" w:author="Guilherme Pessoa-Amorim [2]" w:date="2021-11-15T13:01:00Z">
        <w:r w:rsidRPr="00D9517A" w:rsidDel="00CB6DB6">
          <w:rPr>
            <w:rFonts w:ascii="Mulish" w:hAnsi="Mulish"/>
            <w:sz w:val="22"/>
            <w:rPrChange w:id="3900" w:author="Guilherme Pessoa-Amorim [2]" w:date="2021-11-16T13:46:00Z">
              <w:rPr/>
            </w:rPrChange>
          </w:rPr>
          <w:delText>SGLT2i</w:delText>
        </w:r>
      </w:del>
    </w:p>
    <w:p w14:paraId="235FAD81" w14:textId="3A456172" w:rsidR="001F1A7F" w:rsidRPr="00D9517A" w:rsidDel="00CB6DB6" w:rsidRDefault="00F902B9">
      <w:pPr>
        <w:pStyle w:val="ListParagraph"/>
        <w:spacing w:line="360" w:lineRule="auto"/>
        <w:rPr>
          <w:del w:id="3901" w:author="Guilherme Pessoa-Amorim [2]" w:date="2021-11-15T13:01:00Z"/>
          <w:rFonts w:ascii="Mulish" w:hAnsi="Mulish"/>
          <w:sz w:val="22"/>
          <w:rPrChange w:id="3902" w:author="Guilherme Pessoa-Amorim [2]" w:date="2021-11-16T13:46:00Z">
            <w:rPr>
              <w:del w:id="3903" w:author="Guilherme Pessoa-Amorim [2]" w:date="2021-11-15T13:01:00Z"/>
            </w:rPr>
          </w:rPrChange>
        </w:rPr>
        <w:pPrChange w:id="3904" w:author="Guilherme Pessoa-Amorim [2]" w:date="2021-11-15T13:07:00Z">
          <w:pPr>
            <w:pStyle w:val="ListParagraph"/>
            <w:numPr>
              <w:ilvl w:val="1"/>
              <w:numId w:val="21"/>
            </w:numPr>
            <w:ind w:left="1440" w:hanging="360"/>
            <w:jc w:val="both"/>
          </w:pPr>
        </w:pPrChange>
      </w:pPr>
      <w:del w:id="3905" w:author="Guilherme Pessoa-Amorim [2]" w:date="2021-11-15T13:01:00Z">
        <w:r w:rsidRPr="00D9517A" w:rsidDel="00CB6DB6">
          <w:rPr>
            <w:rFonts w:ascii="Mulish" w:hAnsi="Mulish"/>
            <w:sz w:val="22"/>
            <w:rPrChange w:id="3906" w:author="Guilherme Pessoa-Amorim [2]" w:date="2021-11-16T13:46:00Z">
              <w:rPr/>
            </w:rPrChange>
          </w:rPr>
          <w:delText>T</w:delText>
        </w:r>
        <w:r w:rsidR="00C60B8D" w:rsidRPr="00D9517A" w:rsidDel="00CB6DB6">
          <w:rPr>
            <w:rFonts w:ascii="Mulish" w:hAnsi="Mulish"/>
            <w:sz w:val="22"/>
            <w:rPrChange w:id="3907" w:author="Guilherme Pessoa-Amorim [2]" w:date="2021-11-16T13:46:00Z">
              <w:rPr/>
            </w:rPrChange>
          </w:rPr>
          <w:delText>hiazolideniones</w:delText>
        </w:r>
      </w:del>
    </w:p>
    <w:p w14:paraId="362D7F0E" w14:textId="212CB1BD" w:rsidR="0023604F" w:rsidRPr="00D9517A" w:rsidDel="00EB56F0" w:rsidRDefault="0023604F" w:rsidP="00ED0811">
      <w:pPr>
        <w:pStyle w:val="ListParagraph"/>
        <w:spacing w:line="360" w:lineRule="auto"/>
        <w:rPr>
          <w:del w:id="3908" w:author="Guilherme Pessoa-Amorim [2]" w:date="2021-11-15T13:06:00Z"/>
          <w:rFonts w:ascii="Mulish" w:hAnsi="Mulish"/>
          <w:sz w:val="22"/>
          <w:rPrChange w:id="3909" w:author="Guilherme Pessoa-Amorim [2]" w:date="2021-11-16T13:46:00Z">
            <w:rPr>
              <w:del w:id="3910" w:author="Guilherme Pessoa-Amorim [2]" w:date="2021-11-15T13:06:00Z"/>
            </w:rPr>
          </w:rPrChange>
        </w:rPr>
      </w:pPr>
    </w:p>
    <w:p w14:paraId="3FEECEC2" w14:textId="77777777" w:rsidR="00EB56F0" w:rsidRPr="00D9517A" w:rsidRDefault="00EB56F0" w:rsidP="00ED0811">
      <w:pPr>
        <w:pStyle w:val="ListParagraph"/>
        <w:spacing w:line="360" w:lineRule="auto"/>
        <w:rPr>
          <w:ins w:id="3911" w:author="Guilherme Pessoa-Amorim [2]" w:date="2021-11-15T13:03:00Z"/>
          <w:rFonts w:ascii="Mulish" w:hAnsi="Mulish"/>
          <w:sz w:val="22"/>
          <w:rPrChange w:id="3912" w:author="Guilherme Pessoa-Amorim [2]" w:date="2021-11-16T13:46:00Z">
            <w:rPr>
              <w:ins w:id="3913" w:author="Guilherme Pessoa-Amorim [2]" w:date="2021-11-15T13:03:00Z"/>
            </w:rPr>
          </w:rPrChange>
        </w:rPr>
      </w:pPr>
    </w:p>
    <w:p w14:paraId="11B85D84" w14:textId="35FE2227" w:rsidR="0048450E" w:rsidRPr="00D9517A" w:rsidRDefault="0048450E" w:rsidP="00ED0811">
      <w:pPr>
        <w:pStyle w:val="Heading3"/>
        <w:spacing w:line="360" w:lineRule="auto"/>
        <w:rPr>
          <w:rFonts w:ascii="Mulish" w:hAnsi="Mulish"/>
          <w:sz w:val="22"/>
          <w:rPrChange w:id="3914" w:author="Guilherme Pessoa-Amorim [2]" w:date="2021-11-16T13:46:00Z">
            <w:rPr/>
          </w:rPrChange>
        </w:rPr>
      </w:pPr>
      <w:bookmarkStart w:id="3915" w:name="_Toc87965184"/>
      <w:r w:rsidRPr="00D9517A">
        <w:rPr>
          <w:rFonts w:ascii="Mulish" w:hAnsi="Mulish"/>
          <w:sz w:val="22"/>
          <w:rPrChange w:id="3916" w:author="Guilherme Pessoa-Amorim [2]" w:date="2021-11-16T13:46:00Z">
            <w:rPr/>
          </w:rPrChange>
        </w:rPr>
        <w:t>Derivation of drug groups and codelists</w:t>
      </w:r>
      <w:bookmarkEnd w:id="3915"/>
    </w:p>
    <w:p w14:paraId="68E84121" w14:textId="77777777" w:rsidR="0048450E" w:rsidRPr="00D9517A" w:rsidRDefault="0048450E" w:rsidP="00ED0811">
      <w:pPr>
        <w:spacing w:line="360" w:lineRule="auto"/>
        <w:rPr>
          <w:rFonts w:ascii="Mulish" w:hAnsi="Mulish"/>
          <w:sz w:val="22"/>
          <w:rPrChange w:id="3917" w:author="Guilherme Pessoa-Amorim [2]" w:date="2021-11-16T13:46:00Z">
            <w:rPr/>
          </w:rPrChange>
        </w:rPr>
      </w:pPr>
    </w:p>
    <w:p w14:paraId="31178753" w14:textId="77777777" w:rsidR="0048450E" w:rsidRPr="00D9517A" w:rsidRDefault="0048450E" w:rsidP="00ED0811">
      <w:pPr>
        <w:pStyle w:val="Heading4"/>
        <w:spacing w:line="360" w:lineRule="auto"/>
        <w:rPr>
          <w:rFonts w:ascii="Mulish" w:hAnsi="Mulish"/>
          <w:sz w:val="22"/>
          <w:rPrChange w:id="3918" w:author="Guilherme Pessoa-Amorim [2]" w:date="2021-11-16T13:46:00Z">
            <w:rPr/>
          </w:rPrChange>
        </w:rPr>
      </w:pPr>
      <w:r w:rsidRPr="00D9517A">
        <w:rPr>
          <w:rFonts w:ascii="Mulish" w:hAnsi="Mulish"/>
          <w:sz w:val="22"/>
          <w:rPrChange w:id="3919" w:author="Guilherme Pessoa-Amorim [2]" w:date="2021-11-16T13:46:00Z">
            <w:rPr/>
          </w:rPrChange>
        </w:rPr>
        <w:t>AMALFI</w:t>
      </w:r>
    </w:p>
    <w:p w14:paraId="6EAF4A0D" w14:textId="77777777" w:rsidR="0048450E" w:rsidRPr="00D9517A" w:rsidRDefault="0048450E" w:rsidP="00ED0811">
      <w:pPr>
        <w:spacing w:line="360" w:lineRule="auto"/>
        <w:rPr>
          <w:rFonts w:ascii="Mulish" w:hAnsi="Mulish"/>
          <w:sz w:val="22"/>
          <w:rPrChange w:id="3920" w:author="Guilherme Pessoa-Amorim [2]" w:date="2021-11-16T13:46:00Z">
            <w:rPr/>
          </w:rPrChange>
        </w:rPr>
      </w:pPr>
    </w:p>
    <w:p w14:paraId="55B8B8D3" w14:textId="1B4096F8" w:rsidR="0048450E" w:rsidRPr="00D9517A" w:rsidRDefault="0048450E" w:rsidP="00ED0811">
      <w:pPr>
        <w:spacing w:line="360" w:lineRule="auto"/>
        <w:jc w:val="both"/>
        <w:rPr>
          <w:rFonts w:ascii="Mulish" w:hAnsi="Mulish"/>
          <w:sz w:val="22"/>
          <w:rPrChange w:id="3921" w:author="Guilherme Pessoa-Amorim [2]" w:date="2021-11-16T13:46:00Z">
            <w:rPr/>
          </w:rPrChange>
        </w:rPr>
      </w:pPr>
      <w:r w:rsidRPr="00D9517A">
        <w:rPr>
          <w:rFonts w:ascii="Mulish" w:hAnsi="Mulish"/>
          <w:sz w:val="22"/>
          <w:rPrChange w:id="3922" w:author="Guilherme Pessoa-Amorim [2]" w:date="2021-11-16T13:46:00Z">
            <w:rPr/>
          </w:rPrChange>
        </w:rPr>
        <w:t>Drug groupings are based on the codes used to define each section in the primary care records extraction query, with outputs readily grouped according to each section (i.e. each retrieved record is located in a specific column within the data</w:t>
      </w:r>
      <w:r w:rsidR="00DF5514" w:rsidRPr="00D9517A">
        <w:rPr>
          <w:rFonts w:ascii="Mulish" w:hAnsi="Mulish"/>
          <w:sz w:val="22"/>
          <w:rPrChange w:id="3923" w:author="Guilherme Pessoa-Amorim [2]" w:date="2021-11-16T13:46:00Z">
            <w:rPr/>
          </w:rPrChange>
        </w:rPr>
        <w:t>,</w:t>
      </w:r>
      <w:r w:rsidRPr="00D9517A">
        <w:rPr>
          <w:rFonts w:ascii="Mulish" w:hAnsi="Mulish"/>
          <w:sz w:val="22"/>
          <w:rPrChange w:id="3924" w:author="Guilherme Pessoa-Amorim [2]" w:date="2021-11-16T13:46:00Z">
            <w:rPr/>
          </w:rPrChange>
        </w:rPr>
        <w:t xml:space="preserve"> which corresponds to a different drug group).</w:t>
      </w:r>
    </w:p>
    <w:p w14:paraId="2A976A45" w14:textId="77777777" w:rsidR="0048450E" w:rsidRPr="00D9517A" w:rsidRDefault="0048450E" w:rsidP="00ED0811">
      <w:pPr>
        <w:spacing w:line="360" w:lineRule="auto"/>
        <w:jc w:val="both"/>
        <w:rPr>
          <w:rFonts w:ascii="Mulish" w:hAnsi="Mulish"/>
          <w:sz w:val="22"/>
          <w:rPrChange w:id="3925" w:author="Guilherme Pessoa-Amorim [2]" w:date="2021-11-16T13:46:00Z">
            <w:rPr/>
          </w:rPrChange>
        </w:rPr>
      </w:pPr>
    </w:p>
    <w:p w14:paraId="0DD496F6" w14:textId="77777777" w:rsidR="0048450E" w:rsidRPr="00D9517A" w:rsidRDefault="0048450E" w:rsidP="00ED0811">
      <w:pPr>
        <w:pStyle w:val="Heading4"/>
        <w:spacing w:line="360" w:lineRule="auto"/>
        <w:rPr>
          <w:rFonts w:ascii="Mulish" w:hAnsi="Mulish"/>
          <w:sz w:val="22"/>
          <w:rPrChange w:id="3926" w:author="Guilherme Pessoa-Amorim [2]" w:date="2021-11-16T13:46:00Z">
            <w:rPr/>
          </w:rPrChange>
        </w:rPr>
      </w:pPr>
      <w:r w:rsidRPr="00D9517A">
        <w:rPr>
          <w:rFonts w:ascii="Mulish" w:hAnsi="Mulish"/>
          <w:sz w:val="22"/>
          <w:rPrChange w:id="3927" w:author="Guilherme Pessoa-Amorim [2]" w:date="2021-11-16T13:46:00Z">
            <w:rPr/>
          </w:rPrChange>
        </w:rPr>
        <w:t>ORION-4</w:t>
      </w:r>
    </w:p>
    <w:p w14:paraId="2FB01031" w14:textId="77777777" w:rsidR="0048450E" w:rsidRPr="00D9517A" w:rsidRDefault="0048450E" w:rsidP="00ED0811">
      <w:pPr>
        <w:spacing w:line="360" w:lineRule="auto"/>
        <w:rPr>
          <w:rFonts w:ascii="Mulish" w:hAnsi="Mulish"/>
          <w:sz w:val="22"/>
          <w:rPrChange w:id="3928" w:author="Guilherme Pessoa-Amorim [2]" w:date="2021-11-16T13:46:00Z">
            <w:rPr/>
          </w:rPrChange>
        </w:rPr>
      </w:pPr>
    </w:p>
    <w:p w14:paraId="106A03D1" w14:textId="588AC906" w:rsidR="0048450E" w:rsidRPr="00D9517A" w:rsidRDefault="0048450E" w:rsidP="00ED0811">
      <w:pPr>
        <w:spacing w:line="360" w:lineRule="auto"/>
        <w:jc w:val="both"/>
        <w:rPr>
          <w:rFonts w:ascii="Mulish" w:hAnsi="Mulish"/>
          <w:sz w:val="22"/>
          <w:rPrChange w:id="3929" w:author="Guilherme Pessoa-Amorim [2]" w:date="2021-11-16T13:46:00Z">
            <w:rPr/>
          </w:rPrChange>
        </w:rPr>
      </w:pPr>
      <w:r w:rsidRPr="00D9517A">
        <w:rPr>
          <w:rFonts w:ascii="Mulish" w:hAnsi="Mulish"/>
          <w:sz w:val="22"/>
          <w:rPrChange w:id="3930" w:author="Guilherme Pessoa-Amorim [2]" w:date="2021-11-16T13:46:00Z">
            <w:rPr/>
          </w:rPrChange>
        </w:rPr>
        <w:lastRenderedPageBreak/>
        <w:t xml:space="preserve">The ORION-4 data collection system </w:t>
      </w:r>
      <w:r w:rsidR="007F0415" w:rsidRPr="00D9517A">
        <w:rPr>
          <w:rFonts w:ascii="Mulish" w:hAnsi="Mulish"/>
          <w:sz w:val="22"/>
          <w:rPrChange w:id="3931" w:author="Guilherme Pessoa-Amorim [2]" w:date="2021-11-16T13:46:00Z">
            <w:rPr/>
          </w:rPrChange>
        </w:rPr>
        <w:t>contains</w:t>
      </w:r>
      <w:r w:rsidRPr="00D9517A">
        <w:rPr>
          <w:rFonts w:ascii="Mulish" w:hAnsi="Mulish"/>
          <w:sz w:val="22"/>
          <w:rPrChange w:id="3932" w:author="Guilherme Pessoa-Amorim [2]" w:date="2021-11-16T13:46:00Z">
            <w:rPr/>
          </w:rPrChange>
        </w:rPr>
        <w:t xml:space="preserve"> 80 different drug groupings, which have been derived for ORION-4 or previous trials run in CTSU using the same drug coding system. These groupings are created by manual review and allocation of the drug codes available in the study database.</w:t>
      </w:r>
      <w:r w:rsidR="00DF5514" w:rsidRPr="00D9517A">
        <w:rPr>
          <w:rFonts w:ascii="Mulish" w:hAnsi="Mulish"/>
          <w:sz w:val="22"/>
          <w:rPrChange w:id="3933" w:author="Guilherme Pessoa-Amorim [2]" w:date="2021-11-16T13:46:00Z">
            <w:rPr/>
          </w:rPrChange>
        </w:rPr>
        <w:t xml:space="preserve"> No new groupings will be created for this project.</w:t>
      </w:r>
      <w:r w:rsidRPr="00D9517A">
        <w:rPr>
          <w:rFonts w:ascii="Mulish" w:hAnsi="Mulish"/>
          <w:sz w:val="22"/>
          <w:rPrChange w:id="3934" w:author="Guilherme Pessoa-Amorim [2]" w:date="2021-11-16T13:46:00Z">
            <w:rPr/>
          </w:rPrChange>
        </w:rPr>
        <w:t xml:space="preserve"> </w:t>
      </w:r>
    </w:p>
    <w:p w14:paraId="4E211E80" w14:textId="6CD6E94E" w:rsidR="0048450E" w:rsidRPr="00D9517A" w:rsidDel="00DB7745" w:rsidRDefault="0048450E" w:rsidP="00ED0811">
      <w:pPr>
        <w:spacing w:line="360" w:lineRule="auto"/>
        <w:rPr>
          <w:del w:id="3935" w:author="Guilherme Pessoa-Amorim [2]" w:date="2021-11-16T13:16:00Z"/>
          <w:rFonts w:ascii="Mulish" w:hAnsi="Mulish"/>
          <w:sz w:val="22"/>
          <w:rPrChange w:id="3936" w:author="Guilherme Pessoa-Amorim [2]" w:date="2021-11-16T13:46:00Z">
            <w:rPr>
              <w:del w:id="3937" w:author="Guilherme Pessoa-Amorim [2]" w:date="2021-11-16T13:16:00Z"/>
            </w:rPr>
          </w:rPrChange>
        </w:rPr>
      </w:pPr>
    </w:p>
    <w:p w14:paraId="679BE977" w14:textId="07661CC4" w:rsidR="0048450E" w:rsidRPr="00D9517A" w:rsidRDefault="0048450E" w:rsidP="00ED0811">
      <w:pPr>
        <w:spacing w:line="360" w:lineRule="auto"/>
        <w:rPr>
          <w:rFonts w:ascii="Mulish" w:hAnsi="Mulish"/>
          <w:sz w:val="22"/>
          <w:rPrChange w:id="3938" w:author="Guilherme Pessoa-Amorim [2]" w:date="2021-11-16T13:46:00Z">
            <w:rPr/>
          </w:rPrChange>
        </w:rPr>
      </w:pPr>
    </w:p>
    <w:p w14:paraId="635879AF" w14:textId="523D3F0F" w:rsidR="0048450E" w:rsidRPr="00D9517A" w:rsidRDefault="0048450E" w:rsidP="00ED0811">
      <w:pPr>
        <w:pStyle w:val="Heading4"/>
        <w:spacing w:line="360" w:lineRule="auto"/>
        <w:rPr>
          <w:rFonts w:ascii="Mulish" w:hAnsi="Mulish"/>
          <w:sz w:val="22"/>
          <w:rPrChange w:id="3939" w:author="Guilherme Pessoa-Amorim [2]" w:date="2021-11-16T13:46:00Z">
            <w:rPr/>
          </w:rPrChange>
        </w:rPr>
      </w:pPr>
      <w:del w:id="3940" w:author="Guilherme Pessoa-Amorim [2]" w:date="2021-11-15T13:03:00Z">
        <w:r w:rsidRPr="00D9517A" w:rsidDel="00EB56F0">
          <w:rPr>
            <w:rFonts w:ascii="Mulish" w:hAnsi="Mulish"/>
            <w:sz w:val="22"/>
            <w:rPrChange w:id="3941" w:author="Guilherme Pessoa-Amorim [2]" w:date="2021-11-16T13:46:00Z">
              <w:rPr/>
            </w:rPrChange>
          </w:rPr>
          <w:delText xml:space="preserve">Prescribing </w:delText>
        </w:r>
      </w:del>
      <w:ins w:id="3942" w:author="Guilherme Pessoa-Amorim [2]" w:date="2021-11-15T13:03:00Z">
        <w:r w:rsidR="00EB56F0" w:rsidRPr="00D9517A">
          <w:rPr>
            <w:rFonts w:ascii="Mulish" w:hAnsi="Mulish"/>
            <w:sz w:val="22"/>
            <w:rPrChange w:id="3943" w:author="Guilherme Pessoa-Amorim [2]" w:date="2021-11-16T13:46:00Z">
              <w:rPr/>
            </w:rPrChange>
          </w:rPr>
          <w:t xml:space="preserve">GP </w:t>
        </w:r>
      </w:ins>
      <w:r w:rsidRPr="00D9517A">
        <w:rPr>
          <w:rFonts w:ascii="Mulish" w:hAnsi="Mulish"/>
          <w:sz w:val="22"/>
          <w:rPrChange w:id="3944" w:author="Guilherme Pessoa-Amorim [2]" w:date="2021-11-16T13:46:00Z">
            <w:rPr/>
          </w:rPrChange>
        </w:rPr>
        <w:t>and Dispensing datasets</w:t>
      </w:r>
    </w:p>
    <w:p w14:paraId="5441074A" w14:textId="77777777" w:rsidR="0048450E" w:rsidRPr="00D9517A" w:rsidRDefault="0048450E" w:rsidP="00ED0811">
      <w:pPr>
        <w:spacing w:line="360" w:lineRule="auto"/>
        <w:rPr>
          <w:rFonts w:ascii="Mulish" w:hAnsi="Mulish"/>
          <w:sz w:val="22"/>
          <w:rPrChange w:id="3945" w:author="Guilherme Pessoa-Amorim [2]" w:date="2021-11-16T13:46:00Z">
            <w:rPr/>
          </w:rPrChange>
        </w:rPr>
      </w:pPr>
    </w:p>
    <w:p w14:paraId="5DC17E1E" w14:textId="177D7189" w:rsidR="0048450E" w:rsidRPr="00D9517A" w:rsidRDefault="0048450E" w:rsidP="00ED0811">
      <w:pPr>
        <w:spacing w:line="360" w:lineRule="auto"/>
        <w:jc w:val="both"/>
        <w:rPr>
          <w:rFonts w:ascii="Mulish" w:hAnsi="Mulish"/>
          <w:sz w:val="22"/>
          <w:rPrChange w:id="3946" w:author="Guilherme Pessoa-Amorim [2]" w:date="2021-11-16T13:46:00Z">
            <w:rPr/>
          </w:rPrChange>
        </w:rPr>
      </w:pPr>
      <w:r w:rsidRPr="00D9517A">
        <w:rPr>
          <w:rFonts w:ascii="Mulish" w:hAnsi="Mulish"/>
          <w:sz w:val="22"/>
          <w:rPrChange w:id="3947" w:author="Guilherme Pessoa-Amorim [2]" w:date="2021-11-16T13:46:00Z">
            <w:rPr/>
          </w:rPrChange>
        </w:rPr>
        <w:t xml:space="preserve">The two trials </w:t>
      </w:r>
      <w:del w:id="3948" w:author="Guilherme Pessoa-Amorim [2]" w:date="2021-11-15T12:08:00Z">
        <w:r w:rsidR="00A92363" w:rsidRPr="00D9517A" w:rsidDel="00DB314E">
          <w:rPr>
            <w:rFonts w:ascii="Mulish" w:hAnsi="Mulish"/>
            <w:sz w:val="22"/>
            <w:rPrChange w:id="3949" w:author="Guilherme Pessoa-Amorim [2]" w:date="2021-11-16T13:46:00Z">
              <w:rPr/>
            </w:rPrChange>
          </w:rPr>
          <w:delText xml:space="preserve">concerned in this project which are </w:delText>
        </w:r>
      </w:del>
      <w:r w:rsidRPr="00D9517A">
        <w:rPr>
          <w:rFonts w:ascii="Mulish" w:hAnsi="Mulish"/>
          <w:sz w:val="22"/>
          <w:rPrChange w:id="3950" w:author="Guilherme Pessoa-Amorim [2]" w:date="2021-11-16T13:46:00Z">
            <w:rPr/>
          </w:rPrChange>
        </w:rPr>
        <w:t xml:space="preserve">using standard drug collection methods (AMALFI and ORION-4) </w:t>
      </w:r>
      <w:del w:id="3951" w:author="Guilherme Pessoa-Amorim [2]" w:date="2021-11-15T12:08:00Z">
        <w:r w:rsidRPr="00D9517A" w:rsidDel="00DB314E">
          <w:rPr>
            <w:rFonts w:ascii="Mulish" w:hAnsi="Mulish"/>
            <w:sz w:val="22"/>
            <w:rPrChange w:id="3952" w:author="Guilherme Pessoa-Amorim [2]" w:date="2021-11-16T13:46:00Z">
              <w:rPr/>
            </w:rPrChange>
          </w:rPr>
          <w:delText xml:space="preserve">use </w:delText>
        </w:r>
      </w:del>
      <w:ins w:id="3953" w:author="Guilherme Pessoa-Amorim [2]" w:date="2021-11-15T12:08:00Z">
        <w:r w:rsidR="00DB314E" w:rsidRPr="00D9517A">
          <w:rPr>
            <w:rFonts w:ascii="Mulish" w:hAnsi="Mulish"/>
            <w:sz w:val="22"/>
            <w:rPrChange w:id="3954" w:author="Guilherme Pessoa-Amorim [2]" w:date="2021-11-16T13:46:00Z">
              <w:rPr/>
            </w:rPrChange>
          </w:rPr>
          <w:t xml:space="preserve">employ </w:t>
        </w:r>
      </w:ins>
      <w:r w:rsidR="00A92363" w:rsidRPr="00D9517A">
        <w:rPr>
          <w:rFonts w:ascii="Mulish" w:hAnsi="Mulish"/>
          <w:sz w:val="22"/>
          <w:rPrChange w:id="3955" w:author="Guilherme Pessoa-Amorim [2]" w:date="2021-11-16T13:46:00Z">
            <w:rPr/>
          </w:rPrChange>
        </w:rPr>
        <w:t>different</w:t>
      </w:r>
      <w:r w:rsidRPr="00D9517A">
        <w:rPr>
          <w:rFonts w:ascii="Mulish" w:hAnsi="Mulish"/>
          <w:sz w:val="22"/>
          <w:rPrChange w:id="3956" w:author="Guilherme Pessoa-Amorim [2]" w:date="2021-11-16T13:46:00Z">
            <w:rPr/>
          </w:rPrChange>
        </w:rPr>
        <w:t xml:space="preserve"> recording systems, drug terminologies, and drug groupings. Similarly, the two RCD sources</w:t>
      </w:r>
      <w:r w:rsidR="00A92363" w:rsidRPr="00D9517A">
        <w:rPr>
          <w:rFonts w:ascii="Mulish" w:hAnsi="Mulish"/>
          <w:sz w:val="22"/>
          <w:rPrChange w:id="3957" w:author="Guilherme Pessoa-Amorim [2]" w:date="2021-11-16T13:46:00Z">
            <w:rPr/>
          </w:rPrChange>
        </w:rPr>
        <w:t xml:space="preserve"> of interest here</w:t>
      </w:r>
      <w:r w:rsidRPr="00D9517A">
        <w:rPr>
          <w:rFonts w:ascii="Mulish" w:hAnsi="Mulish"/>
          <w:sz w:val="22"/>
          <w:rPrChange w:id="3958" w:author="Guilherme Pessoa-Amorim [2]" w:date="2021-11-16T13:46:00Z">
            <w:rPr/>
          </w:rPrChange>
        </w:rPr>
        <w:t xml:space="preserve"> also use distinct data structures and drug terminologies (with no intrinsic drug groupings, although some groupings </w:t>
      </w:r>
      <w:r w:rsidR="00A92363" w:rsidRPr="00D9517A">
        <w:rPr>
          <w:rFonts w:ascii="Mulish" w:hAnsi="Mulish"/>
          <w:sz w:val="22"/>
          <w:rPrChange w:id="3959" w:author="Guilherme Pessoa-Amorim [2]" w:date="2021-11-16T13:46:00Z">
            <w:rPr/>
          </w:rPrChange>
        </w:rPr>
        <w:t>could</w:t>
      </w:r>
      <w:r w:rsidRPr="00D9517A">
        <w:rPr>
          <w:rFonts w:ascii="Mulish" w:hAnsi="Mulish"/>
          <w:sz w:val="22"/>
          <w:rPrChange w:id="3960" w:author="Guilherme Pessoa-Amorim [2]" w:date="2021-11-16T13:46:00Z">
            <w:rPr/>
          </w:rPrChange>
        </w:rPr>
        <w:t xml:space="preserve"> be built based on the cluster system used to create the </w:t>
      </w:r>
      <w:del w:id="3961" w:author="Guilherme Pessoa-Amorim [2]" w:date="2021-11-15T13:03:00Z">
        <w:r w:rsidRPr="00D9517A" w:rsidDel="00EB56F0">
          <w:rPr>
            <w:rFonts w:ascii="Mulish" w:hAnsi="Mulish"/>
            <w:sz w:val="22"/>
            <w:rPrChange w:id="3962" w:author="Guilherme Pessoa-Amorim [2]" w:date="2021-11-16T13:46:00Z">
              <w:rPr/>
            </w:rPrChange>
          </w:rPr>
          <w:delText xml:space="preserve">Prescribing </w:delText>
        </w:r>
      </w:del>
      <w:ins w:id="3963" w:author="Guilherme Pessoa-Amorim [2]" w:date="2021-11-15T13:03:00Z">
        <w:r w:rsidR="00EB56F0" w:rsidRPr="00D9517A">
          <w:rPr>
            <w:rFonts w:ascii="Mulish" w:hAnsi="Mulish"/>
            <w:sz w:val="22"/>
            <w:rPrChange w:id="3964" w:author="Guilherme Pessoa-Amorim [2]" w:date="2021-11-16T13:46:00Z">
              <w:rPr/>
            </w:rPrChange>
          </w:rPr>
          <w:t xml:space="preserve">GP </w:t>
        </w:r>
      </w:ins>
      <w:r w:rsidRPr="00D9517A">
        <w:rPr>
          <w:rFonts w:ascii="Mulish" w:hAnsi="Mulish"/>
          <w:sz w:val="22"/>
          <w:rPrChange w:id="3965" w:author="Guilherme Pessoa-Amorim [2]" w:date="2021-11-16T13:46:00Z">
            <w:rPr/>
          </w:rPrChange>
        </w:rPr>
        <w:t xml:space="preserve">dataset). </w:t>
      </w:r>
    </w:p>
    <w:p w14:paraId="631035BD" w14:textId="77777777" w:rsidR="0048450E" w:rsidRPr="00D9517A" w:rsidRDefault="0048450E" w:rsidP="00ED0811">
      <w:pPr>
        <w:spacing w:line="360" w:lineRule="auto"/>
        <w:jc w:val="both"/>
        <w:rPr>
          <w:rFonts w:ascii="Mulish" w:hAnsi="Mulish"/>
          <w:sz w:val="22"/>
          <w:rPrChange w:id="3966" w:author="Guilherme Pessoa-Amorim [2]" w:date="2021-11-16T13:46:00Z">
            <w:rPr/>
          </w:rPrChange>
        </w:rPr>
      </w:pPr>
    </w:p>
    <w:p w14:paraId="7FEA82A0" w14:textId="46D131AD" w:rsidR="0048450E" w:rsidRPr="00D9517A" w:rsidRDefault="0048450E" w:rsidP="00ED0811">
      <w:pPr>
        <w:spacing w:line="360" w:lineRule="auto"/>
        <w:jc w:val="both"/>
        <w:rPr>
          <w:rFonts w:ascii="Mulish" w:hAnsi="Mulish"/>
          <w:sz w:val="22"/>
          <w:rPrChange w:id="3967" w:author="Guilherme Pessoa-Amorim [2]" w:date="2021-11-16T13:46:00Z">
            <w:rPr/>
          </w:rPrChange>
        </w:rPr>
      </w:pPr>
      <w:r w:rsidRPr="00D9517A">
        <w:rPr>
          <w:rFonts w:ascii="Mulish" w:hAnsi="Mulish"/>
          <w:sz w:val="22"/>
          <w:rPrChange w:id="3968" w:author="Guilherme Pessoa-Amorim [2]" w:date="2021-11-16T13:46:00Z">
            <w:rPr/>
          </w:rPrChange>
        </w:rPr>
        <w:t xml:space="preserve">As a consequence, although </w:t>
      </w:r>
      <w:r w:rsidR="00A92363" w:rsidRPr="00D9517A">
        <w:rPr>
          <w:rFonts w:ascii="Mulish" w:hAnsi="Mulish"/>
          <w:sz w:val="22"/>
          <w:rPrChange w:id="3969" w:author="Guilherme Pessoa-Amorim [2]" w:date="2021-11-16T13:46:00Z">
            <w:rPr/>
          </w:rPrChange>
        </w:rPr>
        <w:t>different trials might be interested in the same drug groups</w:t>
      </w:r>
      <w:r w:rsidRPr="00D9517A">
        <w:rPr>
          <w:rFonts w:ascii="Mulish" w:hAnsi="Mulish"/>
          <w:sz w:val="22"/>
          <w:rPrChange w:id="3970" w:author="Guilherme Pessoa-Amorim [2]" w:date="2021-11-16T13:46:00Z">
            <w:rPr/>
          </w:rPrChange>
        </w:rPr>
        <w:t xml:space="preserve"> (e.g. antithrombotic therapies</w:t>
      </w:r>
      <w:r w:rsidR="00A92363" w:rsidRPr="00D9517A">
        <w:rPr>
          <w:rFonts w:ascii="Mulish" w:hAnsi="Mulish"/>
          <w:sz w:val="22"/>
          <w:rPrChange w:id="3971" w:author="Guilherme Pessoa-Amorim [2]" w:date="2021-11-16T13:46:00Z">
            <w:rPr/>
          </w:rPrChange>
        </w:rPr>
        <w:t>,</w:t>
      </w:r>
      <w:r w:rsidRPr="00D9517A">
        <w:rPr>
          <w:rFonts w:ascii="Mulish" w:hAnsi="Mulish"/>
          <w:sz w:val="22"/>
          <w:rPrChange w:id="3972" w:author="Guilherme Pessoa-Amorim [2]" w:date="2021-11-16T13:46:00Z">
            <w:rPr/>
          </w:rPrChange>
        </w:rPr>
        <w:t xml:space="preserve"> such as antiplatelet drugs or anticoagulation), their definitions may vary - AMALFI has separate groupings for aspirin, P2Y12 inhibitors, vitamin K antagonists and novel oral anticoagulants (including factor Xa inhibitors and thrombin inhibitors), whereas ORION-4 has groupings for aspirin, other antiplatelets (including P2Y12 inhibitors and other less common drugs), warfarin-like anticoagulants, factor Xa inhibitors, and thrombin inhibitors. Similar cases apply for other therapeutic classes. </w:t>
      </w:r>
    </w:p>
    <w:p w14:paraId="62A234B3" w14:textId="77777777" w:rsidR="0048450E" w:rsidRPr="00D9517A" w:rsidRDefault="0048450E" w:rsidP="00ED0811">
      <w:pPr>
        <w:spacing w:line="360" w:lineRule="auto"/>
        <w:jc w:val="both"/>
        <w:rPr>
          <w:rFonts w:ascii="Mulish" w:hAnsi="Mulish"/>
          <w:sz w:val="22"/>
          <w:rPrChange w:id="3973" w:author="Guilherme Pessoa-Amorim [2]" w:date="2021-11-16T13:46:00Z">
            <w:rPr/>
          </w:rPrChange>
        </w:rPr>
      </w:pPr>
    </w:p>
    <w:p w14:paraId="404E6A14" w14:textId="39C4466C" w:rsidR="00DB314E" w:rsidRPr="00D9517A" w:rsidRDefault="00A92363" w:rsidP="00ED0811">
      <w:pPr>
        <w:spacing w:line="360" w:lineRule="auto"/>
        <w:jc w:val="both"/>
        <w:rPr>
          <w:ins w:id="3974" w:author="Guilherme Pessoa-Amorim [2]" w:date="2021-11-15T12:11:00Z"/>
          <w:rFonts w:ascii="Mulish" w:hAnsi="Mulish"/>
          <w:sz w:val="22"/>
          <w:rPrChange w:id="3975" w:author="Guilherme Pessoa-Amorim [2]" w:date="2021-11-16T13:46:00Z">
            <w:rPr>
              <w:ins w:id="3976" w:author="Guilherme Pessoa-Amorim [2]" w:date="2021-11-15T12:11:00Z"/>
            </w:rPr>
          </w:rPrChange>
        </w:rPr>
      </w:pPr>
      <w:r w:rsidRPr="00D9517A">
        <w:rPr>
          <w:rFonts w:ascii="Mulish" w:hAnsi="Mulish"/>
          <w:sz w:val="22"/>
          <w:rPrChange w:id="3977" w:author="Guilherme Pessoa-Amorim [2]" w:date="2021-11-16T13:46:00Z">
            <w:rPr/>
          </w:rPrChange>
        </w:rPr>
        <w:t>Additionally,</w:t>
      </w:r>
      <w:r w:rsidR="0048450E" w:rsidRPr="00D9517A">
        <w:rPr>
          <w:rFonts w:ascii="Mulish" w:hAnsi="Mulish"/>
          <w:sz w:val="22"/>
          <w:rPrChange w:id="3978" w:author="Guilherme Pessoa-Amorim [2]" w:date="2021-11-16T13:46:00Z">
            <w:rPr/>
          </w:rPrChange>
        </w:rPr>
        <w:t xml:space="preserve"> initial exploration of the </w:t>
      </w:r>
      <w:del w:id="3979" w:author="Guilherme Pessoa-Amorim [2]" w:date="2021-11-15T13:03:00Z">
        <w:r w:rsidR="0048450E" w:rsidRPr="00D9517A" w:rsidDel="00EB56F0">
          <w:rPr>
            <w:rFonts w:ascii="Mulish" w:hAnsi="Mulish"/>
            <w:sz w:val="22"/>
            <w:rPrChange w:id="3980" w:author="Guilherme Pessoa-Amorim [2]" w:date="2021-11-16T13:46:00Z">
              <w:rPr/>
            </w:rPrChange>
          </w:rPr>
          <w:delText xml:space="preserve">Prescribing </w:delText>
        </w:r>
      </w:del>
      <w:ins w:id="3981" w:author="Guilherme Pessoa-Amorim [2]" w:date="2021-11-15T13:03:00Z">
        <w:r w:rsidR="00EB56F0" w:rsidRPr="00D9517A">
          <w:rPr>
            <w:rFonts w:ascii="Mulish" w:hAnsi="Mulish"/>
            <w:sz w:val="22"/>
            <w:rPrChange w:id="3982" w:author="Guilherme Pessoa-Amorim [2]" w:date="2021-11-16T13:46:00Z">
              <w:rPr/>
            </w:rPrChange>
          </w:rPr>
          <w:t xml:space="preserve">GP </w:t>
        </w:r>
      </w:ins>
      <w:r w:rsidR="0048450E" w:rsidRPr="00D9517A">
        <w:rPr>
          <w:rFonts w:ascii="Mulish" w:hAnsi="Mulish"/>
          <w:sz w:val="22"/>
          <w:rPrChange w:id="3983" w:author="Guilherme Pessoa-Amorim [2]" w:date="2021-11-16T13:46:00Z">
            <w:rPr/>
          </w:rPrChange>
        </w:rPr>
        <w:t>and Dispensing datasets as part of this study has highlighted that</w:t>
      </w:r>
      <w:r w:rsidRPr="00D9517A">
        <w:rPr>
          <w:rFonts w:ascii="Mulish" w:hAnsi="Mulish"/>
          <w:sz w:val="22"/>
          <w:rPrChange w:id="3984" w:author="Guilherme Pessoa-Amorim [2]" w:date="2021-11-16T13:46:00Z">
            <w:rPr/>
          </w:rPrChange>
        </w:rPr>
        <w:t>,</w:t>
      </w:r>
      <w:r w:rsidR="0048450E" w:rsidRPr="00D9517A">
        <w:rPr>
          <w:rFonts w:ascii="Mulish" w:hAnsi="Mulish"/>
          <w:sz w:val="22"/>
          <w:rPrChange w:id="3985" w:author="Guilherme Pessoa-Amorim [2]" w:date="2021-11-16T13:46:00Z">
            <w:rPr/>
          </w:rPrChange>
        </w:rPr>
        <w:t xml:space="preserve"> although both use SNOMED as a drug coding terminology </w:t>
      </w:r>
      <w:r w:rsidR="00C6433C" w:rsidRPr="00D9517A">
        <w:rPr>
          <w:rFonts w:ascii="Mulish" w:hAnsi="Mulish"/>
          <w:sz w:val="22"/>
          <w:rPrChange w:id="3986" w:author="Guilherme Pessoa-Amorim [2]" w:date="2021-11-16T13:46:00Z">
            <w:rPr/>
          </w:rPrChange>
        </w:rPr>
        <w:t>[</w:t>
      </w:r>
      <w:r w:rsidR="0048450E" w:rsidRPr="00D9517A">
        <w:rPr>
          <w:rFonts w:ascii="Mulish" w:hAnsi="Mulish"/>
          <w:sz w:val="22"/>
          <w:rPrChange w:id="3987" w:author="Guilherme Pessoa-Amorim [2]" w:date="2021-11-16T13:46:00Z">
            <w:rPr/>
          </w:rPrChange>
        </w:rPr>
        <w:t xml:space="preserve">with the Dispensing dataset also </w:t>
      </w:r>
      <w:r w:rsidR="00DF5514" w:rsidRPr="00D9517A">
        <w:rPr>
          <w:rFonts w:ascii="Mulish" w:hAnsi="Mulish"/>
          <w:sz w:val="22"/>
          <w:rPrChange w:id="3988" w:author="Guilherme Pessoa-Amorim [2]" w:date="2021-11-16T13:46:00Z">
            <w:rPr/>
          </w:rPrChange>
        </w:rPr>
        <w:t>providing</w:t>
      </w:r>
      <w:r w:rsidR="0048450E" w:rsidRPr="00D9517A">
        <w:rPr>
          <w:rFonts w:ascii="Mulish" w:hAnsi="Mulish"/>
          <w:sz w:val="22"/>
          <w:rPrChange w:id="3989" w:author="Guilherme Pessoa-Amorim [2]" w:date="2021-11-16T13:46:00Z">
            <w:rPr/>
          </w:rPrChange>
        </w:rPr>
        <w:t xml:space="preserve"> B</w:t>
      </w:r>
      <w:r w:rsidR="00C6433C" w:rsidRPr="00D9517A">
        <w:rPr>
          <w:rFonts w:ascii="Mulish" w:hAnsi="Mulish"/>
          <w:sz w:val="22"/>
          <w:rPrChange w:id="3990" w:author="Guilherme Pessoa-Amorim [2]" w:date="2021-11-16T13:46:00Z">
            <w:rPr/>
          </w:rPrChange>
        </w:rPr>
        <w:t>ritish National Formulary (BNF) codes]</w:t>
      </w:r>
      <w:r w:rsidR="0048450E" w:rsidRPr="00D9517A">
        <w:rPr>
          <w:rFonts w:ascii="Mulish" w:hAnsi="Mulish"/>
          <w:sz w:val="22"/>
          <w:rPrChange w:id="3991" w:author="Guilherme Pessoa-Amorim [2]" w:date="2021-11-16T13:46:00Z">
            <w:rPr/>
          </w:rPrChange>
        </w:rPr>
        <w:t xml:space="preserve">, the hierarchical level used to record drugs is different – the </w:t>
      </w:r>
      <w:del w:id="3992" w:author="Guilherme Pessoa-Amorim [2]" w:date="2021-11-15T13:03:00Z">
        <w:r w:rsidR="0048450E" w:rsidRPr="00D9517A" w:rsidDel="00EB56F0">
          <w:rPr>
            <w:rFonts w:ascii="Mulish" w:hAnsi="Mulish"/>
            <w:sz w:val="22"/>
            <w:rPrChange w:id="3993" w:author="Guilherme Pessoa-Amorim [2]" w:date="2021-11-16T13:46:00Z">
              <w:rPr/>
            </w:rPrChange>
          </w:rPr>
          <w:delText xml:space="preserve">Prescribing </w:delText>
        </w:r>
      </w:del>
      <w:ins w:id="3994" w:author="Guilherme Pessoa-Amorim [2]" w:date="2021-11-15T13:03:00Z">
        <w:r w:rsidR="00EB56F0" w:rsidRPr="00D9517A">
          <w:rPr>
            <w:rFonts w:ascii="Mulish" w:hAnsi="Mulish"/>
            <w:sz w:val="22"/>
            <w:rPrChange w:id="3995" w:author="Guilherme Pessoa-Amorim [2]" w:date="2021-11-16T13:46:00Z">
              <w:rPr/>
            </w:rPrChange>
          </w:rPr>
          <w:t xml:space="preserve">GP </w:t>
        </w:r>
      </w:ins>
      <w:r w:rsidR="0048450E" w:rsidRPr="00D9517A">
        <w:rPr>
          <w:rFonts w:ascii="Mulish" w:hAnsi="Mulish"/>
          <w:sz w:val="22"/>
          <w:rPrChange w:id="3996" w:author="Guilherme Pessoa-Amorim [2]" w:date="2021-11-16T13:46:00Z">
            <w:rPr/>
          </w:rPrChange>
        </w:rPr>
        <w:t xml:space="preserve">dataset uses </w:t>
      </w:r>
      <w:r w:rsidR="0048450E" w:rsidRPr="00D9517A">
        <w:rPr>
          <w:rFonts w:ascii="Mulish" w:hAnsi="Mulish"/>
          <w:i/>
          <w:iCs/>
          <w:sz w:val="22"/>
          <w:rPrChange w:id="3997" w:author="Guilherme Pessoa-Amorim [2]" w:date="2021-11-16T13:46:00Z">
            <w:rPr>
              <w:i/>
              <w:iCs/>
            </w:rPr>
          </w:rPrChange>
        </w:rPr>
        <w:t>product</w:t>
      </w:r>
      <w:r w:rsidR="0048450E" w:rsidRPr="00D9517A">
        <w:rPr>
          <w:rFonts w:ascii="Mulish" w:hAnsi="Mulish"/>
          <w:sz w:val="22"/>
          <w:rPrChange w:id="3998" w:author="Guilherme Pessoa-Amorim [2]" w:date="2021-11-16T13:46:00Z">
            <w:rPr/>
          </w:rPrChange>
        </w:rPr>
        <w:t xml:space="preserve"> terms such as “Aspirin 75mg”, while the Dispensing dataset uses </w:t>
      </w:r>
      <w:r w:rsidR="0048450E" w:rsidRPr="00D9517A">
        <w:rPr>
          <w:rFonts w:ascii="Mulish" w:hAnsi="Mulish"/>
          <w:i/>
          <w:iCs/>
          <w:sz w:val="22"/>
          <w:rPrChange w:id="3999" w:author="Guilherme Pessoa-Amorim [2]" w:date="2021-11-16T13:46:00Z">
            <w:rPr>
              <w:i/>
              <w:iCs/>
            </w:rPr>
          </w:rPrChange>
        </w:rPr>
        <w:t>pack</w:t>
      </w:r>
      <w:r w:rsidR="0048450E" w:rsidRPr="00D9517A">
        <w:rPr>
          <w:rFonts w:ascii="Mulish" w:hAnsi="Mulish"/>
          <w:sz w:val="22"/>
          <w:rPrChange w:id="4000" w:author="Guilherme Pessoa-Amorim [2]" w:date="2021-11-16T13:46:00Z">
            <w:rPr/>
          </w:rPrChange>
        </w:rPr>
        <w:t xml:space="preserve"> terms such as “Aspirin 75mg pack of 28 capsules”</w:t>
      </w:r>
      <w:r w:rsidR="00DF5514" w:rsidRPr="00D9517A">
        <w:rPr>
          <w:rFonts w:ascii="Mulish" w:hAnsi="Mulish"/>
          <w:sz w:val="22"/>
          <w:rPrChange w:id="4001" w:author="Guilherme Pessoa-Amorim [2]" w:date="2021-11-16T13:46:00Z">
            <w:rPr/>
          </w:rPrChange>
        </w:rPr>
        <w:t>.</w:t>
      </w:r>
      <w:del w:id="4002" w:author="Guilherme Pessoa-Amorim [2]" w:date="2021-11-15T12:11:00Z">
        <w:r w:rsidR="0048450E" w:rsidRPr="00D9517A" w:rsidDel="00DB314E">
          <w:rPr>
            <w:rFonts w:ascii="Mulish" w:hAnsi="Mulish"/>
            <w:sz w:val="22"/>
            <w:rPrChange w:id="4003" w:author="Guilherme Pessoa-Amorim [2]" w:date="2021-11-16T13:46:00Z">
              <w:rPr/>
            </w:rPrChange>
          </w:rPr>
          <w:delText xml:space="preserve"> </w:delText>
        </w:r>
      </w:del>
      <w:ins w:id="4004" w:author="Guilherme Pessoa-Amorim [2]" w:date="2021-11-15T12:11:00Z">
        <w:r w:rsidR="00DB314E" w:rsidRPr="00D9517A">
          <w:rPr>
            <w:rFonts w:ascii="Mulish" w:hAnsi="Mulish"/>
            <w:sz w:val="22"/>
            <w:rPrChange w:id="4005" w:author="Guilherme Pessoa-Amorim [2]" w:date="2021-11-16T13:46:00Z">
              <w:rPr/>
            </w:rPrChange>
          </w:rPr>
          <w:t xml:space="preserve"> Since these </w:t>
        </w:r>
        <w:commentRangeStart w:id="4006"/>
        <w:commentRangeStart w:id="4007"/>
        <w:r w:rsidR="00DB314E" w:rsidRPr="00D9517A">
          <w:rPr>
            <w:rFonts w:ascii="Mulish" w:hAnsi="Mulish"/>
            <w:sz w:val="22"/>
            <w:rPrChange w:id="4008" w:author="Guilherme Pessoa-Amorim [2]" w:date="2021-11-16T13:46:00Z">
              <w:rPr/>
            </w:rPrChange>
          </w:rPr>
          <w:t xml:space="preserve">are represented by different codes </w:t>
        </w:r>
        <w:commentRangeEnd w:id="4006"/>
        <w:r w:rsidR="00DB314E" w:rsidRPr="00D9517A">
          <w:rPr>
            <w:rStyle w:val="CommentReference"/>
            <w:rFonts w:ascii="Mulish" w:hAnsi="Mulish"/>
            <w:sz w:val="14"/>
            <w:rPrChange w:id="4009" w:author="Guilherme Pessoa-Amorim [2]" w:date="2021-11-16T13:46:00Z">
              <w:rPr>
                <w:rStyle w:val="CommentReference"/>
              </w:rPr>
            </w:rPrChange>
          </w:rPr>
          <w:commentReference w:id="4006"/>
        </w:r>
      </w:ins>
      <w:commentRangeEnd w:id="4007"/>
      <w:ins w:id="4010" w:author="Guilherme Pessoa-Amorim [2]" w:date="2021-11-15T12:13:00Z">
        <w:r w:rsidR="0072612F" w:rsidRPr="00D9517A">
          <w:rPr>
            <w:rStyle w:val="CommentReference"/>
            <w:rFonts w:ascii="Mulish" w:hAnsi="Mulish"/>
            <w:sz w:val="14"/>
            <w:rPrChange w:id="4011" w:author="Guilherme Pessoa-Amorim [2]" w:date="2021-11-16T13:46:00Z">
              <w:rPr>
                <w:rStyle w:val="CommentReference"/>
              </w:rPr>
            </w:rPrChange>
          </w:rPr>
          <w:commentReference w:id="4007"/>
        </w:r>
      </w:ins>
      <w:ins w:id="4012" w:author="Guilherme Pessoa-Amorim [2]" w:date="2021-11-15T12:11:00Z">
        <w:r w:rsidR="00DB314E" w:rsidRPr="00D9517A">
          <w:rPr>
            <w:rFonts w:ascii="Mulish" w:hAnsi="Mulish"/>
            <w:sz w:val="22"/>
            <w:rPrChange w:id="4013" w:author="Guilherme Pessoa-Amorim [2]" w:date="2021-11-16T13:46:00Z">
              <w:rPr/>
            </w:rPrChange>
          </w:rPr>
          <w:t xml:space="preserve">in the SNOMED terminology, the same codelist cannot be used for both datasets. </w:t>
        </w:r>
      </w:ins>
    </w:p>
    <w:p w14:paraId="43FA1565" w14:textId="24868A53" w:rsidR="00DB314E" w:rsidRPr="00D9517A" w:rsidRDefault="00DB314E" w:rsidP="00ED0811">
      <w:pPr>
        <w:spacing w:line="360" w:lineRule="auto"/>
        <w:jc w:val="both"/>
        <w:rPr>
          <w:ins w:id="4014" w:author="Guilherme Pessoa-Amorim [2]" w:date="2021-11-15T12:13:00Z"/>
          <w:rFonts w:ascii="Mulish" w:hAnsi="Mulish"/>
          <w:sz w:val="22"/>
          <w:rPrChange w:id="4015" w:author="Guilherme Pessoa-Amorim [2]" w:date="2021-11-16T13:46:00Z">
            <w:rPr>
              <w:ins w:id="4016" w:author="Guilherme Pessoa-Amorim [2]" w:date="2021-11-15T12:13:00Z"/>
            </w:rPr>
          </w:rPrChange>
        </w:rPr>
      </w:pPr>
    </w:p>
    <w:p w14:paraId="26DD3913" w14:textId="77777777" w:rsidR="0072612F" w:rsidRPr="00D9517A" w:rsidRDefault="0072612F" w:rsidP="00ED0811">
      <w:pPr>
        <w:spacing w:line="360" w:lineRule="auto"/>
        <w:jc w:val="both"/>
        <w:rPr>
          <w:ins w:id="4017" w:author="Guilherme Pessoa-Amorim [2]" w:date="2021-11-15T12:13:00Z"/>
          <w:rFonts w:ascii="Mulish" w:hAnsi="Mulish"/>
          <w:sz w:val="22"/>
          <w:rPrChange w:id="4018" w:author="Guilherme Pessoa-Amorim [2]" w:date="2021-11-16T13:46:00Z">
            <w:rPr>
              <w:ins w:id="4019" w:author="Guilherme Pessoa-Amorim [2]" w:date="2021-11-15T12:13:00Z"/>
            </w:rPr>
          </w:rPrChange>
        </w:rPr>
      </w:pPr>
      <w:ins w:id="4020" w:author="Guilherme Pessoa-Amorim [2]" w:date="2021-11-15T12:13:00Z">
        <w:r w:rsidRPr="00D9517A">
          <w:rPr>
            <w:rFonts w:ascii="Mulish" w:hAnsi="Mulish"/>
            <w:sz w:val="22"/>
            <w:rPrChange w:id="4021" w:author="Guilherme Pessoa-Amorim [2]" w:date="2021-11-16T13:46:00Z">
              <w:rPr/>
            </w:rPrChange>
          </w:rPr>
          <w:t xml:space="preserve">As a result, in order for meaningful comparisons to be made, separate codelists need to be built for each RCD source and for each drug group, so that they can provide a </w:t>
        </w:r>
        <w:r w:rsidRPr="00D9517A">
          <w:rPr>
            <w:rFonts w:ascii="Mulish" w:hAnsi="Mulish"/>
            <w:sz w:val="22"/>
            <w:rPrChange w:id="4022" w:author="Guilherme Pessoa-Amorim [2]" w:date="2021-11-16T13:46:00Z">
              <w:rPr/>
            </w:rPrChange>
          </w:rPr>
          <w:lastRenderedPageBreak/>
          <w:t>reasonable “match” of the intended groups used in the standard data collection methods.</w:t>
        </w:r>
      </w:ins>
    </w:p>
    <w:p w14:paraId="58754B79" w14:textId="77777777" w:rsidR="0072612F" w:rsidRPr="00D9517A" w:rsidRDefault="0072612F" w:rsidP="00ED0811">
      <w:pPr>
        <w:spacing w:line="360" w:lineRule="auto"/>
        <w:jc w:val="both"/>
        <w:rPr>
          <w:ins w:id="4023" w:author="Guilherme Pessoa-Amorim [2]" w:date="2021-11-15T12:11:00Z"/>
          <w:rFonts w:ascii="Mulish" w:hAnsi="Mulish"/>
          <w:sz w:val="22"/>
          <w:rPrChange w:id="4024" w:author="Guilherme Pessoa-Amorim [2]" w:date="2021-11-16T13:46:00Z">
            <w:rPr>
              <w:ins w:id="4025" w:author="Guilherme Pessoa-Amorim [2]" w:date="2021-11-15T12:11:00Z"/>
            </w:rPr>
          </w:rPrChange>
        </w:rPr>
      </w:pPr>
    </w:p>
    <w:p w14:paraId="03CCAB8B" w14:textId="783AA723" w:rsidR="0048450E" w:rsidRPr="00D9517A" w:rsidRDefault="00DB314E" w:rsidP="00ED0811">
      <w:pPr>
        <w:spacing w:line="360" w:lineRule="auto"/>
        <w:jc w:val="both"/>
        <w:rPr>
          <w:rFonts w:ascii="Mulish" w:hAnsi="Mulish"/>
          <w:sz w:val="22"/>
          <w:rPrChange w:id="4026" w:author="Guilherme Pessoa-Amorim [2]" w:date="2021-11-16T13:46:00Z">
            <w:rPr/>
          </w:rPrChange>
        </w:rPr>
      </w:pPr>
      <w:ins w:id="4027" w:author="Guilherme Pessoa-Amorim [2]" w:date="2021-11-15T12:11:00Z">
        <w:r w:rsidRPr="00D9517A">
          <w:rPr>
            <w:rFonts w:ascii="Mulish" w:hAnsi="Mulish"/>
            <w:sz w:val="22"/>
            <w:rPrChange w:id="4028" w:author="Guilherme Pessoa-Amorim [2]" w:date="2021-11-16T13:46:00Z">
              <w:rPr/>
            </w:rPrChange>
          </w:rPr>
          <w:t xml:space="preserve">Note: </w:t>
        </w:r>
      </w:ins>
      <w:ins w:id="4029" w:author="Guilherme Pessoa-Amorim [2]" w:date="2021-11-15T12:10:00Z">
        <w:r w:rsidRPr="00D9517A">
          <w:rPr>
            <w:rFonts w:ascii="Mulish" w:hAnsi="Mulish"/>
            <w:sz w:val="22"/>
            <w:rPrChange w:id="4030" w:author="Guilherme Pessoa-Amorim [2]" w:date="2021-11-16T13:46:00Z">
              <w:rPr/>
            </w:rPrChange>
          </w:rPr>
          <w:t>Although it is conceivably possible to build codelists that include codes representing a drug at all levels</w:t>
        </w:r>
      </w:ins>
      <w:ins w:id="4031" w:author="Guilherme Pessoa-Amorim [2]" w:date="2021-11-15T12:11:00Z">
        <w:r w:rsidRPr="00D9517A">
          <w:rPr>
            <w:rFonts w:ascii="Mulish" w:hAnsi="Mulish"/>
            <w:sz w:val="22"/>
            <w:rPrChange w:id="4032" w:author="Guilherme Pessoa-Amorim [2]" w:date="2021-11-16T13:46:00Z">
              <w:rPr/>
            </w:rPrChange>
          </w:rPr>
          <w:t xml:space="preserve"> (using the semantic features of the SNOMED terminology</w:t>
        </w:r>
      </w:ins>
      <w:ins w:id="4033" w:author="Guilherme Pessoa-Amorim [2]" w:date="2021-11-15T12:12:00Z">
        <w:r w:rsidRPr="00D9517A">
          <w:rPr>
            <w:rFonts w:ascii="Mulish" w:hAnsi="Mulish"/>
            <w:sz w:val="22"/>
            <w:rPrChange w:id="4034" w:author="Guilherme Pessoa-Amorim [2]" w:date="2021-11-16T13:46:00Z">
              <w:rPr/>
            </w:rPrChange>
          </w:rPr>
          <w:t>)</w:t>
        </w:r>
      </w:ins>
      <w:ins w:id="4035" w:author="Guilherme Pessoa-Amorim [2]" w:date="2021-11-15T12:10:00Z">
        <w:r w:rsidRPr="00D9517A">
          <w:rPr>
            <w:rFonts w:ascii="Mulish" w:hAnsi="Mulish"/>
            <w:sz w:val="22"/>
            <w:rPrChange w:id="4036" w:author="Guilherme Pessoa-Amorim [2]" w:date="2021-11-16T13:46:00Z">
              <w:rPr/>
            </w:rPrChange>
          </w:rPr>
          <w:t xml:space="preserve">, </w:t>
        </w:r>
      </w:ins>
      <w:ins w:id="4037" w:author="Guilherme Pessoa-Amorim [2]" w:date="2021-11-15T12:11:00Z">
        <w:r w:rsidRPr="00D9517A">
          <w:rPr>
            <w:rFonts w:ascii="Mulish" w:hAnsi="Mulish"/>
            <w:sz w:val="22"/>
            <w:rPrChange w:id="4038" w:author="Guilherme Pessoa-Amorim [2]" w:date="2021-11-16T13:46:00Z">
              <w:rPr/>
            </w:rPrChange>
          </w:rPr>
          <w:t>these are not currently available</w:t>
        </w:r>
      </w:ins>
      <w:ins w:id="4039" w:author="Guilherme Pessoa-Amorim [2]" w:date="2021-11-15T12:13:00Z">
        <w:r w:rsidR="0072612F" w:rsidRPr="00D9517A">
          <w:rPr>
            <w:rFonts w:ascii="Mulish" w:hAnsi="Mulish"/>
            <w:sz w:val="22"/>
            <w:rPrChange w:id="4040" w:author="Guilherme Pessoa-Amorim [2]" w:date="2021-11-16T13:46:00Z">
              <w:rPr/>
            </w:rPrChange>
          </w:rPr>
          <w:t>; as part of this project, a</w:t>
        </w:r>
      </w:ins>
      <w:ins w:id="4041" w:author="Guilherme Pessoa-Amorim [2]" w:date="2021-11-15T12:14:00Z">
        <w:r w:rsidR="0072612F" w:rsidRPr="00D9517A">
          <w:rPr>
            <w:rFonts w:ascii="Mulish" w:hAnsi="Mulish"/>
            <w:sz w:val="22"/>
            <w:rPrChange w:id="4042" w:author="Guilherme Pessoa-Amorim [2]" w:date="2021-11-16T13:46:00Z">
              <w:rPr/>
            </w:rPrChange>
          </w:rPr>
          <w:t xml:space="preserve">n experimental </w:t>
        </w:r>
      </w:ins>
      <w:ins w:id="4043" w:author="Guilherme Pessoa-Amorim [2]" w:date="2021-11-15T12:13:00Z">
        <w:r w:rsidR="0072612F" w:rsidRPr="00D9517A">
          <w:rPr>
            <w:rFonts w:ascii="Mulish" w:hAnsi="Mulish"/>
            <w:sz w:val="22"/>
            <w:rPrChange w:id="4044" w:author="Guilherme Pessoa-Amorim [2]" w:date="2021-11-16T13:46:00Z">
              <w:rPr/>
            </w:rPrChange>
          </w:rPr>
          <w:t>method for this has been devised. This method will be compared</w:t>
        </w:r>
      </w:ins>
      <w:ins w:id="4045" w:author="Guilherme Pessoa-Amorim [2]" w:date="2021-11-15T12:14:00Z">
        <w:r w:rsidR="0072612F" w:rsidRPr="00D9517A">
          <w:rPr>
            <w:rFonts w:ascii="Mulish" w:hAnsi="Mulish"/>
            <w:sz w:val="22"/>
            <w:rPrChange w:id="4046" w:author="Guilherme Pessoa-Amorim [2]" w:date="2021-11-16T13:46:00Z">
              <w:rPr/>
            </w:rPrChange>
          </w:rPr>
          <w:t xml:space="preserve"> with the main methods mentioned below in an exploratory assessment (see section </w:t>
        </w:r>
        <w:r w:rsidR="0072612F" w:rsidRPr="00D9517A">
          <w:rPr>
            <w:rFonts w:ascii="Mulish" w:hAnsi="Mulish"/>
            <w:sz w:val="22"/>
            <w:rPrChange w:id="4047" w:author="Guilherme Pessoa-Amorim [2]" w:date="2021-11-16T13:46:00Z">
              <w:rPr/>
            </w:rPrChange>
          </w:rPr>
          <w:fldChar w:fldCharType="begin"/>
        </w:r>
        <w:r w:rsidR="0072612F" w:rsidRPr="00D9517A">
          <w:rPr>
            <w:rFonts w:ascii="Mulish" w:hAnsi="Mulish"/>
            <w:sz w:val="22"/>
            <w:rPrChange w:id="4048" w:author="Guilherme Pessoa-Amorim [2]" w:date="2021-11-16T13:46:00Z">
              <w:rPr/>
            </w:rPrChange>
          </w:rPr>
          <w:instrText xml:space="preserve"> REF _Ref87870895 \r \h </w:instrText>
        </w:r>
      </w:ins>
      <w:r w:rsidR="0053593C" w:rsidRPr="00D9517A">
        <w:rPr>
          <w:rFonts w:ascii="Mulish" w:hAnsi="Mulish"/>
          <w:sz w:val="22"/>
          <w:rPrChange w:id="4049" w:author="Guilherme Pessoa-Amorim [2]" w:date="2021-11-16T13:46:00Z">
            <w:rPr>
              <w:rFonts w:ascii="Mulish" w:hAnsi="Mulish"/>
            </w:rPr>
          </w:rPrChange>
        </w:rPr>
        <w:instrText xml:space="preserve"> \* MERGEFORMAT </w:instrText>
      </w:r>
      <w:r w:rsidR="0072612F" w:rsidRPr="00D9517A">
        <w:rPr>
          <w:rFonts w:ascii="Mulish" w:hAnsi="Mulish"/>
          <w:sz w:val="22"/>
          <w:rPrChange w:id="4050" w:author="Guilherme Pessoa-Amorim [2]" w:date="2021-11-16T13:46:00Z">
            <w:rPr>
              <w:rFonts w:ascii="Mulish" w:hAnsi="Mulish"/>
              <w:sz w:val="22"/>
            </w:rPr>
          </w:rPrChange>
        </w:rPr>
      </w:r>
      <w:r w:rsidR="0072612F" w:rsidRPr="00D9517A">
        <w:rPr>
          <w:rFonts w:ascii="Mulish" w:hAnsi="Mulish"/>
          <w:sz w:val="22"/>
          <w:rPrChange w:id="4051" w:author="Guilherme Pessoa-Amorim [2]" w:date="2021-11-16T13:46:00Z">
            <w:rPr/>
          </w:rPrChange>
        </w:rPr>
        <w:fldChar w:fldCharType="separate"/>
      </w:r>
      <w:ins w:id="4052" w:author="Guilherme Pessoa-Amorim [2]" w:date="2021-11-16T14:25:00Z">
        <w:r w:rsidR="003E336D">
          <w:rPr>
            <w:rFonts w:ascii="Mulish" w:hAnsi="Mulish"/>
            <w:sz w:val="22"/>
          </w:rPr>
          <w:t>0</w:t>
        </w:r>
      </w:ins>
      <w:ins w:id="4053" w:author="Guilherme Pessoa-Amorim [2]" w:date="2021-11-15T12:14:00Z">
        <w:r w:rsidR="0072612F" w:rsidRPr="00D9517A">
          <w:rPr>
            <w:rFonts w:ascii="Mulish" w:hAnsi="Mulish"/>
            <w:sz w:val="22"/>
            <w:rPrChange w:id="4054" w:author="Guilherme Pessoa-Amorim [2]" w:date="2021-11-16T13:46:00Z">
              <w:rPr/>
            </w:rPrChange>
          </w:rPr>
          <w:fldChar w:fldCharType="end"/>
        </w:r>
        <w:r w:rsidR="0072612F" w:rsidRPr="00D9517A">
          <w:rPr>
            <w:rFonts w:ascii="Mulish" w:hAnsi="Mulish"/>
            <w:sz w:val="22"/>
            <w:rPrChange w:id="4055" w:author="Guilherme Pessoa-Amorim [2]" w:date="2021-11-16T13:46:00Z">
              <w:rPr/>
            </w:rPrChange>
          </w:rPr>
          <w:t>)</w:t>
        </w:r>
      </w:ins>
      <w:del w:id="4056" w:author="Guilherme Pessoa-Amorim [2]" w:date="2021-11-15T12:11:00Z">
        <w:r w:rsidR="00DF5514" w:rsidRPr="00D9517A" w:rsidDel="00DB314E">
          <w:rPr>
            <w:rFonts w:ascii="Mulish" w:hAnsi="Mulish"/>
            <w:sz w:val="22"/>
            <w:rPrChange w:id="4057" w:author="Guilherme Pessoa-Amorim [2]" w:date="2021-11-16T13:46:00Z">
              <w:rPr/>
            </w:rPrChange>
          </w:rPr>
          <w:delText>S</w:delText>
        </w:r>
        <w:r w:rsidR="0048450E" w:rsidRPr="00D9517A" w:rsidDel="00DB314E">
          <w:rPr>
            <w:rFonts w:ascii="Mulish" w:hAnsi="Mulish"/>
            <w:sz w:val="22"/>
            <w:rPrChange w:id="4058" w:author="Guilherme Pessoa-Amorim [2]" w:date="2021-11-16T13:46:00Z">
              <w:rPr/>
            </w:rPrChange>
          </w:rPr>
          <w:delText xml:space="preserve">ince these </w:delText>
        </w:r>
        <w:commentRangeStart w:id="4059"/>
        <w:r w:rsidR="0048450E" w:rsidRPr="00D9517A" w:rsidDel="00DB314E">
          <w:rPr>
            <w:rFonts w:ascii="Mulish" w:hAnsi="Mulish"/>
            <w:sz w:val="22"/>
            <w:rPrChange w:id="4060" w:author="Guilherme Pessoa-Amorim [2]" w:date="2021-11-16T13:46:00Z">
              <w:rPr/>
            </w:rPrChange>
          </w:rPr>
          <w:delText xml:space="preserve">are represented by different codes </w:delText>
        </w:r>
        <w:commentRangeEnd w:id="4059"/>
        <w:r w:rsidR="00B86F5D" w:rsidRPr="00D9517A" w:rsidDel="00DB314E">
          <w:rPr>
            <w:rStyle w:val="CommentReference"/>
            <w:rFonts w:ascii="Mulish" w:hAnsi="Mulish"/>
            <w:sz w:val="14"/>
            <w:rPrChange w:id="4061" w:author="Guilherme Pessoa-Amorim [2]" w:date="2021-11-16T13:46:00Z">
              <w:rPr>
                <w:rStyle w:val="CommentReference"/>
              </w:rPr>
            </w:rPrChange>
          </w:rPr>
          <w:commentReference w:id="4059"/>
        </w:r>
        <w:r w:rsidR="0048450E" w:rsidRPr="00D9517A" w:rsidDel="00DB314E">
          <w:rPr>
            <w:rFonts w:ascii="Mulish" w:hAnsi="Mulish"/>
            <w:sz w:val="22"/>
            <w:rPrChange w:id="4062" w:author="Guilherme Pessoa-Amorim [2]" w:date="2021-11-16T13:46:00Z">
              <w:rPr/>
            </w:rPrChange>
          </w:rPr>
          <w:delText xml:space="preserve">in the SNOMED terminology, the same codelist cannot be used for both datasets. </w:delText>
        </w:r>
      </w:del>
    </w:p>
    <w:p w14:paraId="1F730820" w14:textId="4541ED4D" w:rsidR="0048450E" w:rsidRPr="00D9517A" w:rsidDel="0072612F" w:rsidRDefault="0048450E" w:rsidP="00ED0811">
      <w:pPr>
        <w:spacing w:line="360" w:lineRule="auto"/>
        <w:jc w:val="both"/>
        <w:rPr>
          <w:del w:id="4063" w:author="Guilherme Pessoa-Amorim [2]" w:date="2021-11-15T12:13:00Z"/>
          <w:rFonts w:ascii="Mulish" w:hAnsi="Mulish"/>
          <w:sz w:val="22"/>
          <w:rPrChange w:id="4064" w:author="Guilherme Pessoa-Amorim [2]" w:date="2021-11-16T13:46:00Z">
            <w:rPr>
              <w:del w:id="4065" w:author="Guilherme Pessoa-Amorim [2]" w:date="2021-11-15T12:13:00Z"/>
            </w:rPr>
          </w:rPrChange>
        </w:rPr>
      </w:pPr>
    </w:p>
    <w:p w14:paraId="1B0B654E" w14:textId="2F8C6BAB" w:rsidR="0048450E" w:rsidRPr="00D9517A" w:rsidDel="0072612F" w:rsidRDefault="00A92363" w:rsidP="00ED0811">
      <w:pPr>
        <w:spacing w:line="360" w:lineRule="auto"/>
        <w:jc w:val="both"/>
        <w:rPr>
          <w:del w:id="4066" w:author="Guilherme Pessoa-Amorim [2]" w:date="2021-11-15T12:13:00Z"/>
          <w:rFonts w:ascii="Mulish" w:hAnsi="Mulish"/>
          <w:sz w:val="22"/>
          <w:rPrChange w:id="4067" w:author="Guilherme Pessoa-Amorim [2]" w:date="2021-11-16T13:46:00Z">
            <w:rPr>
              <w:del w:id="4068" w:author="Guilherme Pessoa-Amorim [2]" w:date="2021-11-15T12:13:00Z"/>
            </w:rPr>
          </w:rPrChange>
        </w:rPr>
      </w:pPr>
      <w:del w:id="4069" w:author="Guilherme Pessoa-Amorim [2]" w:date="2021-11-15T12:13:00Z">
        <w:r w:rsidRPr="00D9517A" w:rsidDel="0072612F">
          <w:rPr>
            <w:rFonts w:ascii="Mulish" w:hAnsi="Mulish"/>
            <w:sz w:val="22"/>
            <w:rPrChange w:id="4070" w:author="Guilherme Pessoa-Amorim [2]" w:date="2021-11-16T13:46:00Z">
              <w:rPr/>
            </w:rPrChange>
          </w:rPr>
          <w:delText>As a result</w:delText>
        </w:r>
        <w:r w:rsidR="0048450E" w:rsidRPr="00D9517A" w:rsidDel="0072612F">
          <w:rPr>
            <w:rFonts w:ascii="Mulish" w:hAnsi="Mulish"/>
            <w:sz w:val="22"/>
            <w:rPrChange w:id="4071" w:author="Guilherme Pessoa-Amorim [2]" w:date="2021-11-16T13:46:00Z">
              <w:rPr/>
            </w:rPrChange>
          </w:rPr>
          <w:delText xml:space="preserve">, </w:delText>
        </w:r>
        <w:r w:rsidR="00DF5514" w:rsidRPr="00D9517A" w:rsidDel="0072612F">
          <w:rPr>
            <w:rFonts w:ascii="Mulish" w:hAnsi="Mulish"/>
            <w:sz w:val="22"/>
            <w:rPrChange w:id="4072" w:author="Guilherme Pessoa-Amorim [2]" w:date="2021-11-16T13:46:00Z">
              <w:rPr/>
            </w:rPrChange>
          </w:rPr>
          <w:delText xml:space="preserve">in order for meaningful comparisons </w:delText>
        </w:r>
      </w:del>
      <w:del w:id="4073" w:author="Guilherme Pessoa-Amorim [2]" w:date="2021-11-15T12:09:00Z">
        <w:r w:rsidR="00DF5514" w:rsidRPr="00D9517A" w:rsidDel="00DB314E">
          <w:rPr>
            <w:rFonts w:ascii="Mulish" w:hAnsi="Mulish"/>
            <w:sz w:val="22"/>
            <w:rPrChange w:id="4074" w:author="Guilherme Pessoa-Amorim [2]" w:date="2021-11-16T13:46:00Z">
              <w:rPr/>
            </w:rPrChange>
          </w:rPr>
          <w:delText xml:space="preserve">can </w:delText>
        </w:r>
      </w:del>
      <w:del w:id="4075" w:author="Guilherme Pessoa-Amorim [2]" w:date="2021-11-15T12:13:00Z">
        <w:r w:rsidR="00DF5514" w:rsidRPr="00D9517A" w:rsidDel="0072612F">
          <w:rPr>
            <w:rFonts w:ascii="Mulish" w:hAnsi="Mulish"/>
            <w:sz w:val="22"/>
            <w:rPrChange w:id="4076" w:author="Guilherme Pessoa-Amorim [2]" w:date="2021-11-16T13:46:00Z">
              <w:rPr/>
            </w:rPrChange>
          </w:rPr>
          <w:delText xml:space="preserve">be made, </w:delText>
        </w:r>
        <w:r w:rsidR="0048450E" w:rsidRPr="00D9517A" w:rsidDel="0072612F">
          <w:rPr>
            <w:rFonts w:ascii="Mulish" w:hAnsi="Mulish"/>
            <w:sz w:val="22"/>
            <w:rPrChange w:id="4077" w:author="Guilherme Pessoa-Amorim [2]" w:date="2021-11-16T13:46:00Z">
              <w:rPr/>
            </w:rPrChange>
          </w:rPr>
          <w:delText xml:space="preserve">separate codelists need to be built for </w:delText>
        </w:r>
        <w:r w:rsidRPr="00D9517A" w:rsidDel="0072612F">
          <w:rPr>
            <w:rFonts w:ascii="Mulish" w:hAnsi="Mulish"/>
            <w:sz w:val="22"/>
            <w:rPrChange w:id="4078" w:author="Guilherme Pessoa-Amorim [2]" w:date="2021-11-16T13:46:00Z">
              <w:rPr/>
            </w:rPrChange>
          </w:rPr>
          <w:delText>each</w:delText>
        </w:r>
        <w:r w:rsidR="0048450E" w:rsidRPr="00D9517A" w:rsidDel="0072612F">
          <w:rPr>
            <w:rFonts w:ascii="Mulish" w:hAnsi="Mulish"/>
            <w:sz w:val="22"/>
            <w:rPrChange w:id="4079" w:author="Guilherme Pessoa-Amorim [2]" w:date="2021-11-16T13:46:00Z">
              <w:rPr/>
            </w:rPrChange>
          </w:rPr>
          <w:delText xml:space="preserve"> RCD source</w:delText>
        </w:r>
        <w:r w:rsidRPr="00D9517A" w:rsidDel="0072612F">
          <w:rPr>
            <w:rFonts w:ascii="Mulish" w:hAnsi="Mulish"/>
            <w:sz w:val="22"/>
            <w:rPrChange w:id="4080" w:author="Guilherme Pessoa-Amorim [2]" w:date="2021-11-16T13:46:00Z">
              <w:rPr/>
            </w:rPrChange>
          </w:rPr>
          <w:delText xml:space="preserve"> and</w:delText>
        </w:r>
        <w:r w:rsidR="0048450E" w:rsidRPr="00D9517A" w:rsidDel="0072612F">
          <w:rPr>
            <w:rFonts w:ascii="Mulish" w:hAnsi="Mulish"/>
            <w:sz w:val="22"/>
            <w:rPrChange w:id="4081" w:author="Guilherme Pessoa-Amorim [2]" w:date="2021-11-16T13:46:00Z">
              <w:rPr/>
            </w:rPrChange>
          </w:rPr>
          <w:delText xml:space="preserve"> </w:delText>
        </w:r>
        <w:r w:rsidR="00DF5514" w:rsidRPr="00D9517A" w:rsidDel="0072612F">
          <w:rPr>
            <w:rFonts w:ascii="Mulish" w:hAnsi="Mulish"/>
            <w:sz w:val="22"/>
            <w:rPrChange w:id="4082" w:author="Guilherme Pessoa-Amorim [2]" w:date="2021-11-16T13:46:00Z">
              <w:rPr/>
            </w:rPrChange>
          </w:rPr>
          <w:delText xml:space="preserve">for each </w:delText>
        </w:r>
        <w:r w:rsidRPr="00D9517A" w:rsidDel="0072612F">
          <w:rPr>
            <w:rFonts w:ascii="Mulish" w:hAnsi="Mulish"/>
            <w:sz w:val="22"/>
            <w:rPrChange w:id="4083" w:author="Guilherme Pessoa-Amorim [2]" w:date="2021-11-16T13:46:00Z">
              <w:rPr/>
            </w:rPrChange>
          </w:rPr>
          <w:delText>drug group</w:delText>
        </w:r>
        <w:r w:rsidR="00DF5514" w:rsidRPr="00D9517A" w:rsidDel="0072612F">
          <w:rPr>
            <w:rFonts w:ascii="Mulish" w:hAnsi="Mulish"/>
            <w:sz w:val="22"/>
            <w:rPrChange w:id="4084" w:author="Guilherme Pessoa-Amorim [2]" w:date="2021-11-16T13:46:00Z">
              <w:rPr/>
            </w:rPrChange>
          </w:rPr>
          <w:delText xml:space="preserve">, </w:delText>
        </w:r>
        <w:r w:rsidR="0048450E" w:rsidRPr="00D9517A" w:rsidDel="0072612F">
          <w:rPr>
            <w:rFonts w:ascii="Mulish" w:hAnsi="Mulish"/>
            <w:sz w:val="22"/>
            <w:rPrChange w:id="4085" w:author="Guilherme Pessoa-Amorim [2]" w:date="2021-11-16T13:46:00Z">
              <w:rPr/>
            </w:rPrChange>
          </w:rPr>
          <w:delText xml:space="preserve">so that they </w:delText>
        </w:r>
        <w:r w:rsidRPr="00D9517A" w:rsidDel="0072612F">
          <w:rPr>
            <w:rFonts w:ascii="Mulish" w:hAnsi="Mulish"/>
            <w:sz w:val="22"/>
            <w:rPrChange w:id="4086" w:author="Guilherme Pessoa-Amorim [2]" w:date="2021-11-16T13:46:00Z">
              <w:rPr/>
            </w:rPrChange>
          </w:rPr>
          <w:delText xml:space="preserve">can provide a reasonable </w:delText>
        </w:r>
        <w:r w:rsidR="0048450E" w:rsidRPr="00D9517A" w:rsidDel="0072612F">
          <w:rPr>
            <w:rFonts w:ascii="Mulish" w:hAnsi="Mulish"/>
            <w:sz w:val="22"/>
            <w:rPrChange w:id="4087" w:author="Guilherme Pessoa-Amorim [2]" w:date="2021-11-16T13:46:00Z">
              <w:rPr/>
            </w:rPrChange>
          </w:rPr>
          <w:delText xml:space="preserve">“match” </w:delText>
        </w:r>
        <w:r w:rsidRPr="00D9517A" w:rsidDel="0072612F">
          <w:rPr>
            <w:rFonts w:ascii="Mulish" w:hAnsi="Mulish"/>
            <w:sz w:val="22"/>
            <w:rPrChange w:id="4088" w:author="Guilherme Pessoa-Amorim [2]" w:date="2021-11-16T13:46:00Z">
              <w:rPr/>
            </w:rPrChange>
          </w:rPr>
          <w:delText xml:space="preserve">of </w:delText>
        </w:r>
        <w:r w:rsidR="0048450E" w:rsidRPr="00D9517A" w:rsidDel="0072612F">
          <w:rPr>
            <w:rFonts w:ascii="Mulish" w:hAnsi="Mulish"/>
            <w:sz w:val="22"/>
            <w:rPrChange w:id="4089" w:author="Guilherme Pessoa-Amorim [2]" w:date="2021-11-16T13:46:00Z">
              <w:rPr/>
            </w:rPrChange>
          </w:rPr>
          <w:delText>the intended groups used in the standard data collection methods</w:delText>
        </w:r>
        <w:r w:rsidR="00DF5514" w:rsidRPr="00D9517A" w:rsidDel="0072612F">
          <w:rPr>
            <w:rFonts w:ascii="Mulish" w:hAnsi="Mulish"/>
            <w:sz w:val="22"/>
            <w:rPrChange w:id="4090" w:author="Guilherme Pessoa-Amorim [2]" w:date="2021-11-16T13:46:00Z">
              <w:rPr/>
            </w:rPrChange>
          </w:rPr>
          <w:delText>.</w:delText>
        </w:r>
      </w:del>
    </w:p>
    <w:p w14:paraId="1F3A2539" w14:textId="36C85CAC" w:rsidR="0048450E" w:rsidRPr="00D9517A" w:rsidRDefault="0048450E" w:rsidP="00ED0811">
      <w:pPr>
        <w:spacing w:line="360" w:lineRule="auto"/>
        <w:jc w:val="both"/>
        <w:rPr>
          <w:rFonts w:ascii="Mulish" w:hAnsi="Mulish"/>
          <w:sz w:val="22"/>
          <w:rPrChange w:id="4091" w:author="Guilherme Pessoa-Amorim [2]" w:date="2021-11-16T13:46:00Z">
            <w:rPr/>
          </w:rPrChange>
        </w:rPr>
      </w:pPr>
    </w:p>
    <w:p w14:paraId="14B2C4EA" w14:textId="1441921F" w:rsidR="0048450E" w:rsidRPr="00D9517A" w:rsidRDefault="0048450E" w:rsidP="00ED0811">
      <w:pPr>
        <w:spacing w:line="360" w:lineRule="auto"/>
        <w:jc w:val="both"/>
        <w:rPr>
          <w:rFonts w:ascii="Mulish" w:hAnsi="Mulish"/>
          <w:sz w:val="22"/>
          <w:rPrChange w:id="4092" w:author="Guilherme Pessoa-Amorim [2]" w:date="2021-11-16T13:46:00Z">
            <w:rPr/>
          </w:rPrChange>
        </w:rPr>
      </w:pPr>
      <w:r w:rsidRPr="00D9517A">
        <w:rPr>
          <w:rFonts w:ascii="Mulish" w:hAnsi="Mulish"/>
          <w:sz w:val="22"/>
          <w:rPrChange w:id="4093" w:author="Guilherme Pessoa-Amorim [2]" w:date="2021-11-16T13:46:00Z">
            <w:rPr/>
          </w:rPrChange>
        </w:rPr>
        <w:t xml:space="preserve">In summary, based on the drug groups of interest for AMALFI and ORION-4, a matching codelist </w:t>
      </w:r>
      <w:r w:rsidR="00DF5514" w:rsidRPr="00D9517A">
        <w:rPr>
          <w:rFonts w:ascii="Mulish" w:hAnsi="Mulish"/>
          <w:sz w:val="22"/>
          <w:rPrChange w:id="4094" w:author="Guilherme Pessoa-Amorim [2]" w:date="2021-11-16T13:46:00Z">
            <w:rPr/>
          </w:rPrChange>
        </w:rPr>
        <w:t>was built for use with the</w:t>
      </w:r>
      <w:r w:rsidRPr="00D9517A">
        <w:rPr>
          <w:rFonts w:ascii="Mulish" w:hAnsi="Mulish"/>
          <w:sz w:val="22"/>
          <w:rPrChange w:id="4095" w:author="Guilherme Pessoa-Amorim [2]" w:date="2021-11-16T13:46:00Z">
            <w:rPr/>
          </w:rPrChange>
        </w:rPr>
        <w:t xml:space="preserve"> Dispensing dataset (</w:t>
      </w:r>
      <w:del w:id="4096" w:author="Guilherme Pessoa-Amorim [2]" w:date="2021-11-15T12:14:00Z">
        <w:r w:rsidRPr="00D9517A" w:rsidDel="0072612F">
          <w:rPr>
            <w:rFonts w:ascii="Mulish" w:hAnsi="Mulish"/>
            <w:sz w:val="22"/>
            <w:rPrChange w:id="4097" w:author="Guilherme Pessoa-Amorim [2]" w:date="2021-11-16T13:46:00Z">
              <w:rPr/>
            </w:rPrChange>
          </w:rPr>
          <w:delText xml:space="preserve">which </w:delText>
        </w:r>
      </w:del>
      <w:ins w:id="4098" w:author="Guilherme Pessoa-Amorim [2]" w:date="2021-11-15T12:14:00Z">
        <w:r w:rsidR="0072612F" w:rsidRPr="00D9517A">
          <w:rPr>
            <w:rFonts w:ascii="Mulish" w:hAnsi="Mulish"/>
            <w:sz w:val="22"/>
            <w:rPrChange w:id="4099" w:author="Guilherme Pessoa-Amorim [2]" w:date="2021-11-16T13:46:00Z">
              <w:rPr/>
            </w:rPrChange>
          </w:rPr>
          <w:t>the RCD source</w:t>
        </w:r>
      </w:ins>
      <w:del w:id="4100" w:author="Guilherme Pessoa-Amorim [2]" w:date="2021-11-15T12:15:00Z">
        <w:r w:rsidRPr="00D9517A" w:rsidDel="0072612F">
          <w:rPr>
            <w:rFonts w:ascii="Mulish" w:hAnsi="Mulish"/>
            <w:sz w:val="22"/>
            <w:rPrChange w:id="4101" w:author="Guilherme Pessoa-Amorim [2]" w:date="2021-11-16T13:46:00Z">
              <w:rPr/>
            </w:rPrChange>
          </w:rPr>
          <w:delText>is</w:delText>
        </w:r>
      </w:del>
      <w:r w:rsidRPr="00D9517A">
        <w:rPr>
          <w:rFonts w:ascii="Mulish" w:hAnsi="Mulish"/>
          <w:sz w:val="22"/>
          <w:rPrChange w:id="4102" w:author="Guilherme Pessoa-Amorim [2]" w:date="2021-11-16T13:46:00Z">
            <w:rPr/>
          </w:rPrChange>
        </w:rPr>
        <w:t xml:space="preserve"> available for comparison in both trials) – </w:t>
      </w:r>
      <w:del w:id="4103" w:author="Guilherme Pessoa-Amorim [2]" w:date="2021-11-15T12:15:00Z">
        <w:r w:rsidRPr="00D9517A" w:rsidDel="0072612F">
          <w:rPr>
            <w:rFonts w:ascii="Mulish" w:hAnsi="Mulish"/>
            <w:sz w:val="22"/>
            <w:rPrChange w:id="4104" w:author="Guilherme Pessoa-Amorim [2]" w:date="2021-11-16T13:46:00Z">
              <w:rPr/>
            </w:rPrChange>
          </w:rPr>
          <w:delText>i.e</w:delText>
        </w:r>
      </w:del>
      <w:ins w:id="4105" w:author="Guilherme Pessoa-Amorim [2]" w:date="2021-11-15T12:15:00Z">
        <w:r w:rsidR="0072612F" w:rsidRPr="00D9517A">
          <w:rPr>
            <w:rFonts w:ascii="Mulish" w:hAnsi="Mulish"/>
            <w:sz w:val="22"/>
            <w:rPrChange w:id="4106" w:author="Guilherme Pessoa-Amorim [2]" w:date="2021-11-16T13:46:00Z">
              <w:rPr/>
            </w:rPrChange>
          </w:rPr>
          <w:t>this</w:t>
        </w:r>
      </w:ins>
      <w:del w:id="4107" w:author="Guilherme Pessoa-Amorim [2]" w:date="2021-11-15T12:15:00Z">
        <w:r w:rsidRPr="00D9517A" w:rsidDel="0072612F">
          <w:rPr>
            <w:rFonts w:ascii="Mulish" w:hAnsi="Mulish"/>
            <w:sz w:val="22"/>
            <w:rPrChange w:id="4108" w:author="Guilherme Pessoa-Amorim [2]" w:date="2021-11-16T13:46:00Z">
              <w:rPr/>
            </w:rPrChange>
          </w:rPr>
          <w:delText>. a</w:delText>
        </w:r>
      </w:del>
      <w:r w:rsidRPr="00D9517A">
        <w:rPr>
          <w:rFonts w:ascii="Mulish" w:hAnsi="Mulish"/>
          <w:sz w:val="22"/>
          <w:rPrChange w:id="4109" w:author="Guilherme Pessoa-Amorim [2]" w:date="2021-11-16T13:46:00Z">
            <w:rPr/>
          </w:rPrChange>
        </w:rPr>
        <w:t xml:space="preserve"> codelist </w:t>
      </w:r>
      <w:del w:id="4110" w:author="Guilherme Pessoa-Amorim [2]" w:date="2021-11-15T12:15:00Z">
        <w:r w:rsidRPr="00D9517A" w:rsidDel="0072612F">
          <w:rPr>
            <w:rFonts w:ascii="Mulish" w:hAnsi="Mulish"/>
            <w:sz w:val="22"/>
            <w:rPrChange w:id="4111" w:author="Guilherme Pessoa-Amorim [2]" w:date="2021-11-16T13:46:00Z">
              <w:rPr/>
            </w:rPrChange>
          </w:rPr>
          <w:delText xml:space="preserve">that </w:delText>
        </w:r>
      </w:del>
      <w:r w:rsidRPr="00D9517A">
        <w:rPr>
          <w:rFonts w:ascii="Mulish" w:hAnsi="Mulish"/>
          <w:sz w:val="22"/>
          <w:rPrChange w:id="4112" w:author="Guilherme Pessoa-Amorim [2]" w:date="2021-11-16T13:46:00Z">
            <w:rPr/>
          </w:rPrChange>
        </w:rPr>
        <w:t>represents the same conceptual</w:t>
      </w:r>
      <w:ins w:id="4113" w:author="Guilherme Pessoa-Amorim [2]" w:date="2021-11-15T12:15:00Z">
        <w:r w:rsidR="0072612F" w:rsidRPr="00D9517A">
          <w:rPr>
            <w:rFonts w:ascii="Mulish" w:hAnsi="Mulish"/>
            <w:sz w:val="22"/>
            <w:rPrChange w:id="4114" w:author="Guilherme Pessoa-Amorim [2]" w:date="2021-11-16T13:46:00Z">
              <w:rPr/>
            </w:rPrChange>
          </w:rPr>
          <w:t xml:space="preserve"> drug</w:t>
        </w:r>
      </w:ins>
      <w:r w:rsidRPr="00D9517A">
        <w:rPr>
          <w:rFonts w:ascii="Mulish" w:hAnsi="Mulish"/>
          <w:sz w:val="22"/>
          <w:rPrChange w:id="4115" w:author="Guilherme Pessoa-Amorim [2]" w:date="2021-11-16T13:46:00Z">
            <w:rPr/>
          </w:rPrChange>
        </w:rPr>
        <w:t xml:space="preserve"> grouping, rather than the same drug codes. </w:t>
      </w:r>
      <w:r w:rsidR="00C6433C" w:rsidRPr="00D9517A">
        <w:rPr>
          <w:rFonts w:ascii="Mulish" w:hAnsi="Mulish"/>
          <w:sz w:val="22"/>
          <w:rPrChange w:id="4116" w:author="Guilherme Pessoa-Amorim [2]" w:date="2021-11-16T13:46:00Z">
            <w:rPr/>
          </w:rPrChange>
        </w:rPr>
        <w:t xml:space="preserve">Additional codelists were built for groups of interest to RECOVERY which were not covered by AMALFI and ORION-4 (such as respiratory, antibiotic, and immunosuppressive drugs). </w:t>
      </w:r>
      <w:r w:rsidRPr="00D9517A">
        <w:rPr>
          <w:rFonts w:ascii="Mulish" w:hAnsi="Mulish"/>
          <w:sz w:val="22"/>
          <w:rPrChange w:id="4117" w:author="Guilherme Pessoa-Amorim [2]" w:date="2021-11-16T13:46:00Z">
            <w:rPr/>
          </w:rPrChange>
        </w:rPr>
        <w:t xml:space="preserve">Then, separate </w:t>
      </w:r>
      <w:r w:rsidR="00C6433C" w:rsidRPr="00D9517A">
        <w:rPr>
          <w:rFonts w:ascii="Mulish" w:hAnsi="Mulish"/>
          <w:sz w:val="22"/>
          <w:rPrChange w:id="4118" w:author="Guilherme Pessoa-Amorim [2]" w:date="2021-11-16T13:46:00Z">
            <w:rPr/>
          </w:rPrChange>
        </w:rPr>
        <w:t xml:space="preserve">matching </w:t>
      </w:r>
      <w:r w:rsidRPr="00D9517A">
        <w:rPr>
          <w:rFonts w:ascii="Mulish" w:hAnsi="Mulish"/>
          <w:sz w:val="22"/>
          <w:rPrChange w:id="4119" w:author="Guilherme Pessoa-Amorim [2]" w:date="2021-11-16T13:46:00Z">
            <w:rPr/>
          </w:rPrChange>
        </w:rPr>
        <w:t>codelist</w:t>
      </w:r>
      <w:r w:rsidR="00C6433C" w:rsidRPr="00D9517A">
        <w:rPr>
          <w:rFonts w:ascii="Mulish" w:hAnsi="Mulish"/>
          <w:sz w:val="22"/>
          <w:rPrChange w:id="4120" w:author="Guilherme Pessoa-Amorim [2]" w:date="2021-11-16T13:46:00Z">
            <w:rPr/>
          </w:rPrChange>
        </w:rPr>
        <w:t>s</w:t>
      </w:r>
      <w:r w:rsidRPr="00D9517A">
        <w:rPr>
          <w:rFonts w:ascii="Mulish" w:hAnsi="Mulish"/>
          <w:sz w:val="22"/>
          <w:rPrChange w:id="4121" w:author="Guilherme Pessoa-Amorim [2]" w:date="2021-11-16T13:46:00Z">
            <w:rPr/>
          </w:rPrChange>
        </w:rPr>
        <w:t xml:space="preserve"> </w:t>
      </w:r>
      <w:r w:rsidR="00C6433C" w:rsidRPr="00D9517A">
        <w:rPr>
          <w:rFonts w:ascii="Mulish" w:hAnsi="Mulish"/>
          <w:sz w:val="22"/>
          <w:rPrChange w:id="4122" w:author="Guilherme Pessoa-Amorim [2]" w:date="2021-11-16T13:46:00Z">
            <w:rPr/>
          </w:rPrChange>
        </w:rPr>
        <w:t xml:space="preserve">were </w:t>
      </w:r>
      <w:r w:rsidRPr="00D9517A">
        <w:rPr>
          <w:rFonts w:ascii="Mulish" w:hAnsi="Mulish"/>
          <w:sz w:val="22"/>
          <w:rPrChange w:id="4123" w:author="Guilherme Pessoa-Amorim [2]" w:date="2021-11-16T13:46:00Z">
            <w:rPr/>
          </w:rPrChange>
        </w:rPr>
        <w:t xml:space="preserve">built for the </w:t>
      </w:r>
      <w:del w:id="4124" w:author="Guilherme Pessoa-Amorim [2]" w:date="2021-11-15T13:03:00Z">
        <w:r w:rsidRPr="00D9517A" w:rsidDel="00EB56F0">
          <w:rPr>
            <w:rFonts w:ascii="Mulish" w:hAnsi="Mulish"/>
            <w:sz w:val="22"/>
            <w:rPrChange w:id="4125" w:author="Guilherme Pessoa-Amorim [2]" w:date="2021-11-16T13:46:00Z">
              <w:rPr/>
            </w:rPrChange>
          </w:rPr>
          <w:delText xml:space="preserve">Prescribing </w:delText>
        </w:r>
      </w:del>
      <w:ins w:id="4126" w:author="Guilherme Pessoa-Amorim [2]" w:date="2021-11-15T13:03:00Z">
        <w:r w:rsidR="00EB56F0" w:rsidRPr="00D9517A">
          <w:rPr>
            <w:rFonts w:ascii="Mulish" w:hAnsi="Mulish"/>
            <w:sz w:val="22"/>
            <w:rPrChange w:id="4127" w:author="Guilherme Pessoa-Amorim [2]" w:date="2021-11-16T13:46:00Z">
              <w:rPr/>
            </w:rPrChange>
          </w:rPr>
          <w:t xml:space="preserve">GP </w:t>
        </w:r>
      </w:ins>
      <w:r w:rsidRPr="00D9517A">
        <w:rPr>
          <w:rFonts w:ascii="Mulish" w:hAnsi="Mulish"/>
          <w:sz w:val="22"/>
          <w:rPrChange w:id="4128" w:author="Guilherme Pessoa-Amorim [2]" w:date="2021-11-16T13:46:00Z">
            <w:rPr/>
          </w:rPrChange>
        </w:rPr>
        <w:t xml:space="preserve">dataset to allow comparisons between the </w:t>
      </w:r>
      <w:del w:id="4129" w:author="Guilherme Pessoa-Amorim [2]" w:date="2021-11-15T13:03:00Z">
        <w:r w:rsidRPr="00D9517A" w:rsidDel="00EB56F0">
          <w:rPr>
            <w:rFonts w:ascii="Mulish" w:hAnsi="Mulish"/>
            <w:sz w:val="22"/>
            <w:rPrChange w:id="4130" w:author="Guilherme Pessoa-Amorim [2]" w:date="2021-11-16T13:46:00Z">
              <w:rPr/>
            </w:rPrChange>
          </w:rPr>
          <w:delText xml:space="preserve">Prescribing </w:delText>
        </w:r>
      </w:del>
      <w:ins w:id="4131" w:author="Guilherme Pessoa-Amorim [2]" w:date="2021-11-15T13:03:00Z">
        <w:r w:rsidR="00EB56F0" w:rsidRPr="00D9517A">
          <w:rPr>
            <w:rFonts w:ascii="Mulish" w:hAnsi="Mulish"/>
            <w:sz w:val="22"/>
            <w:rPrChange w:id="4132" w:author="Guilherme Pessoa-Amorim [2]" w:date="2021-11-16T13:46:00Z">
              <w:rPr/>
            </w:rPrChange>
          </w:rPr>
          <w:t xml:space="preserve">GP </w:t>
        </w:r>
      </w:ins>
      <w:r w:rsidRPr="00D9517A">
        <w:rPr>
          <w:rFonts w:ascii="Mulish" w:hAnsi="Mulish"/>
          <w:sz w:val="22"/>
          <w:rPrChange w:id="4133" w:author="Guilherme Pessoa-Amorim [2]" w:date="2021-11-16T13:46:00Z">
            <w:rPr/>
          </w:rPrChange>
        </w:rPr>
        <w:t>and Dispensing datasets for RECOVERY participants</w:t>
      </w:r>
      <w:r w:rsidR="00A92363" w:rsidRPr="00D9517A">
        <w:rPr>
          <w:rFonts w:ascii="Mulish" w:hAnsi="Mulish"/>
          <w:sz w:val="22"/>
          <w:rPrChange w:id="4134" w:author="Guilherme Pessoa-Amorim [2]" w:date="2021-11-16T13:46:00Z">
            <w:rPr/>
          </w:rPrChange>
        </w:rPr>
        <w:t xml:space="preserve"> (and additional lists will be compiled to expand comparisons using the </w:t>
      </w:r>
      <w:del w:id="4135" w:author="Guilherme Pessoa-Amorim [2]" w:date="2021-11-15T13:03:00Z">
        <w:r w:rsidR="00A92363" w:rsidRPr="00D9517A" w:rsidDel="00EB56F0">
          <w:rPr>
            <w:rFonts w:ascii="Mulish" w:hAnsi="Mulish"/>
            <w:sz w:val="22"/>
            <w:rPrChange w:id="4136" w:author="Guilherme Pessoa-Amorim [2]" w:date="2021-11-16T13:46:00Z">
              <w:rPr/>
            </w:rPrChange>
          </w:rPr>
          <w:delText xml:space="preserve">Prescribing </w:delText>
        </w:r>
      </w:del>
      <w:ins w:id="4137" w:author="Guilherme Pessoa-Amorim [2]" w:date="2021-11-15T13:03:00Z">
        <w:r w:rsidR="00EB56F0" w:rsidRPr="00D9517A">
          <w:rPr>
            <w:rFonts w:ascii="Mulish" w:hAnsi="Mulish"/>
            <w:sz w:val="22"/>
            <w:rPrChange w:id="4138" w:author="Guilherme Pessoa-Amorim [2]" w:date="2021-11-16T13:46:00Z">
              <w:rPr/>
            </w:rPrChange>
          </w:rPr>
          <w:t xml:space="preserve">GP </w:t>
        </w:r>
      </w:ins>
      <w:r w:rsidR="00A92363" w:rsidRPr="00D9517A">
        <w:rPr>
          <w:rFonts w:ascii="Mulish" w:hAnsi="Mulish"/>
          <w:sz w:val="22"/>
          <w:rPrChange w:id="4139" w:author="Guilherme Pessoa-Amorim [2]" w:date="2021-11-16T13:46:00Z">
            <w:rPr/>
          </w:rPrChange>
        </w:rPr>
        <w:t xml:space="preserve">dataset for AMALFI and ORION-4 once this </w:t>
      </w:r>
      <w:del w:id="4140" w:author="Guilherme Pessoa-Amorim [2]" w:date="2021-11-15T13:03:00Z">
        <w:r w:rsidR="00A92363" w:rsidRPr="00D9517A" w:rsidDel="00EB56F0">
          <w:rPr>
            <w:rFonts w:ascii="Mulish" w:hAnsi="Mulish"/>
            <w:sz w:val="22"/>
            <w:rPrChange w:id="4141" w:author="Guilherme Pessoa-Amorim [2]" w:date="2021-11-16T13:46:00Z">
              <w:rPr/>
            </w:rPrChange>
          </w:rPr>
          <w:delText xml:space="preserve">dataset </w:delText>
        </w:r>
      </w:del>
      <w:r w:rsidR="00A92363" w:rsidRPr="00D9517A">
        <w:rPr>
          <w:rFonts w:ascii="Mulish" w:hAnsi="Mulish"/>
          <w:sz w:val="22"/>
          <w:rPrChange w:id="4142" w:author="Guilherme Pessoa-Amorim [2]" w:date="2021-11-16T13:46:00Z">
            <w:rPr/>
          </w:rPrChange>
        </w:rPr>
        <w:t>is made available for non-COVID purposes)</w:t>
      </w:r>
      <w:r w:rsidRPr="00D9517A">
        <w:rPr>
          <w:rFonts w:ascii="Mulish" w:hAnsi="Mulish"/>
          <w:sz w:val="22"/>
          <w:rPrChange w:id="4143" w:author="Guilherme Pessoa-Amorim [2]" w:date="2021-11-16T13:46:00Z">
            <w:rPr/>
          </w:rPrChange>
        </w:rPr>
        <w:t>.</w:t>
      </w:r>
    </w:p>
    <w:p w14:paraId="56EB040F" w14:textId="77777777" w:rsidR="00C6433C" w:rsidRPr="00D9517A" w:rsidRDefault="00C6433C" w:rsidP="00ED0811">
      <w:pPr>
        <w:spacing w:line="360" w:lineRule="auto"/>
        <w:jc w:val="both"/>
        <w:rPr>
          <w:rFonts w:ascii="Mulish" w:hAnsi="Mulish"/>
          <w:sz w:val="22"/>
          <w:rPrChange w:id="4144" w:author="Guilherme Pessoa-Amorim [2]" w:date="2021-11-16T13:46:00Z">
            <w:rPr/>
          </w:rPrChange>
        </w:rPr>
      </w:pPr>
    </w:p>
    <w:p w14:paraId="721CCC0E" w14:textId="1A13D47A" w:rsidR="00C6433C" w:rsidRPr="00D9517A" w:rsidRDefault="00C6433C" w:rsidP="00ED0811">
      <w:pPr>
        <w:spacing w:line="360" w:lineRule="auto"/>
        <w:rPr>
          <w:rFonts w:ascii="Mulish" w:hAnsi="Mulish"/>
          <w:sz w:val="22"/>
          <w:rPrChange w:id="4145" w:author="Guilherme Pessoa-Amorim [2]" w:date="2021-11-16T13:46:00Z">
            <w:rPr/>
          </w:rPrChange>
        </w:rPr>
      </w:pPr>
      <w:r w:rsidRPr="00D9517A">
        <w:rPr>
          <w:rFonts w:ascii="Mulish" w:hAnsi="Mulish"/>
          <w:sz w:val="22"/>
          <w:rPrChange w:id="4146" w:author="Guilherme Pessoa-Amorim [2]" w:date="2021-11-16T13:46:00Z">
            <w:rPr/>
          </w:rPrChange>
        </w:rPr>
        <w:t>For the Dispensing dataset, the following procedure was used</w:t>
      </w:r>
      <w:r w:rsidR="00BC484B" w:rsidRPr="00D9517A">
        <w:rPr>
          <w:rFonts w:ascii="Mulish" w:hAnsi="Mulish"/>
          <w:sz w:val="22"/>
          <w:rPrChange w:id="4147" w:author="Guilherme Pessoa-Amorim [2]" w:date="2021-11-16T13:46:00Z">
            <w:rPr/>
          </w:rPrChange>
        </w:rPr>
        <w:t xml:space="preserve"> to compile codelists</w:t>
      </w:r>
      <w:r w:rsidRPr="00D9517A">
        <w:rPr>
          <w:rFonts w:ascii="Mulish" w:hAnsi="Mulish"/>
          <w:sz w:val="22"/>
          <w:rPrChange w:id="4148" w:author="Guilherme Pessoa-Amorim [2]" w:date="2021-11-16T13:46:00Z">
            <w:rPr/>
          </w:rPrChange>
        </w:rPr>
        <w:t>:</w:t>
      </w:r>
    </w:p>
    <w:p w14:paraId="55CD21E1" w14:textId="352973D3" w:rsidR="00C6433C" w:rsidRPr="00D9517A" w:rsidRDefault="00C6433C" w:rsidP="00ED0811">
      <w:pPr>
        <w:pStyle w:val="ListParagraph"/>
        <w:numPr>
          <w:ilvl w:val="0"/>
          <w:numId w:val="23"/>
        </w:numPr>
        <w:spacing w:line="360" w:lineRule="auto"/>
        <w:rPr>
          <w:rFonts w:ascii="Mulish" w:hAnsi="Mulish"/>
          <w:sz w:val="22"/>
          <w:rPrChange w:id="4149" w:author="Guilherme Pessoa-Amorim [2]" w:date="2021-11-16T13:46:00Z">
            <w:rPr/>
          </w:rPrChange>
        </w:rPr>
      </w:pPr>
      <w:r w:rsidRPr="00D9517A">
        <w:rPr>
          <w:rFonts w:ascii="Mulish" w:hAnsi="Mulish"/>
          <w:sz w:val="22"/>
          <w:rPrChange w:id="4150" w:author="Guilherme Pessoa-Amorim [2]" w:date="2021-11-16T13:46:00Z">
            <w:rPr/>
          </w:rPrChange>
        </w:rPr>
        <w:t xml:space="preserve">The codelist builder in OpenCodelists </w:t>
      </w:r>
      <w:r w:rsidR="00F96E44" w:rsidRPr="00D9517A">
        <w:rPr>
          <w:rFonts w:ascii="Mulish" w:hAnsi="Mulish"/>
          <w:sz w:val="22"/>
          <w:rPrChange w:id="4151" w:author="Guilherme Pessoa-Amorim [2]" w:date="2021-11-16T13:46:00Z">
            <w:rPr/>
          </w:rPrChange>
        </w:rPr>
        <w:t xml:space="preserve">platform (www.opencodelists.org) </w:t>
      </w:r>
      <w:r w:rsidRPr="00D9517A">
        <w:rPr>
          <w:rFonts w:ascii="Mulish" w:hAnsi="Mulish"/>
          <w:sz w:val="22"/>
          <w:rPrChange w:id="4152" w:author="Guilherme Pessoa-Amorim [2]" w:date="2021-11-16T13:46:00Z">
            <w:rPr/>
          </w:rPrChange>
        </w:rPr>
        <w:t>was used to search the BNF classification for terms relevant to each codelist</w:t>
      </w:r>
      <w:r w:rsidR="00F96E44" w:rsidRPr="00D9517A">
        <w:rPr>
          <w:rFonts w:ascii="Mulish" w:hAnsi="Mulish"/>
          <w:sz w:val="22"/>
          <w:rPrChange w:id="4153" w:author="Guilherme Pessoa-Amorim [2]" w:date="2021-11-16T13:46:00Z">
            <w:rPr/>
          </w:rPrChange>
        </w:rPr>
        <w:t xml:space="preserve"> by one clinician</w:t>
      </w:r>
    </w:p>
    <w:p w14:paraId="656D659B" w14:textId="307BA04D" w:rsidR="00C6433C" w:rsidRPr="00D9517A" w:rsidRDefault="00C6433C" w:rsidP="00ED0811">
      <w:pPr>
        <w:pStyle w:val="ListParagraph"/>
        <w:numPr>
          <w:ilvl w:val="0"/>
          <w:numId w:val="23"/>
        </w:numPr>
        <w:spacing w:line="360" w:lineRule="auto"/>
        <w:rPr>
          <w:rFonts w:ascii="Mulish" w:hAnsi="Mulish"/>
          <w:sz w:val="22"/>
          <w:rPrChange w:id="4154" w:author="Guilherme Pessoa-Amorim [2]" w:date="2021-11-16T13:46:00Z">
            <w:rPr/>
          </w:rPrChange>
        </w:rPr>
      </w:pPr>
      <w:r w:rsidRPr="00D9517A">
        <w:rPr>
          <w:rFonts w:ascii="Mulish" w:hAnsi="Mulish"/>
          <w:sz w:val="22"/>
          <w:rPrChange w:id="4155" w:author="Guilherme Pessoa-Amorim [2]" w:date="2021-11-16T13:46:00Z">
            <w:rPr/>
          </w:rPrChange>
        </w:rPr>
        <w:t>Matching terms were manually reviewed and selected</w:t>
      </w:r>
    </w:p>
    <w:p w14:paraId="11C16492" w14:textId="43F373CD" w:rsidR="00F96E44" w:rsidRPr="00D9517A" w:rsidRDefault="00F96E44" w:rsidP="00ED0811">
      <w:pPr>
        <w:pStyle w:val="ListParagraph"/>
        <w:numPr>
          <w:ilvl w:val="0"/>
          <w:numId w:val="23"/>
        </w:numPr>
        <w:spacing w:line="360" w:lineRule="auto"/>
        <w:rPr>
          <w:rFonts w:ascii="Mulish" w:hAnsi="Mulish"/>
          <w:sz w:val="22"/>
          <w:rPrChange w:id="4156" w:author="Guilherme Pessoa-Amorim [2]" w:date="2021-11-16T13:46:00Z">
            <w:rPr/>
          </w:rPrChange>
        </w:rPr>
      </w:pPr>
      <w:r w:rsidRPr="00D9517A">
        <w:rPr>
          <w:rFonts w:ascii="Mulish" w:hAnsi="Mulish"/>
          <w:sz w:val="22"/>
          <w:rPrChange w:id="4157" w:author="Guilherme Pessoa-Amorim [2]" w:date="2021-11-16T13:46:00Z">
            <w:rPr/>
          </w:rPrChange>
        </w:rPr>
        <w:t>Where appropriate, previously derived codelists available in the OpenCodelists website were merged with the list and duplicates removed (based on the BNF code)</w:t>
      </w:r>
    </w:p>
    <w:p w14:paraId="7B3984C0" w14:textId="1C2C7466" w:rsidR="00C6433C" w:rsidRPr="00D9517A" w:rsidRDefault="00C6433C" w:rsidP="00ED0811">
      <w:pPr>
        <w:pStyle w:val="ListParagraph"/>
        <w:numPr>
          <w:ilvl w:val="0"/>
          <w:numId w:val="23"/>
        </w:numPr>
        <w:spacing w:line="360" w:lineRule="auto"/>
        <w:rPr>
          <w:rFonts w:ascii="Mulish" w:hAnsi="Mulish"/>
          <w:sz w:val="22"/>
          <w:rPrChange w:id="4158" w:author="Guilherme Pessoa-Amorim [2]" w:date="2021-11-16T13:46:00Z">
            <w:rPr/>
          </w:rPrChange>
        </w:rPr>
      </w:pPr>
      <w:r w:rsidRPr="00D9517A">
        <w:rPr>
          <w:rFonts w:ascii="Mulish" w:hAnsi="Mulish"/>
          <w:sz w:val="22"/>
          <w:rPrChange w:id="4159" w:author="Guilherme Pessoa-Amorim [2]" w:date="2021-11-16T13:46:00Z">
            <w:rPr/>
          </w:rPrChange>
        </w:rPr>
        <w:t xml:space="preserve">A second </w:t>
      </w:r>
      <w:r w:rsidR="00F96E44" w:rsidRPr="00D9517A">
        <w:rPr>
          <w:rFonts w:ascii="Mulish" w:hAnsi="Mulish"/>
          <w:sz w:val="22"/>
          <w:rPrChange w:id="4160" w:author="Guilherme Pessoa-Amorim [2]" w:date="2021-11-16T13:46:00Z">
            <w:rPr/>
          </w:rPrChange>
        </w:rPr>
        <w:t xml:space="preserve">clinician reviewed and approved each codelist </w:t>
      </w:r>
    </w:p>
    <w:p w14:paraId="0701FB92" w14:textId="77777777" w:rsidR="00C6433C" w:rsidRPr="00D9517A" w:rsidRDefault="00C6433C" w:rsidP="00ED0811">
      <w:pPr>
        <w:spacing w:line="360" w:lineRule="auto"/>
        <w:rPr>
          <w:rFonts w:ascii="Mulish" w:hAnsi="Mulish"/>
          <w:sz w:val="22"/>
          <w:rPrChange w:id="4161" w:author="Guilherme Pessoa-Amorim [2]" w:date="2021-11-16T13:46:00Z">
            <w:rPr/>
          </w:rPrChange>
        </w:rPr>
      </w:pPr>
    </w:p>
    <w:p w14:paraId="0C4AC012" w14:textId="3FFE8A01" w:rsidR="0048450E" w:rsidRPr="00D9517A" w:rsidRDefault="0048450E" w:rsidP="00ED0811">
      <w:pPr>
        <w:spacing w:line="360" w:lineRule="auto"/>
        <w:rPr>
          <w:rFonts w:ascii="Mulish" w:hAnsi="Mulish"/>
          <w:sz w:val="22"/>
          <w:rPrChange w:id="4162" w:author="Guilherme Pessoa-Amorim [2]" w:date="2021-11-16T13:46:00Z">
            <w:rPr/>
          </w:rPrChange>
        </w:rPr>
      </w:pPr>
      <w:r w:rsidRPr="00D9517A">
        <w:rPr>
          <w:rFonts w:ascii="Mulish" w:hAnsi="Mulish"/>
          <w:sz w:val="22"/>
          <w:rPrChange w:id="4163" w:author="Guilherme Pessoa-Amorim [2]" w:date="2021-11-16T13:46:00Z">
            <w:rPr/>
          </w:rPrChange>
        </w:rPr>
        <w:t xml:space="preserve">For the </w:t>
      </w:r>
      <w:del w:id="4164" w:author="Guilherme Pessoa-Amorim [2]" w:date="2021-11-15T13:05:00Z">
        <w:r w:rsidRPr="00D9517A" w:rsidDel="00EB56F0">
          <w:rPr>
            <w:rFonts w:ascii="Mulish" w:hAnsi="Mulish"/>
            <w:sz w:val="22"/>
            <w:rPrChange w:id="4165" w:author="Guilherme Pessoa-Amorim [2]" w:date="2021-11-16T13:46:00Z">
              <w:rPr/>
            </w:rPrChange>
          </w:rPr>
          <w:delText xml:space="preserve">Prescribing </w:delText>
        </w:r>
      </w:del>
      <w:ins w:id="4166" w:author="Guilherme Pessoa-Amorim [2]" w:date="2021-11-15T13:05:00Z">
        <w:r w:rsidR="00EB56F0" w:rsidRPr="00D9517A">
          <w:rPr>
            <w:rFonts w:ascii="Mulish" w:hAnsi="Mulish"/>
            <w:sz w:val="22"/>
            <w:rPrChange w:id="4167" w:author="Guilherme Pessoa-Amorim [2]" w:date="2021-11-16T13:46:00Z">
              <w:rPr/>
            </w:rPrChange>
          </w:rPr>
          <w:t xml:space="preserve">GP </w:t>
        </w:r>
      </w:ins>
      <w:r w:rsidRPr="00D9517A">
        <w:rPr>
          <w:rFonts w:ascii="Mulish" w:hAnsi="Mulish"/>
          <w:sz w:val="22"/>
          <w:rPrChange w:id="4168" w:author="Guilherme Pessoa-Amorim [2]" w:date="2021-11-16T13:46:00Z">
            <w:rPr/>
          </w:rPrChange>
        </w:rPr>
        <w:t xml:space="preserve">dataset, the following procedure </w:t>
      </w:r>
      <w:r w:rsidR="00C6433C" w:rsidRPr="00D9517A">
        <w:rPr>
          <w:rFonts w:ascii="Mulish" w:hAnsi="Mulish"/>
          <w:sz w:val="22"/>
          <w:rPrChange w:id="4169" w:author="Guilherme Pessoa-Amorim [2]" w:date="2021-11-16T13:46:00Z">
            <w:rPr/>
          </w:rPrChange>
        </w:rPr>
        <w:t>was</w:t>
      </w:r>
      <w:r w:rsidRPr="00D9517A">
        <w:rPr>
          <w:rFonts w:ascii="Mulish" w:hAnsi="Mulish"/>
          <w:sz w:val="22"/>
          <w:rPrChange w:id="4170" w:author="Guilherme Pessoa-Amorim [2]" w:date="2021-11-16T13:46:00Z">
            <w:rPr/>
          </w:rPrChange>
        </w:rPr>
        <w:t xml:space="preserve"> used:</w:t>
      </w:r>
    </w:p>
    <w:p w14:paraId="2AB73A52" w14:textId="3E98E6D7" w:rsidR="0048450E" w:rsidRPr="00D9517A" w:rsidRDefault="0048450E" w:rsidP="00ED0811">
      <w:pPr>
        <w:pStyle w:val="ListParagraph"/>
        <w:numPr>
          <w:ilvl w:val="0"/>
          <w:numId w:val="22"/>
        </w:numPr>
        <w:spacing w:line="360" w:lineRule="auto"/>
        <w:rPr>
          <w:rFonts w:ascii="Mulish" w:hAnsi="Mulish"/>
          <w:sz w:val="22"/>
          <w:rPrChange w:id="4171" w:author="Guilherme Pessoa-Amorim [2]" w:date="2021-11-16T13:46:00Z">
            <w:rPr/>
          </w:rPrChange>
        </w:rPr>
      </w:pPr>
      <w:r w:rsidRPr="00D9517A">
        <w:rPr>
          <w:rFonts w:ascii="Mulish" w:hAnsi="Mulish"/>
          <w:sz w:val="22"/>
          <w:rPrChange w:id="4172" w:author="Guilherme Pessoa-Amorim [2]" w:date="2021-11-16T13:46:00Z">
            <w:rPr/>
          </w:rPrChange>
        </w:rPr>
        <w:t>Manual review and allocation of the codes provided in the GDPPR cluster lookup list</w:t>
      </w:r>
      <w:r w:rsidR="00BE3377" w:rsidRPr="00D9517A">
        <w:rPr>
          <w:rFonts w:ascii="Mulish" w:hAnsi="Mulish"/>
          <w:sz w:val="22"/>
          <w:rPrChange w:id="4173" w:author="Guilherme Pessoa-Amorim [2]" w:date="2021-11-16T13:46:00Z">
            <w:rPr/>
          </w:rPrChange>
        </w:rPr>
        <w:fldChar w:fldCharType="begin"/>
      </w:r>
      <w:r w:rsidR="00DB314E" w:rsidRPr="00D9517A">
        <w:rPr>
          <w:rFonts w:ascii="Mulish" w:hAnsi="Mulish"/>
          <w:sz w:val="22"/>
          <w:rPrChange w:id="4174" w:author="Guilherme Pessoa-Amorim [2]" w:date="2021-11-16T13:46:00Z">
            <w:rPr/>
          </w:rPrChange>
        </w:rPr>
        <w:instrText xml:space="preserve"> ADDIN ZOTERO_ITEM CSL_CITATION {"citationID":"qIUnWtd4","properties":{"formattedCitation":"\\super 6\\nosupersub{}","plainCitation":"6","noteIndex":0},"citationItems":[{"id":15341,"uris":["http://zotero.org/users/5813034/items/P7885KEI"],"uri":["http://zotero.org/users/5813034/items/P7885KEI"],"itemData":{"id":15341,"type":"webpage","title":"GPES Data for Pandemic Planning and Research - Guide for analysts and users of the data","URL":"https://digital.nhs.uk/coronavirus/gpes-data-for-pandemic-planning-and-research/guide-for-analysts-and-users-of-the-data#code-clusters-and-content","author":[{"literal":"NHS Digital"}],"accessed":{"date-parts":[["2021",9,21]]},"issued":{"date-parts":[["2021",9,20]]}}}],"schema":"https://github.com/citation-style-language/schema/raw/master/csl-citation.json"} </w:instrText>
      </w:r>
      <w:r w:rsidR="00BE3377" w:rsidRPr="00D9517A">
        <w:rPr>
          <w:rFonts w:ascii="Mulish" w:hAnsi="Mulish"/>
          <w:sz w:val="22"/>
          <w:rPrChange w:id="4175" w:author="Guilherme Pessoa-Amorim [2]" w:date="2021-11-16T13:46:00Z">
            <w:rPr/>
          </w:rPrChange>
        </w:rPr>
        <w:fldChar w:fldCharType="separate"/>
      </w:r>
      <w:r w:rsidR="00DB314E" w:rsidRPr="00D9517A">
        <w:rPr>
          <w:rFonts w:ascii="Mulish" w:hAnsi="Mulish" w:cs="Calibri"/>
          <w:sz w:val="22"/>
          <w:vertAlign w:val="superscript"/>
          <w:rPrChange w:id="4176" w:author="Guilherme Pessoa-Amorim [2]" w:date="2021-11-16T13:46:00Z">
            <w:rPr>
              <w:rFonts w:ascii="Calibri" w:hAnsi="Calibri" w:cs="Calibri"/>
              <w:vertAlign w:val="superscript"/>
            </w:rPr>
          </w:rPrChange>
        </w:rPr>
        <w:t>6</w:t>
      </w:r>
      <w:r w:rsidR="00BE3377" w:rsidRPr="00D9517A">
        <w:rPr>
          <w:rFonts w:ascii="Mulish" w:hAnsi="Mulish"/>
          <w:sz w:val="22"/>
          <w:rPrChange w:id="4177" w:author="Guilherme Pessoa-Amorim [2]" w:date="2021-11-16T13:46:00Z">
            <w:rPr/>
          </w:rPrChange>
        </w:rPr>
        <w:fldChar w:fldCharType="end"/>
      </w:r>
      <w:r w:rsidR="00F96E44" w:rsidRPr="00D9517A">
        <w:rPr>
          <w:rFonts w:ascii="Mulish" w:hAnsi="Mulish"/>
          <w:sz w:val="22"/>
          <w:rPrChange w:id="4178" w:author="Guilherme Pessoa-Amorim [2]" w:date="2021-11-16T13:46:00Z">
            <w:rPr/>
          </w:rPrChange>
        </w:rPr>
        <w:t xml:space="preserve"> by one clinician</w:t>
      </w:r>
    </w:p>
    <w:p w14:paraId="2A6E5586" w14:textId="07B3D956" w:rsidR="00F96E44" w:rsidRPr="00D9517A" w:rsidRDefault="00F96E44" w:rsidP="00ED0811">
      <w:pPr>
        <w:pStyle w:val="ListParagraph"/>
        <w:numPr>
          <w:ilvl w:val="0"/>
          <w:numId w:val="22"/>
        </w:numPr>
        <w:spacing w:line="360" w:lineRule="auto"/>
        <w:rPr>
          <w:rFonts w:ascii="Mulish" w:hAnsi="Mulish"/>
          <w:sz w:val="22"/>
          <w:rPrChange w:id="4179" w:author="Guilherme Pessoa-Amorim [2]" w:date="2021-11-16T13:46:00Z">
            <w:rPr/>
          </w:rPrChange>
        </w:rPr>
      </w:pPr>
      <w:r w:rsidRPr="00D9517A">
        <w:rPr>
          <w:rFonts w:ascii="Mulish" w:hAnsi="Mulish"/>
          <w:sz w:val="22"/>
          <w:rPrChange w:id="4180" w:author="Guilherme Pessoa-Amorim [2]" w:date="2021-11-16T13:46:00Z">
            <w:rPr/>
          </w:rPrChange>
        </w:rPr>
        <w:lastRenderedPageBreak/>
        <w:t>The codelist builder in OpenCodelists was used to search the BNF classification for terms relevant to each codelist by the same clinician</w:t>
      </w:r>
    </w:p>
    <w:p w14:paraId="65D3BC1C" w14:textId="712558B5" w:rsidR="00F96E44" w:rsidRPr="00D9517A" w:rsidRDefault="00F96E44" w:rsidP="00ED0811">
      <w:pPr>
        <w:pStyle w:val="ListParagraph"/>
        <w:numPr>
          <w:ilvl w:val="0"/>
          <w:numId w:val="22"/>
        </w:numPr>
        <w:spacing w:line="360" w:lineRule="auto"/>
        <w:rPr>
          <w:rFonts w:ascii="Mulish" w:hAnsi="Mulish"/>
          <w:sz w:val="22"/>
          <w:rPrChange w:id="4181" w:author="Guilherme Pessoa-Amorim [2]" w:date="2021-11-16T13:46:00Z">
            <w:rPr/>
          </w:rPrChange>
        </w:rPr>
      </w:pPr>
      <w:r w:rsidRPr="00D9517A">
        <w:rPr>
          <w:rFonts w:ascii="Mulish" w:hAnsi="Mulish"/>
          <w:sz w:val="22"/>
          <w:rPrChange w:id="4182" w:author="Guilherme Pessoa-Amorim [2]" w:date="2021-11-16T13:46:00Z">
            <w:rPr/>
          </w:rPrChange>
        </w:rPr>
        <w:t>Matching terms were manually reviewed and selected</w:t>
      </w:r>
    </w:p>
    <w:p w14:paraId="40C90E5E" w14:textId="03EFE522" w:rsidR="00F96E44" w:rsidRPr="00D9517A" w:rsidRDefault="00F96E44" w:rsidP="00ED0811">
      <w:pPr>
        <w:pStyle w:val="ListParagraph"/>
        <w:numPr>
          <w:ilvl w:val="0"/>
          <w:numId w:val="22"/>
        </w:numPr>
        <w:spacing w:line="360" w:lineRule="auto"/>
        <w:rPr>
          <w:rFonts w:ascii="Mulish" w:hAnsi="Mulish"/>
          <w:sz w:val="22"/>
          <w:rPrChange w:id="4183" w:author="Guilherme Pessoa-Amorim [2]" w:date="2021-11-16T13:46:00Z">
            <w:rPr/>
          </w:rPrChange>
        </w:rPr>
      </w:pPr>
      <w:r w:rsidRPr="00D9517A">
        <w:rPr>
          <w:rFonts w:ascii="Mulish" w:hAnsi="Mulish"/>
          <w:sz w:val="22"/>
          <w:rPrChange w:id="4184" w:author="Guilherme Pessoa-Amorim [2]" w:date="2021-11-16T13:46:00Z">
            <w:rPr/>
          </w:rPrChange>
        </w:rPr>
        <w:t>The resulting list was mapped to SNOMED codes using a standard NHS mapping</w:t>
      </w:r>
      <w:r w:rsidR="00C451C0" w:rsidRPr="00D9517A">
        <w:rPr>
          <w:rFonts w:ascii="Mulish" w:hAnsi="Mulish"/>
          <w:sz w:val="22"/>
          <w:rPrChange w:id="4185" w:author="Guilherme Pessoa-Amorim [2]" w:date="2021-11-16T13:46:00Z">
            <w:rPr/>
          </w:rPrChange>
        </w:rPr>
        <w:fldChar w:fldCharType="begin"/>
      </w:r>
      <w:r w:rsidR="00C451C0" w:rsidRPr="00D9517A">
        <w:rPr>
          <w:rFonts w:ascii="Mulish" w:hAnsi="Mulish"/>
          <w:sz w:val="22"/>
          <w:rPrChange w:id="4186" w:author="Guilherme Pessoa-Amorim [2]" w:date="2021-11-16T13:46:00Z">
            <w:rPr/>
          </w:rPrChange>
        </w:rPr>
        <w:instrText xml:space="preserve"> ADDIN ZOTERO_TEMP </w:instrText>
      </w:r>
      <w:r w:rsidR="00C451C0" w:rsidRPr="00D9517A">
        <w:rPr>
          <w:rFonts w:ascii="Mulish" w:hAnsi="Mulish"/>
          <w:sz w:val="22"/>
          <w:rPrChange w:id="4187" w:author="Guilherme Pessoa-Amorim [2]" w:date="2021-11-16T13:46:00Z">
            <w:rPr>
              <w:rFonts w:ascii="Calibri" w:cs="Calibri"/>
              <w:vertAlign w:val="superscript"/>
            </w:rPr>
          </w:rPrChange>
        </w:rPr>
        <w:fldChar w:fldCharType="separate"/>
      </w:r>
      <w:r w:rsidR="00BE3377" w:rsidRPr="00D9517A">
        <w:rPr>
          <w:rFonts w:ascii="Mulish" w:hAnsi="Mulish" w:cs="Calibri"/>
          <w:sz w:val="22"/>
          <w:vertAlign w:val="superscript"/>
          <w:rPrChange w:id="4188" w:author="Guilherme Pessoa-Amorim [2]" w:date="2021-11-16T13:46:00Z">
            <w:rPr>
              <w:rFonts w:ascii="Calibri" w:cs="Calibri"/>
              <w:vertAlign w:val="superscript"/>
            </w:rPr>
          </w:rPrChange>
        </w:rPr>
        <w:t>5</w:t>
      </w:r>
      <w:r w:rsidR="00C451C0" w:rsidRPr="00D9517A">
        <w:rPr>
          <w:rFonts w:ascii="Mulish" w:hAnsi="Mulish" w:cs="Calibri"/>
          <w:sz w:val="22"/>
          <w:vertAlign w:val="superscript"/>
          <w:rPrChange w:id="4189" w:author="Guilherme Pessoa-Amorim [2]" w:date="2021-11-16T13:46:00Z">
            <w:rPr>
              <w:rFonts w:ascii="Calibri" w:cs="Calibri"/>
              <w:vertAlign w:val="superscript"/>
            </w:rPr>
          </w:rPrChange>
        </w:rPr>
        <w:fldChar w:fldCharType="end"/>
      </w:r>
      <w:r w:rsidRPr="00D9517A">
        <w:rPr>
          <w:rFonts w:ascii="Mulish" w:hAnsi="Mulish"/>
          <w:sz w:val="22"/>
          <w:rPrChange w:id="4190" w:author="Guilherme Pessoa-Amorim [2]" w:date="2021-11-16T13:46:00Z">
            <w:rPr/>
          </w:rPrChange>
        </w:rPr>
        <w:t xml:space="preserve"> integrated in the OpenCodelists platform, and merged with the list generated in step 1</w:t>
      </w:r>
    </w:p>
    <w:p w14:paraId="06E4747D" w14:textId="535D727A" w:rsidR="00F96E44" w:rsidRPr="00D9517A" w:rsidRDefault="00F96E44" w:rsidP="00ED0811">
      <w:pPr>
        <w:pStyle w:val="ListParagraph"/>
        <w:numPr>
          <w:ilvl w:val="0"/>
          <w:numId w:val="22"/>
        </w:numPr>
        <w:spacing w:line="360" w:lineRule="auto"/>
        <w:rPr>
          <w:rFonts w:ascii="Mulish" w:hAnsi="Mulish"/>
          <w:sz w:val="22"/>
          <w:rPrChange w:id="4191" w:author="Guilherme Pessoa-Amorim [2]" w:date="2021-11-16T13:46:00Z">
            <w:rPr/>
          </w:rPrChange>
        </w:rPr>
      </w:pPr>
      <w:r w:rsidRPr="00D9517A">
        <w:rPr>
          <w:rFonts w:ascii="Mulish" w:hAnsi="Mulish"/>
          <w:sz w:val="22"/>
          <w:rPrChange w:id="4192" w:author="Guilherme Pessoa-Amorim [2]" w:date="2021-11-16T13:46:00Z">
            <w:rPr/>
          </w:rPrChange>
        </w:rPr>
        <w:t>Where appropriate, previously derived codelists available in the OpenCodelists website were merged with the list and duplicates removed (based on the SNOMED code)</w:t>
      </w:r>
    </w:p>
    <w:p w14:paraId="05558B9F" w14:textId="178C9B19" w:rsidR="00F96E44" w:rsidRPr="00D9517A" w:rsidRDefault="00F96E44" w:rsidP="00ED0811">
      <w:pPr>
        <w:pStyle w:val="ListParagraph"/>
        <w:numPr>
          <w:ilvl w:val="0"/>
          <w:numId w:val="22"/>
        </w:numPr>
        <w:spacing w:line="360" w:lineRule="auto"/>
        <w:rPr>
          <w:rFonts w:ascii="Mulish" w:hAnsi="Mulish"/>
          <w:sz w:val="22"/>
          <w:rPrChange w:id="4193" w:author="Guilherme Pessoa-Amorim [2]" w:date="2021-11-16T13:46:00Z">
            <w:rPr/>
          </w:rPrChange>
        </w:rPr>
      </w:pPr>
      <w:r w:rsidRPr="00D9517A">
        <w:rPr>
          <w:rFonts w:ascii="Mulish" w:hAnsi="Mulish"/>
          <w:sz w:val="22"/>
          <w:rPrChange w:id="4194" w:author="Guilherme Pessoa-Amorim [2]" w:date="2021-11-16T13:46:00Z">
            <w:rPr/>
          </w:rPrChange>
        </w:rPr>
        <w:t>A second clinician reviewed and approved each codelist</w:t>
      </w:r>
      <w:r w:rsidR="004767AC" w:rsidRPr="00D9517A">
        <w:rPr>
          <w:rFonts w:ascii="Mulish" w:hAnsi="Mulish"/>
          <w:sz w:val="22"/>
          <w:rPrChange w:id="4195" w:author="Guilherme Pessoa-Amorim [2]" w:date="2021-11-16T13:46:00Z">
            <w:rPr/>
          </w:rPrChange>
        </w:rPr>
        <w:t xml:space="preserve"> </w:t>
      </w:r>
    </w:p>
    <w:p w14:paraId="1AEE7B31" w14:textId="58840E2E" w:rsidR="00E764A3" w:rsidRPr="00D9517A" w:rsidRDefault="00E764A3" w:rsidP="00ED0811">
      <w:pPr>
        <w:spacing w:line="360" w:lineRule="auto"/>
        <w:rPr>
          <w:rFonts w:ascii="Mulish" w:hAnsi="Mulish"/>
          <w:sz w:val="22"/>
          <w:highlight w:val="yellow"/>
          <w:rPrChange w:id="4196" w:author="Guilherme Pessoa-Amorim [2]" w:date="2021-11-16T13:46:00Z">
            <w:rPr>
              <w:highlight w:val="yellow"/>
            </w:rPr>
          </w:rPrChange>
        </w:rPr>
      </w:pPr>
    </w:p>
    <w:p w14:paraId="312CBBC6" w14:textId="384DEBB1" w:rsidR="00A92363" w:rsidRPr="00D9517A" w:rsidRDefault="00A92363" w:rsidP="00ED0811">
      <w:pPr>
        <w:spacing w:line="360" w:lineRule="auto"/>
        <w:jc w:val="both"/>
        <w:rPr>
          <w:ins w:id="4197" w:author="Guilherme Pessoa-Amorim [2]" w:date="2021-11-15T12:59:00Z"/>
          <w:rFonts w:ascii="Mulish" w:hAnsi="Mulish"/>
          <w:sz w:val="22"/>
          <w:rPrChange w:id="4198" w:author="Guilherme Pessoa-Amorim [2]" w:date="2021-11-16T13:46:00Z">
            <w:rPr>
              <w:ins w:id="4199" w:author="Guilherme Pessoa-Amorim [2]" w:date="2021-11-15T12:59:00Z"/>
            </w:rPr>
          </w:rPrChange>
        </w:rPr>
      </w:pPr>
      <w:r w:rsidRPr="00D9517A">
        <w:rPr>
          <w:rFonts w:ascii="Mulish" w:hAnsi="Mulish"/>
          <w:sz w:val="22"/>
          <w:rPrChange w:id="4200" w:author="Guilherme Pessoa-Amorim [2]" w:date="2021-11-16T13:46:00Z">
            <w:rPr/>
          </w:rPrChange>
        </w:rPr>
        <w:t xml:space="preserve">Besides drug groups of interest to each trial, separate codelists were built based on the BNF chapters (1-16) to allow high-level assessments of different therapeutic groups in both the </w:t>
      </w:r>
      <w:del w:id="4201" w:author="Guilherme Pessoa-Amorim [2]" w:date="2021-11-15T13:05:00Z">
        <w:r w:rsidRPr="00D9517A" w:rsidDel="00EB56F0">
          <w:rPr>
            <w:rFonts w:ascii="Mulish" w:hAnsi="Mulish"/>
            <w:sz w:val="22"/>
            <w:rPrChange w:id="4202" w:author="Guilherme Pessoa-Amorim [2]" w:date="2021-11-16T13:46:00Z">
              <w:rPr/>
            </w:rPrChange>
          </w:rPr>
          <w:delText xml:space="preserve">Prescribing </w:delText>
        </w:r>
      </w:del>
      <w:ins w:id="4203" w:author="Guilherme Pessoa-Amorim [2]" w:date="2021-11-15T13:05:00Z">
        <w:r w:rsidR="00EB56F0" w:rsidRPr="00D9517A">
          <w:rPr>
            <w:rFonts w:ascii="Mulish" w:hAnsi="Mulish"/>
            <w:sz w:val="22"/>
            <w:rPrChange w:id="4204" w:author="Guilherme Pessoa-Amorim [2]" w:date="2021-11-16T13:46:00Z">
              <w:rPr/>
            </w:rPrChange>
          </w:rPr>
          <w:t xml:space="preserve">GP </w:t>
        </w:r>
      </w:ins>
      <w:r w:rsidRPr="00D9517A">
        <w:rPr>
          <w:rFonts w:ascii="Mulish" w:hAnsi="Mulish"/>
          <w:sz w:val="22"/>
          <w:rPrChange w:id="4205" w:author="Guilherme Pessoa-Amorim [2]" w:date="2021-11-16T13:46:00Z">
            <w:rPr/>
          </w:rPrChange>
        </w:rPr>
        <w:t xml:space="preserve">and Dispensing datasets – for the </w:t>
      </w:r>
      <w:del w:id="4206" w:author="Guilherme Pessoa-Amorim [2]" w:date="2021-11-15T13:05:00Z">
        <w:r w:rsidRPr="00D9517A" w:rsidDel="00EB56F0">
          <w:rPr>
            <w:rFonts w:ascii="Mulish" w:hAnsi="Mulish"/>
            <w:sz w:val="22"/>
            <w:rPrChange w:id="4207" w:author="Guilherme Pessoa-Amorim [2]" w:date="2021-11-16T13:46:00Z">
              <w:rPr/>
            </w:rPrChange>
          </w:rPr>
          <w:delText xml:space="preserve">Prescribing </w:delText>
        </w:r>
      </w:del>
      <w:ins w:id="4208" w:author="Guilherme Pessoa-Amorim [2]" w:date="2021-11-15T13:05:00Z">
        <w:r w:rsidR="00EB56F0" w:rsidRPr="00D9517A">
          <w:rPr>
            <w:rFonts w:ascii="Mulish" w:hAnsi="Mulish"/>
            <w:sz w:val="22"/>
            <w:rPrChange w:id="4209" w:author="Guilherme Pessoa-Amorim [2]" w:date="2021-11-16T13:46:00Z">
              <w:rPr/>
            </w:rPrChange>
          </w:rPr>
          <w:t xml:space="preserve">GP </w:t>
        </w:r>
      </w:ins>
      <w:r w:rsidRPr="00D9517A">
        <w:rPr>
          <w:rFonts w:ascii="Mulish" w:hAnsi="Mulish"/>
          <w:sz w:val="22"/>
          <w:rPrChange w:id="4210" w:author="Guilherme Pessoa-Amorim [2]" w:date="2021-11-16T13:46:00Z">
            <w:rPr/>
          </w:rPrChange>
        </w:rPr>
        <w:t xml:space="preserve">dataset, the procedure followed the one described above (with no manual review by a second clinician). For the Dispensing dataset, no codelist was built since this dataset contains BNF codes whose structure allows interrogation based on the first digit of each code (which corresponds to the </w:t>
      </w:r>
      <w:r w:rsidR="006D5F6A" w:rsidRPr="00D9517A">
        <w:rPr>
          <w:rFonts w:ascii="Mulish" w:hAnsi="Mulish"/>
          <w:sz w:val="22"/>
          <w:rPrChange w:id="4211" w:author="Guilherme Pessoa-Amorim [2]" w:date="2021-11-16T13:46:00Z">
            <w:rPr/>
          </w:rPrChange>
        </w:rPr>
        <w:t>BNF chapter)</w:t>
      </w:r>
      <w:ins w:id="4212" w:author="Guilherme Pessoa-Amorim [2]" w:date="2021-11-15T12:59:00Z">
        <w:r w:rsidR="0071035B" w:rsidRPr="00D9517A">
          <w:rPr>
            <w:rFonts w:ascii="Mulish" w:hAnsi="Mulish"/>
            <w:sz w:val="22"/>
            <w:rPrChange w:id="4213" w:author="Guilherme Pessoa-Amorim [2]" w:date="2021-11-16T13:46:00Z">
              <w:rPr/>
            </w:rPrChange>
          </w:rPr>
          <w:t xml:space="preserve">. </w:t>
        </w:r>
      </w:ins>
    </w:p>
    <w:p w14:paraId="4FF57EC6" w14:textId="54E494CA" w:rsidR="0071035B" w:rsidRPr="00D9517A" w:rsidRDefault="0071035B" w:rsidP="00ED0811">
      <w:pPr>
        <w:spacing w:line="360" w:lineRule="auto"/>
        <w:jc w:val="both"/>
        <w:rPr>
          <w:ins w:id="4214" w:author="Guilherme Pessoa-Amorim [2]" w:date="2021-11-15T12:59:00Z"/>
          <w:rFonts w:ascii="Mulish" w:hAnsi="Mulish"/>
          <w:sz w:val="22"/>
          <w:rPrChange w:id="4215" w:author="Guilherme Pessoa-Amorim [2]" w:date="2021-11-16T13:46:00Z">
            <w:rPr>
              <w:ins w:id="4216" w:author="Guilherme Pessoa-Amorim [2]" w:date="2021-11-15T12:59:00Z"/>
            </w:rPr>
          </w:rPrChange>
        </w:rPr>
      </w:pPr>
    </w:p>
    <w:p w14:paraId="602CE46B" w14:textId="3D3BCF6F" w:rsidR="0071035B" w:rsidRPr="00D9517A" w:rsidRDefault="0071035B" w:rsidP="00ED0811">
      <w:pPr>
        <w:spacing w:line="360" w:lineRule="auto"/>
        <w:jc w:val="both"/>
        <w:rPr>
          <w:rFonts w:ascii="Mulish" w:hAnsi="Mulish"/>
          <w:sz w:val="22"/>
          <w:rPrChange w:id="4217" w:author="Guilherme Pessoa-Amorim [2]" w:date="2021-11-16T13:46:00Z">
            <w:rPr/>
          </w:rPrChange>
        </w:rPr>
      </w:pPr>
      <w:ins w:id="4218" w:author="Guilherme Pessoa-Amorim [2]" w:date="2021-11-15T12:59:00Z">
        <w:r w:rsidRPr="00D9517A">
          <w:rPr>
            <w:rFonts w:ascii="Mulish" w:hAnsi="Mulish"/>
            <w:sz w:val="22"/>
            <w:rPrChange w:id="4219" w:author="Guilherme Pessoa-Amorim [2]" w:date="2021-11-16T13:46:00Z">
              <w:rPr/>
            </w:rPrChange>
          </w:rPr>
          <w:t xml:space="preserve">A complete list of all drug codelists built, and to which trial they refer, is presented in </w:t>
        </w:r>
        <w:r w:rsidRPr="00D9517A">
          <w:rPr>
            <w:rFonts w:ascii="Mulish" w:hAnsi="Mulish"/>
            <w:sz w:val="22"/>
            <w:rPrChange w:id="4220" w:author="Guilherme Pessoa-Amorim [2]" w:date="2021-11-16T13:46:00Z">
              <w:rPr/>
            </w:rPrChange>
          </w:rPr>
          <w:fldChar w:fldCharType="begin"/>
        </w:r>
        <w:r w:rsidRPr="00D9517A">
          <w:rPr>
            <w:rFonts w:ascii="Mulish" w:hAnsi="Mulish"/>
            <w:sz w:val="22"/>
            <w:rPrChange w:id="4221" w:author="Guilherme Pessoa-Amorim [2]" w:date="2021-11-16T13:46:00Z">
              <w:rPr/>
            </w:rPrChange>
          </w:rPr>
          <w:instrText xml:space="preserve"> REF _Ref87873613 \h </w:instrText>
        </w:r>
      </w:ins>
      <w:r w:rsidR="0053593C" w:rsidRPr="00D9517A">
        <w:rPr>
          <w:rFonts w:ascii="Mulish" w:hAnsi="Mulish"/>
          <w:sz w:val="22"/>
          <w:rPrChange w:id="4222" w:author="Guilherme Pessoa-Amorim [2]" w:date="2021-11-16T13:46:00Z">
            <w:rPr>
              <w:rFonts w:ascii="Mulish" w:hAnsi="Mulish"/>
            </w:rPr>
          </w:rPrChange>
        </w:rPr>
        <w:instrText xml:space="preserve"> \* MERGEFORMAT </w:instrText>
      </w:r>
      <w:r w:rsidRPr="00D9517A">
        <w:rPr>
          <w:rFonts w:ascii="Mulish" w:hAnsi="Mulish"/>
          <w:sz w:val="22"/>
          <w:rPrChange w:id="4223" w:author="Guilherme Pessoa-Amorim [2]" w:date="2021-11-16T13:46:00Z">
            <w:rPr>
              <w:rFonts w:ascii="Mulish" w:hAnsi="Mulish"/>
              <w:sz w:val="22"/>
            </w:rPr>
          </w:rPrChange>
        </w:rPr>
      </w:r>
      <w:r w:rsidRPr="00D9517A">
        <w:rPr>
          <w:rFonts w:ascii="Mulish" w:hAnsi="Mulish"/>
          <w:sz w:val="22"/>
          <w:rPrChange w:id="4224" w:author="Guilherme Pessoa-Amorim [2]" w:date="2021-11-16T13:46:00Z">
            <w:rPr/>
          </w:rPrChange>
        </w:rPr>
        <w:fldChar w:fldCharType="separate"/>
      </w:r>
      <w:ins w:id="4225" w:author="Guilherme Pessoa-Amorim [2]" w:date="2021-11-16T14:25:00Z">
        <w:r w:rsidR="003E336D" w:rsidRPr="00D9517A">
          <w:rPr>
            <w:rFonts w:ascii="Mulish" w:hAnsi="Mulish"/>
            <w:sz w:val="22"/>
            <w:rPrChange w:id="4226" w:author="Guilherme Pessoa-Amorim [2]" w:date="2021-11-16T13:46:00Z">
              <w:rPr>
                <w:rFonts w:ascii="Mulish" w:hAnsi="Mulish"/>
                <w:sz w:val="16"/>
              </w:rPr>
            </w:rPrChange>
          </w:rPr>
          <w:t xml:space="preserve">Table </w:t>
        </w:r>
        <w:r w:rsidR="003E336D">
          <w:rPr>
            <w:rFonts w:ascii="Mulish" w:hAnsi="Mulish"/>
            <w:noProof/>
            <w:sz w:val="22"/>
          </w:rPr>
          <w:t>1</w:t>
        </w:r>
        <w:r w:rsidR="003E336D" w:rsidRPr="00D9517A" w:rsidDel="00D87F19">
          <w:rPr>
            <w:rFonts w:ascii="Mulish" w:hAnsi="Mulish"/>
            <w:noProof/>
            <w:sz w:val="22"/>
            <w:rPrChange w:id="4227" w:author="Guilherme Pessoa-Amorim [2]" w:date="2021-11-16T13:46:00Z">
              <w:rPr>
                <w:rFonts w:ascii="Mulish" w:hAnsi="Mulish"/>
                <w:noProof/>
                <w:sz w:val="16"/>
              </w:rPr>
            </w:rPrChange>
          </w:rPr>
          <w:t>2</w:t>
        </w:r>
      </w:ins>
      <w:ins w:id="4228" w:author="Guilherme Pessoa-Amorim [2]" w:date="2021-11-15T12:59:00Z">
        <w:r w:rsidRPr="00D9517A">
          <w:rPr>
            <w:rFonts w:ascii="Mulish" w:hAnsi="Mulish"/>
            <w:sz w:val="22"/>
            <w:rPrChange w:id="4229" w:author="Guilherme Pessoa-Amorim [2]" w:date="2021-11-16T13:46:00Z">
              <w:rPr/>
            </w:rPrChange>
          </w:rPr>
          <w:fldChar w:fldCharType="end"/>
        </w:r>
      </w:ins>
      <w:ins w:id="4230" w:author="Guilherme Pessoa-Amorim [2]" w:date="2021-11-15T13:00:00Z">
        <w:r w:rsidRPr="00D9517A">
          <w:rPr>
            <w:rFonts w:ascii="Mulish" w:hAnsi="Mulish"/>
            <w:sz w:val="22"/>
            <w:rPrChange w:id="4231" w:author="Guilherme Pessoa-Amorim [2]" w:date="2021-11-16T13:46:00Z">
              <w:rPr/>
            </w:rPrChange>
          </w:rPr>
          <w:t>.</w:t>
        </w:r>
      </w:ins>
    </w:p>
    <w:p w14:paraId="07CDBA4F" w14:textId="4B2AA9A0" w:rsidR="00710F31" w:rsidRPr="00D9517A" w:rsidRDefault="00710F31" w:rsidP="00ED0811">
      <w:pPr>
        <w:spacing w:line="360" w:lineRule="auto"/>
        <w:rPr>
          <w:rFonts w:ascii="Mulish" w:hAnsi="Mulish"/>
          <w:sz w:val="22"/>
          <w:rPrChange w:id="4232" w:author="Guilherme Pessoa-Amorim [2]" w:date="2021-11-16T13:46:00Z">
            <w:rPr/>
          </w:rPrChange>
        </w:rPr>
      </w:pPr>
    </w:p>
    <w:p w14:paraId="0410F070" w14:textId="1CB8FF9C" w:rsidR="001F1A7F" w:rsidRPr="00D9517A" w:rsidRDefault="001F1A7F" w:rsidP="00ED0811">
      <w:pPr>
        <w:pStyle w:val="Heading3"/>
        <w:spacing w:line="360" w:lineRule="auto"/>
        <w:rPr>
          <w:rFonts w:ascii="Mulish" w:hAnsi="Mulish"/>
          <w:sz w:val="22"/>
          <w:rPrChange w:id="4233" w:author="Guilherme Pessoa-Amorim [2]" w:date="2021-11-16T13:46:00Z">
            <w:rPr/>
          </w:rPrChange>
        </w:rPr>
      </w:pPr>
      <w:bookmarkStart w:id="4234" w:name="_Ref87884111"/>
      <w:bookmarkStart w:id="4235" w:name="_Toc87965185"/>
      <w:r w:rsidRPr="00D9517A">
        <w:rPr>
          <w:rFonts w:ascii="Mulish" w:hAnsi="Mulish"/>
          <w:sz w:val="22"/>
          <w:rPrChange w:id="4236" w:author="Guilherme Pessoa-Amorim [2]" w:date="2021-11-16T13:46:00Z">
            <w:rPr/>
          </w:rPrChange>
        </w:rPr>
        <w:t xml:space="preserve">Definition of </w:t>
      </w:r>
      <w:commentRangeStart w:id="4237"/>
      <w:commentRangeStart w:id="4238"/>
      <w:commentRangeStart w:id="4239"/>
      <w:del w:id="4240" w:author="Guilherme Pessoa-Amorim" w:date="2021-11-15T10:29:00Z">
        <w:r w:rsidRPr="00D9517A" w:rsidDel="00162CDF">
          <w:rPr>
            <w:rFonts w:ascii="Mulish" w:hAnsi="Mulish"/>
            <w:sz w:val="22"/>
            <w:rPrChange w:id="4241" w:author="Guilherme Pessoa-Amorim [2]" w:date="2021-11-16T13:46:00Z">
              <w:rPr/>
            </w:rPrChange>
          </w:rPr>
          <w:delText xml:space="preserve">criterion </w:delText>
        </w:r>
      </w:del>
      <w:ins w:id="4242" w:author="Guilherme Pessoa-Amorim [2]" w:date="2021-11-15T11:22:00Z">
        <w:r w:rsidR="009746A2" w:rsidRPr="00D9517A">
          <w:rPr>
            <w:rFonts w:ascii="Mulish" w:hAnsi="Mulish"/>
            <w:sz w:val="22"/>
            <w:rPrChange w:id="4243" w:author="Guilherme Pessoa-Amorim [2]" w:date="2021-11-16T13:46:00Z">
              <w:rPr/>
            </w:rPrChange>
          </w:rPr>
          <w:t>reference</w:t>
        </w:r>
      </w:ins>
      <w:ins w:id="4244" w:author="Guilherme Pessoa-Amorim" w:date="2021-11-15T10:29:00Z">
        <w:del w:id="4245" w:author="Guilherme Pessoa-Amorim [2]" w:date="2021-11-15T11:22:00Z">
          <w:r w:rsidR="00162CDF" w:rsidRPr="00D9517A" w:rsidDel="009746A2">
            <w:rPr>
              <w:rFonts w:ascii="Mulish" w:hAnsi="Mulish"/>
              <w:sz w:val="22"/>
              <w:rPrChange w:id="4246" w:author="Guilherme Pessoa-Amorim [2]" w:date="2021-11-16T13:46:00Z">
                <w:rPr/>
              </w:rPrChange>
            </w:rPr>
            <w:delText>gold</w:delText>
          </w:r>
        </w:del>
        <w:r w:rsidR="00162CDF" w:rsidRPr="00D9517A">
          <w:rPr>
            <w:rFonts w:ascii="Mulish" w:hAnsi="Mulish"/>
            <w:sz w:val="22"/>
            <w:rPrChange w:id="4247" w:author="Guilherme Pessoa-Amorim [2]" w:date="2021-11-16T13:46:00Z">
              <w:rPr/>
            </w:rPrChange>
          </w:rPr>
          <w:t xml:space="preserve"> </w:t>
        </w:r>
      </w:ins>
      <w:r w:rsidRPr="00D9517A">
        <w:rPr>
          <w:rFonts w:ascii="Mulish" w:hAnsi="Mulish"/>
          <w:sz w:val="22"/>
          <w:rPrChange w:id="4248" w:author="Guilherme Pessoa-Amorim [2]" w:date="2021-11-16T13:46:00Z">
            <w:rPr/>
          </w:rPrChange>
        </w:rPr>
        <w:t>standards</w:t>
      </w:r>
      <w:commentRangeEnd w:id="4237"/>
      <w:r w:rsidR="00B86F5D" w:rsidRPr="00D9517A">
        <w:rPr>
          <w:rStyle w:val="CommentReference"/>
          <w:rFonts w:ascii="Mulish" w:eastAsiaTheme="minorHAnsi" w:hAnsi="Mulish" w:cstheme="minorBidi"/>
          <w:color w:val="auto"/>
          <w:sz w:val="14"/>
          <w:rPrChange w:id="4249" w:author="Guilherme Pessoa-Amorim [2]" w:date="2021-11-16T13:46:00Z">
            <w:rPr>
              <w:rStyle w:val="CommentReference"/>
              <w:rFonts w:asciiTheme="minorHAnsi" w:eastAsiaTheme="minorHAnsi" w:hAnsiTheme="minorHAnsi" w:cstheme="minorBidi"/>
              <w:color w:val="auto"/>
            </w:rPr>
          </w:rPrChange>
        </w:rPr>
        <w:commentReference w:id="4237"/>
      </w:r>
      <w:commentRangeEnd w:id="4238"/>
      <w:r w:rsidR="00162CDF" w:rsidRPr="00D9517A">
        <w:rPr>
          <w:rStyle w:val="CommentReference"/>
          <w:rFonts w:ascii="Mulish" w:eastAsiaTheme="minorHAnsi" w:hAnsi="Mulish" w:cstheme="minorBidi"/>
          <w:color w:val="auto"/>
          <w:sz w:val="14"/>
          <w:rPrChange w:id="4250" w:author="Guilherme Pessoa-Amorim [2]" w:date="2021-11-16T13:46:00Z">
            <w:rPr>
              <w:rStyle w:val="CommentReference"/>
              <w:rFonts w:asciiTheme="minorHAnsi" w:eastAsiaTheme="minorHAnsi" w:hAnsiTheme="minorHAnsi" w:cstheme="minorBidi"/>
              <w:color w:val="auto"/>
            </w:rPr>
          </w:rPrChange>
        </w:rPr>
        <w:commentReference w:id="4238"/>
      </w:r>
      <w:commentRangeEnd w:id="4239"/>
      <w:r w:rsidR="009746A2" w:rsidRPr="00D9517A">
        <w:rPr>
          <w:rStyle w:val="CommentReference"/>
          <w:rFonts w:ascii="Mulish" w:eastAsiaTheme="minorHAnsi" w:hAnsi="Mulish" w:cstheme="minorBidi"/>
          <w:color w:val="auto"/>
          <w:sz w:val="14"/>
          <w:rPrChange w:id="4251" w:author="Guilherme Pessoa-Amorim [2]" w:date="2021-11-16T13:46:00Z">
            <w:rPr>
              <w:rStyle w:val="CommentReference"/>
              <w:rFonts w:asciiTheme="minorHAnsi" w:eastAsiaTheme="minorHAnsi" w:hAnsiTheme="minorHAnsi" w:cstheme="minorBidi"/>
              <w:color w:val="auto"/>
            </w:rPr>
          </w:rPrChange>
        </w:rPr>
        <w:commentReference w:id="4239"/>
      </w:r>
      <w:bookmarkEnd w:id="4234"/>
      <w:bookmarkEnd w:id="4235"/>
    </w:p>
    <w:p w14:paraId="18E4BB87" w14:textId="03586028" w:rsidR="001F1A7F" w:rsidRPr="00D9517A" w:rsidRDefault="001F1A7F" w:rsidP="00ED0811">
      <w:pPr>
        <w:spacing w:line="360" w:lineRule="auto"/>
        <w:jc w:val="both"/>
        <w:rPr>
          <w:rFonts w:ascii="Mulish" w:hAnsi="Mulish"/>
          <w:sz w:val="22"/>
          <w:rPrChange w:id="4252" w:author="Guilherme Pessoa-Amorim [2]" w:date="2021-11-16T13:46:00Z">
            <w:rPr/>
          </w:rPrChange>
        </w:rPr>
      </w:pPr>
      <w:r w:rsidRPr="00D9517A">
        <w:rPr>
          <w:rFonts w:ascii="Mulish" w:hAnsi="Mulish"/>
          <w:sz w:val="22"/>
          <w:rPrChange w:id="4253" w:author="Guilherme Pessoa-Amorim [2]" w:date="2021-11-16T13:46:00Z">
            <w:rPr/>
          </w:rPrChange>
        </w:rPr>
        <w:t xml:space="preserve">This thesis aims to assess the value of centralized RCD in comparison with established methods for medication data collection. Given the lack of an established </w:t>
      </w:r>
      <w:ins w:id="4254" w:author="Guilherme Pessoa-Amorim [2]" w:date="2021-11-15T11:23:00Z">
        <w:r w:rsidR="009746A2" w:rsidRPr="00D9517A">
          <w:rPr>
            <w:rFonts w:ascii="Mulish" w:hAnsi="Mulish"/>
            <w:sz w:val="22"/>
            <w:rPrChange w:id="4255" w:author="Guilherme Pessoa-Amorim [2]" w:date="2021-11-16T13:46:00Z">
              <w:rPr/>
            </w:rPrChange>
          </w:rPr>
          <w:t xml:space="preserve">reference </w:t>
        </w:r>
      </w:ins>
      <w:del w:id="4256" w:author="Guilherme Pessoa-Amorim [2]" w:date="2021-11-15T11:22:00Z">
        <w:r w:rsidRPr="00D9517A" w:rsidDel="009746A2">
          <w:rPr>
            <w:rFonts w:ascii="Mulish" w:hAnsi="Mulish"/>
            <w:sz w:val="22"/>
            <w:rPrChange w:id="4257" w:author="Guilherme Pessoa-Amorim [2]" w:date="2021-11-16T13:46:00Z">
              <w:rPr/>
            </w:rPrChange>
          </w:rPr>
          <w:delText>gold-</w:delText>
        </w:r>
      </w:del>
      <w:r w:rsidRPr="00D9517A">
        <w:rPr>
          <w:rFonts w:ascii="Mulish" w:hAnsi="Mulish"/>
          <w:sz w:val="22"/>
          <w:rPrChange w:id="4258" w:author="Guilherme Pessoa-Amorim [2]" w:date="2021-11-16T13:46:00Z">
            <w:rPr/>
          </w:rPrChange>
        </w:rPr>
        <w:t xml:space="preserve">standard for this purpose, for data relating to AMALFI and ORION-4 the respective </w:t>
      </w:r>
      <w:r w:rsidR="006D5F6A" w:rsidRPr="00D9517A">
        <w:rPr>
          <w:rFonts w:ascii="Mulish" w:hAnsi="Mulish"/>
          <w:sz w:val="22"/>
          <w:rPrChange w:id="4259" w:author="Guilherme Pessoa-Amorim [2]" w:date="2021-11-16T13:46:00Z">
            <w:rPr/>
          </w:rPrChange>
        </w:rPr>
        <w:t>“protocol</w:t>
      </w:r>
      <w:r w:rsidRPr="00D9517A">
        <w:rPr>
          <w:rFonts w:ascii="Mulish" w:hAnsi="Mulish"/>
          <w:sz w:val="22"/>
          <w:rPrChange w:id="4260" w:author="Guilherme Pessoa-Amorim [2]" w:date="2021-11-16T13:46:00Z">
            <w:rPr/>
          </w:rPrChange>
        </w:rPr>
        <w:t>”</w:t>
      </w:r>
      <w:r w:rsidR="006D5F6A" w:rsidRPr="00D9517A">
        <w:rPr>
          <w:rFonts w:ascii="Mulish" w:hAnsi="Mulish"/>
          <w:sz w:val="22"/>
          <w:rPrChange w:id="4261" w:author="Guilherme Pessoa-Amorim [2]" w:date="2021-11-16T13:46:00Z">
            <w:rPr/>
          </w:rPrChange>
        </w:rPr>
        <w:t xml:space="preserve"> or standard data collection</w:t>
      </w:r>
      <w:r w:rsidRPr="00D9517A">
        <w:rPr>
          <w:rFonts w:ascii="Mulish" w:hAnsi="Mulish"/>
          <w:sz w:val="22"/>
          <w:rPrChange w:id="4262" w:author="Guilherme Pessoa-Amorim [2]" w:date="2021-11-16T13:46:00Z">
            <w:rPr/>
          </w:rPrChange>
        </w:rPr>
        <w:t xml:space="preserve"> method will be used as a </w:t>
      </w:r>
      <w:del w:id="4263" w:author="Guilherme Pessoa-Amorim" w:date="2021-11-15T10:32:00Z">
        <w:r w:rsidRPr="00D9517A" w:rsidDel="00162CDF">
          <w:rPr>
            <w:rFonts w:ascii="Mulish" w:hAnsi="Mulish"/>
            <w:sz w:val="22"/>
            <w:rPrChange w:id="4264" w:author="Guilherme Pessoa-Amorim [2]" w:date="2021-11-16T13:46:00Z">
              <w:rPr/>
            </w:rPrChange>
          </w:rPr>
          <w:delText xml:space="preserve">criterion </w:delText>
        </w:r>
      </w:del>
      <w:ins w:id="4265" w:author="Guilherme Pessoa-Amorim" w:date="2021-11-15T10:32:00Z">
        <w:del w:id="4266" w:author="Guilherme Pessoa-Amorim [2]" w:date="2021-11-15T11:23:00Z">
          <w:r w:rsidR="00162CDF" w:rsidRPr="00D9517A" w:rsidDel="009746A2">
            <w:rPr>
              <w:rFonts w:ascii="Mulish" w:hAnsi="Mulish"/>
              <w:sz w:val="22"/>
              <w:rPrChange w:id="4267" w:author="Guilherme Pessoa-Amorim [2]" w:date="2021-11-16T13:46:00Z">
                <w:rPr/>
              </w:rPrChange>
            </w:rPr>
            <w:delText>gold</w:delText>
          </w:r>
        </w:del>
      </w:ins>
      <w:ins w:id="4268" w:author="Guilherme Pessoa-Amorim [2]" w:date="2021-11-15T11:23:00Z">
        <w:r w:rsidR="009746A2" w:rsidRPr="00D9517A">
          <w:rPr>
            <w:rFonts w:ascii="Mulish" w:hAnsi="Mulish"/>
            <w:sz w:val="22"/>
            <w:rPrChange w:id="4269" w:author="Guilherme Pessoa-Amorim [2]" w:date="2021-11-16T13:46:00Z">
              <w:rPr/>
            </w:rPrChange>
          </w:rPr>
          <w:t>reference</w:t>
        </w:r>
      </w:ins>
      <w:ins w:id="4270" w:author="Guilherme Pessoa-Amorim" w:date="2021-11-15T10:32:00Z">
        <w:r w:rsidR="00162CDF" w:rsidRPr="00D9517A">
          <w:rPr>
            <w:rFonts w:ascii="Mulish" w:hAnsi="Mulish"/>
            <w:sz w:val="22"/>
            <w:rPrChange w:id="4271" w:author="Guilherme Pessoa-Amorim [2]" w:date="2021-11-16T13:46:00Z">
              <w:rPr/>
            </w:rPrChange>
          </w:rPr>
          <w:t xml:space="preserve"> </w:t>
        </w:r>
      </w:ins>
      <w:r w:rsidRPr="00D9517A">
        <w:rPr>
          <w:rFonts w:ascii="Mulish" w:hAnsi="Mulish"/>
          <w:sz w:val="22"/>
          <w:rPrChange w:id="4272" w:author="Guilherme Pessoa-Amorim [2]" w:date="2021-11-16T13:46:00Z">
            <w:rPr/>
          </w:rPrChange>
        </w:rPr>
        <w:t>standard</w:t>
      </w:r>
      <w:r w:rsidR="006D5F6A" w:rsidRPr="00D9517A">
        <w:rPr>
          <w:rFonts w:ascii="Mulish" w:hAnsi="Mulish"/>
          <w:sz w:val="22"/>
          <w:rPrChange w:id="4273" w:author="Guilherme Pessoa-Amorim [2]" w:date="2021-11-16T13:46:00Z">
            <w:rPr/>
          </w:rPrChange>
        </w:rPr>
        <w:t xml:space="preserve"> for comparison against</w:t>
      </w:r>
      <w:r w:rsidRPr="00D9517A">
        <w:rPr>
          <w:rFonts w:ascii="Mulish" w:hAnsi="Mulish"/>
          <w:sz w:val="22"/>
          <w:rPrChange w:id="4274" w:author="Guilherme Pessoa-Amorim [2]" w:date="2021-11-16T13:46:00Z">
            <w:rPr/>
          </w:rPrChange>
        </w:rPr>
        <w:t xml:space="preserve"> the RCD </w:t>
      </w:r>
      <w:r w:rsidR="006D5F6A" w:rsidRPr="00D9517A">
        <w:rPr>
          <w:rFonts w:ascii="Mulish" w:hAnsi="Mulish"/>
          <w:sz w:val="22"/>
          <w:rPrChange w:id="4275" w:author="Guilherme Pessoa-Amorim [2]" w:date="2021-11-16T13:46:00Z">
            <w:rPr/>
          </w:rPrChange>
        </w:rPr>
        <w:t xml:space="preserve">source (see section </w:t>
      </w:r>
      <w:ins w:id="4276" w:author="Guilherme Pessoa-Amorim" w:date="2021-11-15T10:26:00Z">
        <w:r w:rsidR="00162CDF" w:rsidRPr="00D9517A">
          <w:rPr>
            <w:rFonts w:ascii="Mulish" w:hAnsi="Mulish"/>
            <w:sz w:val="22"/>
            <w:rPrChange w:id="4277" w:author="Guilherme Pessoa-Amorim [2]" w:date="2021-11-16T13:46:00Z">
              <w:rPr/>
            </w:rPrChange>
          </w:rPr>
          <w:fldChar w:fldCharType="begin"/>
        </w:r>
        <w:r w:rsidR="00162CDF" w:rsidRPr="00D9517A">
          <w:rPr>
            <w:rFonts w:ascii="Mulish" w:hAnsi="Mulish"/>
            <w:sz w:val="22"/>
            <w:rPrChange w:id="4278" w:author="Guilherme Pessoa-Amorim [2]" w:date="2021-11-16T13:46:00Z">
              <w:rPr/>
            </w:rPrChange>
          </w:rPr>
          <w:instrText xml:space="preserve"> REF _Ref87862878 \r \h </w:instrText>
        </w:r>
      </w:ins>
      <w:r w:rsidR="0053593C" w:rsidRPr="00D9517A">
        <w:rPr>
          <w:rFonts w:ascii="Mulish" w:hAnsi="Mulish"/>
          <w:sz w:val="22"/>
          <w:rPrChange w:id="4279" w:author="Guilherme Pessoa-Amorim [2]" w:date="2021-11-16T13:46:00Z">
            <w:rPr>
              <w:rFonts w:ascii="Mulish" w:hAnsi="Mulish"/>
            </w:rPr>
          </w:rPrChange>
        </w:rPr>
        <w:instrText xml:space="preserve"> \* MERGEFORMAT </w:instrText>
      </w:r>
      <w:r w:rsidR="00162CDF" w:rsidRPr="00D9517A">
        <w:rPr>
          <w:rFonts w:ascii="Mulish" w:hAnsi="Mulish"/>
          <w:sz w:val="22"/>
          <w:rPrChange w:id="4280" w:author="Guilherme Pessoa-Amorim [2]" w:date="2021-11-16T13:46:00Z">
            <w:rPr>
              <w:rFonts w:ascii="Mulish" w:hAnsi="Mulish"/>
              <w:sz w:val="22"/>
            </w:rPr>
          </w:rPrChange>
        </w:rPr>
      </w:r>
      <w:r w:rsidR="00162CDF" w:rsidRPr="00D9517A">
        <w:rPr>
          <w:rFonts w:ascii="Mulish" w:hAnsi="Mulish"/>
          <w:sz w:val="22"/>
          <w:rPrChange w:id="4281" w:author="Guilherme Pessoa-Amorim [2]" w:date="2021-11-16T13:46:00Z">
            <w:rPr/>
          </w:rPrChange>
        </w:rPr>
        <w:fldChar w:fldCharType="separate"/>
      </w:r>
      <w:ins w:id="4282" w:author="Guilherme Pessoa-Amorim [2]" w:date="2021-11-16T14:25:00Z">
        <w:r w:rsidR="003E336D">
          <w:rPr>
            <w:rFonts w:ascii="Mulish" w:hAnsi="Mulish"/>
            <w:sz w:val="22"/>
          </w:rPr>
          <w:t>6.2</w:t>
        </w:r>
      </w:ins>
      <w:ins w:id="4283" w:author="Guilherme Pessoa-Amorim" w:date="2021-11-15T10:26:00Z">
        <w:r w:rsidR="00162CDF" w:rsidRPr="00D9517A">
          <w:rPr>
            <w:rFonts w:ascii="Mulish" w:hAnsi="Mulish"/>
            <w:sz w:val="22"/>
            <w:rPrChange w:id="4284" w:author="Guilherme Pessoa-Amorim [2]" w:date="2021-11-16T13:46:00Z">
              <w:rPr/>
            </w:rPrChange>
          </w:rPr>
          <w:fldChar w:fldCharType="end"/>
        </w:r>
      </w:ins>
      <w:del w:id="4285" w:author="Guilherme Pessoa-Amorim" w:date="2021-11-15T10:26:00Z">
        <w:r w:rsidR="006D5F6A" w:rsidRPr="00D9517A" w:rsidDel="00162CDF">
          <w:rPr>
            <w:rFonts w:ascii="Mulish" w:hAnsi="Mulish"/>
            <w:sz w:val="22"/>
            <w:rPrChange w:id="4286" w:author="Guilherme Pessoa-Amorim [2]" w:date="2021-11-16T13:46:00Z">
              <w:rPr/>
            </w:rPrChange>
          </w:rPr>
          <w:delText>4.2</w:delText>
        </w:r>
      </w:del>
      <w:r w:rsidR="006D5F6A" w:rsidRPr="00D9517A">
        <w:rPr>
          <w:rFonts w:ascii="Mulish" w:hAnsi="Mulish"/>
          <w:sz w:val="22"/>
          <w:rPrChange w:id="4287" w:author="Guilherme Pessoa-Amorim [2]" w:date="2021-11-16T13:46:00Z">
            <w:rPr/>
          </w:rPrChange>
        </w:rPr>
        <w:t>)</w:t>
      </w:r>
      <w:r w:rsidRPr="00D9517A">
        <w:rPr>
          <w:rFonts w:ascii="Mulish" w:hAnsi="Mulish"/>
          <w:sz w:val="22"/>
          <w:rPrChange w:id="4288" w:author="Guilherme Pessoa-Amorim [2]" w:date="2021-11-16T13:46:00Z">
            <w:rPr/>
          </w:rPrChange>
        </w:rPr>
        <w:t>.</w:t>
      </w:r>
      <w:r w:rsidR="009746A2" w:rsidRPr="00D9517A">
        <w:rPr>
          <w:rFonts w:ascii="Mulish" w:hAnsi="Mulish"/>
          <w:sz w:val="22"/>
          <w:rPrChange w:id="4289" w:author="Guilherme Pessoa-Amorim [2]" w:date="2021-11-16T13:46:00Z">
            <w:rPr/>
          </w:rPrChange>
        </w:rPr>
        <w:fldChar w:fldCharType="begin"/>
      </w:r>
      <w:r w:rsidR="009746A2" w:rsidRPr="00D9517A">
        <w:rPr>
          <w:rFonts w:ascii="Mulish" w:hAnsi="Mulish"/>
          <w:sz w:val="22"/>
          <w:rPrChange w:id="4290" w:author="Guilherme Pessoa-Amorim [2]" w:date="2021-11-16T13:46:00Z">
            <w:rPr/>
          </w:rPrChange>
        </w:rPr>
        <w:instrText xml:space="preserve"> ADDIN ZOTERO_ITEM CSL_CITATION {"citationID":"Xm3ZREF1","properties":{"formattedCitation":"\\super 1\\nosupersub{}","plainCitation":"1","noteIndex":0},"citationItems":[{"id":15437,"uris":["http://zotero.org/users/5813034/items/FLRC97BZ"],"uri":["http://zotero.org/users/5813034/items/FLRC97BZ"],"itemData":{"id":15437,"type":"article","title":"FDA draft guidance for Industry: Real-World Data - Assessing  Electronic Health Records and  Medical Claims Data To  Support Regulatory Decision-Making for Drug and Biological  Products","author":[{"family":"Food and Drug Agency","given":""}],"issued":{"date-parts":[["2021",9]]}}}],"schema":"https://github.com/citation-style-language/schema/raw/master/csl-citation.json"} </w:instrText>
      </w:r>
      <w:r w:rsidR="009746A2" w:rsidRPr="00D9517A">
        <w:rPr>
          <w:rFonts w:ascii="Mulish" w:hAnsi="Mulish"/>
          <w:sz w:val="22"/>
          <w:rPrChange w:id="4291" w:author="Guilherme Pessoa-Amorim [2]" w:date="2021-11-16T13:46:00Z">
            <w:rPr/>
          </w:rPrChange>
        </w:rPr>
        <w:fldChar w:fldCharType="separate"/>
      </w:r>
      <w:r w:rsidR="009746A2" w:rsidRPr="00D9517A">
        <w:rPr>
          <w:rFonts w:ascii="Mulish" w:hAnsi="Mulish" w:cs="Calibri"/>
          <w:sz w:val="22"/>
          <w:vertAlign w:val="superscript"/>
          <w:rPrChange w:id="4292" w:author="Guilherme Pessoa-Amorim [2]" w:date="2021-11-16T13:46:00Z">
            <w:rPr>
              <w:rFonts w:ascii="Calibri" w:hAnsi="Calibri" w:cs="Calibri"/>
              <w:vertAlign w:val="superscript"/>
            </w:rPr>
          </w:rPrChange>
        </w:rPr>
        <w:t>1</w:t>
      </w:r>
      <w:r w:rsidR="009746A2" w:rsidRPr="00D9517A">
        <w:rPr>
          <w:rFonts w:ascii="Mulish" w:hAnsi="Mulish"/>
          <w:sz w:val="22"/>
          <w:rPrChange w:id="4293" w:author="Guilherme Pessoa-Amorim [2]" w:date="2021-11-16T13:46:00Z">
            <w:rPr/>
          </w:rPrChange>
        </w:rPr>
        <w:fldChar w:fldCharType="end"/>
      </w:r>
      <w:r w:rsidRPr="00D9517A">
        <w:rPr>
          <w:rFonts w:ascii="Mulish" w:hAnsi="Mulish"/>
          <w:sz w:val="22"/>
          <w:rPrChange w:id="4294" w:author="Guilherme Pessoa-Amorim [2]" w:date="2021-11-16T13:46:00Z">
            <w:rPr/>
          </w:rPrChange>
        </w:rPr>
        <w:t xml:space="preserve"> </w:t>
      </w:r>
    </w:p>
    <w:p w14:paraId="19FADE6C" w14:textId="77777777" w:rsidR="001F1A7F" w:rsidRPr="00D9517A" w:rsidRDefault="001F1A7F" w:rsidP="00ED0811">
      <w:pPr>
        <w:spacing w:line="360" w:lineRule="auto"/>
        <w:jc w:val="both"/>
        <w:rPr>
          <w:rFonts w:ascii="Mulish" w:hAnsi="Mulish"/>
          <w:sz w:val="22"/>
          <w:rPrChange w:id="4295" w:author="Guilherme Pessoa-Amorim [2]" w:date="2021-11-16T13:46:00Z">
            <w:rPr/>
          </w:rPrChange>
        </w:rPr>
      </w:pPr>
    </w:p>
    <w:p w14:paraId="48338770" w14:textId="35DAB029" w:rsidR="001F1A7F" w:rsidRPr="00D9517A" w:rsidRDefault="001F1A7F" w:rsidP="00ED0811">
      <w:pPr>
        <w:spacing w:line="360" w:lineRule="auto"/>
        <w:jc w:val="both"/>
        <w:rPr>
          <w:rFonts w:ascii="Mulish" w:hAnsi="Mulish"/>
          <w:sz w:val="22"/>
          <w:rPrChange w:id="4296" w:author="Guilherme Pessoa-Amorim [2]" w:date="2021-11-16T13:46:00Z">
            <w:rPr/>
          </w:rPrChange>
        </w:rPr>
      </w:pPr>
      <w:r w:rsidRPr="00D9517A">
        <w:rPr>
          <w:rFonts w:ascii="Mulish" w:hAnsi="Mulish"/>
          <w:sz w:val="22"/>
          <w:rPrChange w:id="4297" w:author="Guilherme Pessoa-Amorim [2]" w:date="2021-11-16T13:46:00Z">
            <w:rPr/>
          </w:rPrChange>
        </w:rPr>
        <w:t xml:space="preserve">RECOVERY has not pre-established a preferred method of medication data collection, and the two data sources available for this purpose are both RCD. Therefore analyses of these data will not consider a </w:t>
      </w:r>
      <w:del w:id="4298" w:author="Guilherme Pessoa-Amorim" w:date="2021-11-15T10:32:00Z">
        <w:r w:rsidRPr="00D9517A" w:rsidDel="00162CDF">
          <w:rPr>
            <w:rFonts w:ascii="Mulish" w:hAnsi="Mulish"/>
            <w:sz w:val="22"/>
            <w:rPrChange w:id="4299" w:author="Guilherme Pessoa-Amorim [2]" w:date="2021-11-16T13:46:00Z">
              <w:rPr/>
            </w:rPrChange>
          </w:rPr>
          <w:delText xml:space="preserve">criterion </w:delText>
        </w:r>
      </w:del>
      <w:ins w:id="4300" w:author="Guilherme Pessoa-Amorim" w:date="2021-11-15T10:32:00Z">
        <w:del w:id="4301" w:author="Guilherme Pessoa-Amorim [2]" w:date="2021-11-15T11:23:00Z">
          <w:r w:rsidR="00162CDF" w:rsidRPr="00D9517A" w:rsidDel="009746A2">
            <w:rPr>
              <w:rFonts w:ascii="Mulish" w:hAnsi="Mulish"/>
              <w:sz w:val="22"/>
              <w:rPrChange w:id="4302" w:author="Guilherme Pessoa-Amorim [2]" w:date="2021-11-16T13:46:00Z">
                <w:rPr/>
              </w:rPrChange>
            </w:rPr>
            <w:delText>gold</w:delText>
          </w:r>
        </w:del>
      </w:ins>
      <w:ins w:id="4303" w:author="Guilherme Pessoa-Amorim [2]" w:date="2021-11-15T11:23:00Z">
        <w:r w:rsidR="009746A2" w:rsidRPr="00D9517A">
          <w:rPr>
            <w:rFonts w:ascii="Mulish" w:hAnsi="Mulish"/>
            <w:sz w:val="22"/>
            <w:rPrChange w:id="4304" w:author="Guilherme Pessoa-Amorim [2]" w:date="2021-11-16T13:46:00Z">
              <w:rPr/>
            </w:rPrChange>
          </w:rPr>
          <w:t>reference</w:t>
        </w:r>
      </w:ins>
      <w:ins w:id="4305" w:author="Guilherme Pessoa-Amorim" w:date="2021-11-15T10:32:00Z">
        <w:r w:rsidR="00162CDF" w:rsidRPr="00D9517A">
          <w:rPr>
            <w:rFonts w:ascii="Mulish" w:hAnsi="Mulish"/>
            <w:sz w:val="22"/>
            <w:rPrChange w:id="4306" w:author="Guilherme Pessoa-Amorim [2]" w:date="2021-11-16T13:46:00Z">
              <w:rPr/>
            </w:rPrChange>
          </w:rPr>
          <w:t xml:space="preserve"> </w:t>
        </w:r>
      </w:ins>
      <w:r w:rsidRPr="00D9517A">
        <w:rPr>
          <w:rFonts w:ascii="Mulish" w:hAnsi="Mulish"/>
          <w:sz w:val="22"/>
          <w:rPrChange w:id="4307" w:author="Guilherme Pessoa-Amorim [2]" w:date="2021-11-16T13:46:00Z">
            <w:rPr/>
          </w:rPrChange>
        </w:rPr>
        <w:t>standard and will instead investigate how the two sources relate to each other</w:t>
      </w:r>
      <w:ins w:id="4308" w:author="Guilherme Pessoa-Amorim" w:date="2021-11-15T15:59:00Z">
        <w:r w:rsidR="00E81441" w:rsidRPr="003E336D">
          <w:rPr>
            <w:rFonts w:ascii="Mulish" w:hAnsi="Mulish"/>
            <w:sz w:val="22"/>
          </w:rPr>
          <w:t xml:space="preserve">, and if one can be considered best (see section </w:t>
        </w:r>
        <w:r w:rsidR="00E81441" w:rsidRPr="003E336D">
          <w:rPr>
            <w:rFonts w:ascii="Mulish" w:hAnsi="Mulish"/>
            <w:sz w:val="22"/>
          </w:rPr>
          <w:fldChar w:fldCharType="begin"/>
        </w:r>
        <w:r w:rsidR="00E81441" w:rsidRPr="00D9517A">
          <w:rPr>
            <w:rFonts w:ascii="Mulish" w:hAnsi="Mulish"/>
            <w:sz w:val="22"/>
          </w:rPr>
          <w:instrText xml:space="preserve"> REF _Ref87862878 \r \h </w:instrText>
        </w:r>
      </w:ins>
      <w:r w:rsidR="00042004" w:rsidRPr="00D9517A">
        <w:rPr>
          <w:rFonts w:ascii="Mulish" w:hAnsi="Mulish"/>
          <w:sz w:val="22"/>
        </w:rPr>
        <w:instrText xml:space="preserve"> \* MERGEFORMAT </w:instrText>
      </w:r>
      <w:r w:rsidR="00E81441" w:rsidRPr="003E336D">
        <w:rPr>
          <w:rFonts w:ascii="Mulish" w:hAnsi="Mulish"/>
          <w:sz w:val="22"/>
        </w:rPr>
      </w:r>
      <w:r w:rsidR="00E81441" w:rsidRPr="003E336D">
        <w:rPr>
          <w:rFonts w:ascii="Mulish" w:hAnsi="Mulish"/>
          <w:sz w:val="22"/>
          <w:rPrChange w:id="4309" w:author="Guilherme Pessoa-Amorim [2]" w:date="2021-11-16T13:46:00Z">
            <w:rPr>
              <w:rFonts w:ascii="Mulish" w:hAnsi="Mulish"/>
              <w:sz w:val="22"/>
            </w:rPr>
          </w:rPrChange>
        </w:rPr>
        <w:fldChar w:fldCharType="separate"/>
      </w:r>
      <w:ins w:id="4310" w:author="Guilherme Pessoa-Amorim [2]" w:date="2021-11-16T14:25:00Z">
        <w:r w:rsidR="003E336D">
          <w:rPr>
            <w:rFonts w:ascii="Mulish" w:hAnsi="Mulish"/>
            <w:sz w:val="22"/>
          </w:rPr>
          <w:t>6.2</w:t>
        </w:r>
      </w:ins>
      <w:ins w:id="4311" w:author="Guilherme Pessoa-Amorim" w:date="2021-11-15T15:59:00Z">
        <w:r w:rsidR="00E81441" w:rsidRPr="003E336D">
          <w:rPr>
            <w:rFonts w:ascii="Mulish" w:hAnsi="Mulish"/>
            <w:sz w:val="22"/>
          </w:rPr>
          <w:fldChar w:fldCharType="end"/>
        </w:r>
        <w:r w:rsidR="00E81441" w:rsidRPr="003E336D">
          <w:rPr>
            <w:rFonts w:ascii="Mulish" w:hAnsi="Mulish"/>
            <w:sz w:val="22"/>
          </w:rPr>
          <w:t>)</w:t>
        </w:r>
      </w:ins>
      <w:r w:rsidRPr="00D9517A">
        <w:rPr>
          <w:rFonts w:ascii="Mulish" w:hAnsi="Mulish"/>
          <w:sz w:val="22"/>
          <w:rPrChange w:id="4312" w:author="Guilherme Pessoa-Amorim [2]" w:date="2021-11-16T13:46:00Z">
            <w:rPr/>
          </w:rPrChange>
        </w:rPr>
        <w:t>.</w:t>
      </w:r>
    </w:p>
    <w:p w14:paraId="7BDFA1FC" w14:textId="77777777" w:rsidR="001F1A7F" w:rsidRPr="00D9517A" w:rsidRDefault="001F1A7F" w:rsidP="00ED0811">
      <w:pPr>
        <w:spacing w:line="360" w:lineRule="auto"/>
        <w:rPr>
          <w:rFonts w:ascii="Mulish" w:hAnsi="Mulish"/>
          <w:b/>
          <w:bCs/>
          <w:sz w:val="22"/>
          <w:rPrChange w:id="4313" w:author="Guilherme Pessoa-Amorim [2]" w:date="2021-11-16T13:46:00Z">
            <w:rPr>
              <w:b/>
              <w:bCs/>
            </w:rPr>
          </w:rPrChange>
        </w:rPr>
      </w:pPr>
    </w:p>
    <w:p w14:paraId="4D5639A1" w14:textId="4A45DAB5" w:rsidR="001F1A7F" w:rsidRPr="00D9517A" w:rsidRDefault="001F1A7F" w:rsidP="00ED0811">
      <w:pPr>
        <w:pStyle w:val="Heading3"/>
        <w:spacing w:line="360" w:lineRule="auto"/>
        <w:rPr>
          <w:rFonts w:ascii="Mulish" w:hAnsi="Mulish"/>
          <w:sz w:val="22"/>
          <w:rPrChange w:id="4314" w:author="Guilherme Pessoa-Amorim [2]" w:date="2021-11-16T13:46:00Z">
            <w:rPr/>
          </w:rPrChange>
        </w:rPr>
      </w:pPr>
      <w:bookmarkStart w:id="4315" w:name="_Ref87887212"/>
      <w:bookmarkStart w:id="4316" w:name="_Ref87890700"/>
      <w:bookmarkStart w:id="4317" w:name="_Toc87965186"/>
      <w:r w:rsidRPr="00D9517A">
        <w:rPr>
          <w:rFonts w:ascii="Mulish" w:hAnsi="Mulish"/>
          <w:sz w:val="22"/>
          <w:rPrChange w:id="4318" w:author="Guilherme Pessoa-Amorim [2]" w:date="2021-11-16T13:46:00Z">
            <w:rPr/>
          </w:rPrChange>
        </w:rPr>
        <w:t>Definition of time periods</w:t>
      </w:r>
      <w:r w:rsidR="00EE01F8" w:rsidRPr="00D9517A">
        <w:rPr>
          <w:rFonts w:ascii="Mulish" w:hAnsi="Mulish"/>
          <w:sz w:val="22"/>
          <w:rPrChange w:id="4319" w:author="Guilherme Pessoa-Amorim [2]" w:date="2021-11-16T13:46:00Z">
            <w:rPr/>
          </w:rPrChange>
        </w:rPr>
        <w:t xml:space="preserve"> and time points</w:t>
      </w:r>
      <w:bookmarkEnd w:id="4315"/>
      <w:bookmarkEnd w:id="4316"/>
      <w:bookmarkEnd w:id="4317"/>
    </w:p>
    <w:p w14:paraId="1A063179" w14:textId="5A358401" w:rsidR="00EE01F8" w:rsidRPr="00D9517A" w:rsidRDefault="00EE01F8" w:rsidP="00ED0811">
      <w:pPr>
        <w:spacing w:line="360" w:lineRule="auto"/>
        <w:jc w:val="both"/>
        <w:rPr>
          <w:rFonts w:ascii="Mulish" w:hAnsi="Mulish"/>
          <w:sz w:val="22"/>
          <w:rPrChange w:id="4320" w:author="Guilherme Pessoa-Amorim [2]" w:date="2021-11-16T13:46:00Z">
            <w:rPr/>
          </w:rPrChange>
        </w:rPr>
      </w:pPr>
    </w:p>
    <w:p w14:paraId="225787FA" w14:textId="4EBCA927" w:rsidR="0037403B" w:rsidRPr="00D9517A" w:rsidRDefault="0037403B" w:rsidP="00ED0811">
      <w:pPr>
        <w:spacing w:line="360" w:lineRule="auto"/>
        <w:jc w:val="both"/>
        <w:rPr>
          <w:rFonts w:ascii="Mulish" w:hAnsi="Mulish"/>
          <w:sz w:val="22"/>
          <w:rPrChange w:id="4321" w:author="Guilherme Pessoa-Amorim [2]" w:date="2021-11-16T13:46:00Z">
            <w:rPr/>
          </w:rPrChange>
        </w:rPr>
      </w:pPr>
      <w:r w:rsidRPr="00D9517A">
        <w:rPr>
          <w:rFonts w:ascii="Mulish" w:hAnsi="Mulish"/>
          <w:sz w:val="22"/>
          <w:rPrChange w:id="4322" w:author="Guilherme Pessoa-Amorim [2]" w:date="2021-11-16T13:46:00Z">
            <w:rPr/>
          </w:rPrChange>
        </w:rPr>
        <w:t xml:space="preserve">Concomitant medications can be recorded either as those a participant is currently taking at a single </w:t>
      </w:r>
      <w:r w:rsidR="006D5F6A" w:rsidRPr="00D9517A">
        <w:rPr>
          <w:rFonts w:ascii="Mulish" w:hAnsi="Mulish"/>
          <w:sz w:val="22"/>
          <w:rPrChange w:id="4323" w:author="Guilherme Pessoa-Amorim [2]" w:date="2021-11-16T13:46:00Z">
            <w:rPr/>
          </w:rPrChange>
        </w:rPr>
        <w:t xml:space="preserve">discrete </w:t>
      </w:r>
      <w:r w:rsidRPr="00D9517A">
        <w:rPr>
          <w:rFonts w:ascii="Mulish" w:hAnsi="Mulish"/>
          <w:sz w:val="22"/>
          <w:rPrChange w:id="4324" w:author="Guilherme Pessoa-Amorim [2]" w:date="2021-11-16T13:46:00Z">
            <w:rPr/>
          </w:rPrChange>
        </w:rPr>
        <w:t>time point (a study visit)</w:t>
      </w:r>
      <w:r w:rsidR="00BC484B" w:rsidRPr="00D9517A">
        <w:rPr>
          <w:rFonts w:ascii="Mulish" w:hAnsi="Mulish"/>
          <w:sz w:val="22"/>
          <w:rPrChange w:id="4325" w:author="Guilherme Pessoa-Amorim [2]" w:date="2021-11-16T13:46:00Z">
            <w:rPr/>
          </w:rPrChange>
        </w:rPr>
        <w:t>,</w:t>
      </w:r>
      <w:r w:rsidRPr="00D9517A">
        <w:rPr>
          <w:rFonts w:ascii="Mulish" w:hAnsi="Mulish"/>
          <w:sz w:val="22"/>
          <w:rPrChange w:id="4326" w:author="Guilherme Pessoa-Amorim [2]" w:date="2021-11-16T13:46:00Z">
            <w:rPr/>
          </w:rPrChange>
        </w:rPr>
        <w:t xml:space="preserve"> or those that were taken during a time period of interest</w:t>
      </w:r>
      <w:r w:rsidR="00BC484B" w:rsidRPr="00D9517A">
        <w:rPr>
          <w:rFonts w:ascii="Mulish" w:hAnsi="Mulish"/>
          <w:sz w:val="22"/>
          <w:rPrChange w:id="4327" w:author="Guilherme Pessoa-Amorim [2]" w:date="2021-11-16T13:46:00Z">
            <w:rPr/>
          </w:rPrChange>
        </w:rPr>
        <w:t xml:space="preserve"> (exposure window)</w:t>
      </w:r>
      <w:r w:rsidRPr="00D9517A">
        <w:rPr>
          <w:rFonts w:ascii="Mulish" w:hAnsi="Mulish"/>
          <w:sz w:val="22"/>
          <w:rPrChange w:id="4328" w:author="Guilherme Pessoa-Amorim [2]" w:date="2021-11-16T13:46:00Z">
            <w:rPr/>
          </w:rPrChange>
        </w:rPr>
        <w:t xml:space="preserve">. </w:t>
      </w:r>
    </w:p>
    <w:p w14:paraId="4063EE94" w14:textId="77777777" w:rsidR="0037403B" w:rsidRPr="00D9517A" w:rsidRDefault="0037403B" w:rsidP="00ED0811">
      <w:pPr>
        <w:spacing w:line="360" w:lineRule="auto"/>
        <w:jc w:val="both"/>
        <w:rPr>
          <w:rFonts w:ascii="Mulish" w:hAnsi="Mulish"/>
          <w:sz w:val="22"/>
          <w:rPrChange w:id="4329" w:author="Guilherme Pessoa-Amorim [2]" w:date="2021-11-16T13:46:00Z">
            <w:rPr/>
          </w:rPrChange>
        </w:rPr>
      </w:pPr>
    </w:p>
    <w:p w14:paraId="52161399" w14:textId="730B8465" w:rsidR="00990EB5" w:rsidRPr="00D9517A" w:rsidDel="00E81441" w:rsidRDefault="0037403B" w:rsidP="00ED0811">
      <w:pPr>
        <w:spacing w:line="360" w:lineRule="auto"/>
        <w:jc w:val="both"/>
        <w:rPr>
          <w:del w:id="4330" w:author="Guilherme Pessoa-Amorim" w:date="2021-11-15T15:57:00Z"/>
          <w:rFonts w:ascii="Mulish" w:hAnsi="Mulish"/>
          <w:sz w:val="22"/>
          <w:rPrChange w:id="4331" w:author="Guilherme Pessoa-Amorim [2]" w:date="2021-11-16T13:46:00Z">
            <w:rPr>
              <w:del w:id="4332" w:author="Guilherme Pessoa-Amorim" w:date="2021-11-15T15:57:00Z"/>
            </w:rPr>
          </w:rPrChange>
        </w:rPr>
      </w:pPr>
      <w:r w:rsidRPr="00D9517A">
        <w:rPr>
          <w:rFonts w:ascii="Mulish" w:hAnsi="Mulish"/>
          <w:sz w:val="22"/>
          <w:rPrChange w:id="4333" w:author="Guilherme Pessoa-Amorim [2]" w:date="2021-11-16T13:46:00Z">
            <w:rPr/>
          </w:rPrChange>
        </w:rPr>
        <w:t xml:space="preserve">Trials are </w:t>
      </w:r>
      <w:r w:rsidR="00BC484B" w:rsidRPr="00D9517A">
        <w:rPr>
          <w:rFonts w:ascii="Mulish" w:hAnsi="Mulish"/>
          <w:sz w:val="22"/>
          <w:rPrChange w:id="4334" w:author="Guilherme Pessoa-Amorim [2]" w:date="2021-11-16T13:46:00Z">
            <w:rPr/>
          </w:rPrChange>
        </w:rPr>
        <w:t>typically</w:t>
      </w:r>
      <w:r w:rsidRPr="00D9517A">
        <w:rPr>
          <w:rFonts w:ascii="Mulish" w:hAnsi="Mulish"/>
          <w:sz w:val="22"/>
          <w:rPrChange w:id="4335" w:author="Guilherme Pessoa-Amorim [2]" w:date="2021-11-16T13:46:00Z">
            <w:rPr/>
          </w:rPrChange>
        </w:rPr>
        <w:t xml:space="preserve"> interested in medications taken at </w:t>
      </w:r>
      <w:r w:rsidR="00990EB5" w:rsidRPr="00D9517A">
        <w:rPr>
          <w:rFonts w:ascii="Mulish" w:hAnsi="Mulish"/>
          <w:sz w:val="22"/>
          <w:rPrChange w:id="4336" w:author="Guilherme Pessoa-Amorim [2]" w:date="2021-11-16T13:46:00Z">
            <w:rPr/>
          </w:rPrChange>
        </w:rPr>
        <w:t xml:space="preserve">or shortly before </w:t>
      </w:r>
      <w:r w:rsidRPr="00D9517A">
        <w:rPr>
          <w:rFonts w:ascii="Mulish" w:hAnsi="Mulish"/>
          <w:sz w:val="22"/>
          <w:rPrChange w:id="4337" w:author="Guilherme Pessoa-Amorim [2]" w:date="2021-11-16T13:46:00Z">
            <w:rPr/>
          </w:rPrChange>
        </w:rPr>
        <w:t xml:space="preserve">randomisation, and any changes that happen afterwards (during </w:t>
      </w:r>
      <w:r w:rsidR="00990EB5" w:rsidRPr="00D9517A">
        <w:rPr>
          <w:rFonts w:ascii="Mulish" w:hAnsi="Mulish"/>
          <w:sz w:val="22"/>
          <w:rPrChange w:id="4338" w:author="Guilherme Pessoa-Amorim [2]" w:date="2021-11-16T13:46:00Z">
            <w:rPr/>
          </w:rPrChange>
        </w:rPr>
        <w:t>a specified</w:t>
      </w:r>
      <w:r w:rsidRPr="00D9517A">
        <w:rPr>
          <w:rFonts w:ascii="Mulish" w:hAnsi="Mulish"/>
          <w:sz w:val="22"/>
          <w:rPrChange w:id="4339" w:author="Guilherme Pessoa-Amorim [2]" w:date="2021-11-16T13:46:00Z">
            <w:rPr/>
          </w:rPrChange>
        </w:rPr>
        <w:t xml:space="preserve"> follow-up period)</w:t>
      </w:r>
      <w:r w:rsidR="00990EB5" w:rsidRPr="00D9517A">
        <w:rPr>
          <w:rFonts w:ascii="Mulish" w:hAnsi="Mulish"/>
          <w:sz w:val="22"/>
          <w:rPrChange w:id="4340" w:author="Guilherme Pessoa-Amorim [2]" w:date="2021-11-16T13:46:00Z">
            <w:rPr/>
          </w:rPrChange>
        </w:rPr>
        <w:t>. Hence, this study</w:t>
      </w:r>
      <w:ins w:id="4341" w:author="Guilherme Pessoa-Amorim" w:date="2021-11-15T16:05:00Z">
        <w:r w:rsidR="00ED0811" w:rsidRPr="003E336D">
          <w:rPr>
            <w:rFonts w:ascii="Mulish" w:hAnsi="Mulish"/>
            <w:sz w:val="22"/>
          </w:rPr>
          <w:t xml:space="preserve"> </w:t>
        </w:r>
      </w:ins>
      <w:del w:id="4342" w:author="Guilherme Pessoa-Amorim" w:date="2021-11-15T16:05:00Z">
        <w:r w:rsidR="00990EB5" w:rsidRPr="00D9517A" w:rsidDel="00ED0811">
          <w:rPr>
            <w:rFonts w:ascii="Mulish" w:hAnsi="Mulish"/>
            <w:sz w:val="22"/>
            <w:rPrChange w:id="4343" w:author="Guilherme Pessoa-Amorim [2]" w:date="2021-11-16T13:46:00Z">
              <w:rPr/>
            </w:rPrChange>
          </w:rPr>
          <w:delText xml:space="preserve"> </w:delText>
        </w:r>
      </w:del>
    </w:p>
    <w:p w14:paraId="3F1272DC" w14:textId="15F1A816" w:rsidR="00990EB5" w:rsidRPr="00D9517A" w:rsidRDefault="00990EB5" w:rsidP="00ED0811">
      <w:pPr>
        <w:spacing w:line="360" w:lineRule="auto"/>
        <w:jc w:val="both"/>
        <w:rPr>
          <w:rFonts w:ascii="Mulish" w:hAnsi="Mulish"/>
          <w:sz w:val="22"/>
          <w:rPrChange w:id="4344" w:author="Guilherme Pessoa-Amorim [2]" w:date="2021-11-16T13:46:00Z">
            <w:rPr/>
          </w:rPrChange>
        </w:rPr>
      </w:pPr>
      <w:r w:rsidRPr="00D9517A">
        <w:rPr>
          <w:rFonts w:ascii="Mulish" w:hAnsi="Mulish"/>
          <w:sz w:val="22"/>
          <w:rPrChange w:id="4345" w:author="Guilherme Pessoa-Amorim [2]" w:date="2021-11-16T13:46:00Z">
            <w:rPr/>
          </w:rPrChange>
        </w:rPr>
        <w:t xml:space="preserve">will </w:t>
      </w:r>
      <w:del w:id="4346" w:author="Guilherme Pessoa-Amorim" w:date="2021-11-15T16:04:00Z">
        <w:r w:rsidRPr="00D9517A" w:rsidDel="00ED0811">
          <w:rPr>
            <w:rFonts w:ascii="Mulish" w:hAnsi="Mulish"/>
            <w:sz w:val="22"/>
            <w:rPrChange w:id="4347" w:author="Guilherme Pessoa-Amorim [2]" w:date="2021-11-16T13:46:00Z">
              <w:rPr/>
            </w:rPrChange>
          </w:rPr>
          <w:delText>generally consider two distinct time periods</w:delText>
        </w:r>
      </w:del>
      <w:ins w:id="4348" w:author="Guilherme Pessoa-Amorim" w:date="2021-11-15T16:04:00Z">
        <w:r w:rsidR="00ED0811" w:rsidRPr="003E336D">
          <w:rPr>
            <w:rFonts w:ascii="Mulish" w:hAnsi="Mulish"/>
            <w:sz w:val="22"/>
          </w:rPr>
          <w:t xml:space="preserve">generally consider 1) a discrete </w:t>
        </w:r>
      </w:ins>
      <w:del w:id="4349" w:author="Guilherme Pessoa-Amorim" w:date="2021-11-15T16:04:00Z">
        <w:r w:rsidRPr="00D9517A" w:rsidDel="00ED0811">
          <w:rPr>
            <w:rFonts w:ascii="Mulish" w:hAnsi="Mulish"/>
            <w:sz w:val="22"/>
            <w:rPrChange w:id="4350" w:author="Guilherme Pessoa-Amorim [2]" w:date="2021-11-16T13:46:00Z">
              <w:rPr/>
            </w:rPrChange>
          </w:rPr>
          <w:delText xml:space="preserve">: 1) </w:delText>
        </w:r>
      </w:del>
      <w:r w:rsidRPr="00D9517A">
        <w:rPr>
          <w:rFonts w:ascii="Mulish" w:hAnsi="Mulish"/>
          <w:sz w:val="22"/>
          <w:rPrChange w:id="4351" w:author="Guilherme Pessoa-Amorim [2]" w:date="2021-11-16T13:46:00Z">
            <w:rPr/>
          </w:rPrChange>
        </w:rPr>
        <w:t>pre-randomisation</w:t>
      </w:r>
      <w:ins w:id="4352" w:author="Guilherme Pessoa-Amorim" w:date="2021-11-15T16:04:00Z">
        <w:r w:rsidR="00ED0811" w:rsidRPr="003E336D">
          <w:rPr>
            <w:rFonts w:ascii="Mulish" w:hAnsi="Mulish"/>
            <w:sz w:val="22"/>
          </w:rPr>
          <w:t xml:space="preserve"> time point</w:t>
        </w:r>
      </w:ins>
      <w:r w:rsidRPr="00D9517A">
        <w:rPr>
          <w:rFonts w:ascii="Mulish" w:hAnsi="Mulish"/>
          <w:sz w:val="22"/>
          <w:rPrChange w:id="4353" w:author="Guilherme Pessoa-Amorim [2]" w:date="2021-11-16T13:46:00Z">
            <w:rPr/>
          </w:rPrChange>
        </w:rPr>
        <w:t xml:space="preserve">, and 2) </w:t>
      </w:r>
      <w:ins w:id="4354" w:author="Guilherme Pessoa-Amorim" w:date="2021-11-15T16:05:00Z">
        <w:r w:rsidR="00ED0811" w:rsidRPr="003E336D">
          <w:rPr>
            <w:rFonts w:ascii="Mulish" w:hAnsi="Mulish"/>
            <w:sz w:val="22"/>
          </w:rPr>
          <w:t xml:space="preserve">a </w:t>
        </w:r>
      </w:ins>
      <w:r w:rsidRPr="00D9517A">
        <w:rPr>
          <w:rFonts w:ascii="Mulish" w:hAnsi="Mulish"/>
          <w:sz w:val="22"/>
          <w:rPrChange w:id="4355" w:author="Guilherme Pessoa-Amorim [2]" w:date="2021-11-16T13:46:00Z">
            <w:rPr/>
          </w:rPrChange>
        </w:rPr>
        <w:t>post-randomisation</w:t>
      </w:r>
      <w:ins w:id="4356" w:author="Guilherme Pessoa-Amorim" w:date="2021-11-15T16:05:00Z">
        <w:r w:rsidR="00ED0811" w:rsidRPr="003E336D">
          <w:rPr>
            <w:rFonts w:ascii="Mulish" w:hAnsi="Mulish"/>
            <w:sz w:val="22"/>
          </w:rPr>
          <w:t xml:space="preserve"> time period</w:t>
        </w:r>
      </w:ins>
      <w:r w:rsidR="00FF168B" w:rsidRPr="00D9517A">
        <w:rPr>
          <w:rFonts w:ascii="Mulish" w:hAnsi="Mulish"/>
          <w:sz w:val="22"/>
          <w:szCs w:val="22"/>
          <w:rPrChange w:id="4357" w:author="Guilherme Pessoa-Amorim [2]" w:date="2021-11-16T13:46:00Z">
            <w:rPr/>
          </w:rPrChange>
        </w:rPr>
        <w:t>.</w:t>
      </w:r>
      <w:r w:rsidR="00FF168B" w:rsidRPr="00D9517A">
        <w:rPr>
          <w:rFonts w:ascii="Mulish" w:hAnsi="Mulish"/>
          <w:sz w:val="22"/>
          <w:rPrChange w:id="4358" w:author="Guilherme Pessoa-Amorim [2]" w:date="2021-11-16T13:46:00Z">
            <w:rPr/>
          </w:rPrChange>
        </w:rPr>
        <w:t xml:space="preserve"> P</w:t>
      </w:r>
      <w:r w:rsidRPr="00D9517A">
        <w:rPr>
          <w:rFonts w:ascii="Mulish" w:hAnsi="Mulish"/>
          <w:sz w:val="22"/>
          <w:rPrChange w:id="4359" w:author="Guilherme Pessoa-Amorim [2]" w:date="2021-11-16T13:46:00Z">
            <w:rPr/>
          </w:rPrChange>
        </w:rPr>
        <w:t>recise definitions will differ for each trial, based on specific protocol considerations</w:t>
      </w:r>
      <w:del w:id="4360" w:author="Guilherme Pessoa-Amorim" w:date="2021-11-15T16:05:00Z">
        <w:r w:rsidRPr="00D9517A" w:rsidDel="00ED0811">
          <w:rPr>
            <w:rFonts w:ascii="Mulish" w:hAnsi="Mulish"/>
            <w:sz w:val="22"/>
            <w:rPrChange w:id="4361" w:author="Guilherme Pessoa-Amorim [2]" w:date="2021-11-16T13:46:00Z">
              <w:rPr/>
            </w:rPrChange>
          </w:rPr>
          <w:delText>:</w:delText>
        </w:r>
      </w:del>
      <w:ins w:id="4362" w:author="Guilherme Pessoa-Amorim" w:date="2021-11-15T16:05:00Z">
        <w:r w:rsidR="00ED0811" w:rsidRPr="003E336D">
          <w:rPr>
            <w:rFonts w:ascii="Mulish" w:hAnsi="Mulish"/>
            <w:sz w:val="22"/>
          </w:rPr>
          <w:t>, and additional time points will also be considered in ORION-4:</w:t>
        </w:r>
      </w:ins>
    </w:p>
    <w:p w14:paraId="77892FE2" w14:textId="77777777" w:rsidR="00990EB5" w:rsidRPr="00D9517A" w:rsidRDefault="00990EB5" w:rsidP="00ED0811">
      <w:pPr>
        <w:spacing w:line="360" w:lineRule="auto"/>
        <w:jc w:val="both"/>
        <w:rPr>
          <w:rFonts w:ascii="Mulish" w:hAnsi="Mulish"/>
          <w:sz w:val="22"/>
          <w:rPrChange w:id="4363" w:author="Guilherme Pessoa-Amorim [2]" w:date="2021-11-16T13:46:00Z">
            <w:rPr/>
          </w:rPrChange>
        </w:rPr>
      </w:pPr>
    </w:p>
    <w:p w14:paraId="09AACAB6" w14:textId="5D347D8E" w:rsidR="003C3F18" w:rsidRPr="003E336D" w:rsidRDefault="00990EB5">
      <w:pPr>
        <w:pStyle w:val="ListParagraph"/>
        <w:numPr>
          <w:ilvl w:val="0"/>
          <w:numId w:val="24"/>
        </w:numPr>
        <w:spacing w:line="360" w:lineRule="auto"/>
        <w:jc w:val="both"/>
        <w:rPr>
          <w:ins w:id="4364" w:author="Guilherme Pessoa-Amorim" w:date="2021-11-15T16:32:00Z"/>
          <w:rFonts w:ascii="Mulish" w:hAnsi="Mulish"/>
          <w:sz w:val="22"/>
        </w:rPr>
        <w:pPrChange w:id="4365" w:author="Guilherme Pessoa-Amorim" w:date="2021-11-15T16:05:00Z">
          <w:pPr>
            <w:spacing w:line="360" w:lineRule="auto"/>
            <w:jc w:val="both"/>
          </w:pPr>
        </w:pPrChange>
      </w:pPr>
      <w:r w:rsidRPr="00D9517A">
        <w:rPr>
          <w:rFonts w:ascii="Mulish" w:hAnsi="Mulish"/>
          <w:sz w:val="22"/>
          <w:rPrChange w:id="4366" w:author="Guilherme Pessoa-Amorim [2]" w:date="2021-11-16T13:46:00Z">
            <w:rPr/>
          </w:rPrChange>
        </w:rPr>
        <w:t>RECOVERY and AMALFI do not have study visits</w:t>
      </w:r>
      <w:r w:rsidR="00BC484B" w:rsidRPr="00D9517A">
        <w:rPr>
          <w:rFonts w:ascii="Mulish" w:hAnsi="Mulish"/>
          <w:sz w:val="22"/>
          <w:rPrChange w:id="4367" w:author="Guilherme Pessoa-Amorim [2]" w:date="2021-11-16T13:46:00Z">
            <w:rPr/>
          </w:rPrChange>
        </w:rPr>
        <w:t>,</w:t>
      </w:r>
      <w:r w:rsidRPr="00D9517A">
        <w:rPr>
          <w:rFonts w:ascii="Mulish" w:hAnsi="Mulish"/>
          <w:sz w:val="22"/>
          <w:rPrChange w:id="4368" w:author="Guilherme Pessoa-Amorim [2]" w:date="2021-11-16T13:46:00Z">
            <w:rPr/>
          </w:rPrChange>
        </w:rPr>
        <w:t xml:space="preserve"> and are collect</w:t>
      </w:r>
      <w:r w:rsidR="006D5F6A" w:rsidRPr="00D9517A">
        <w:rPr>
          <w:rFonts w:ascii="Mulish" w:hAnsi="Mulish"/>
          <w:sz w:val="22"/>
          <w:rPrChange w:id="4369" w:author="Guilherme Pessoa-Amorim [2]" w:date="2021-11-16T13:46:00Z">
            <w:rPr/>
          </w:rPrChange>
        </w:rPr>
        <w:t>ing</w:t>
      </w:r>
      <w:r w:rsidRPr="00D9517A">
        <w:rPr>
          <w:rFonts w:ascii="Mulish" w:hAnsi="Mulish"/>
          <w:sz w:val="22"/>
          <w:rPrChange w:id="4370" w:author="Guilherme Pessoa-Amorim [2]" w:date="2021-11-16T13:46:00Z">
            <w:rPr/>
          </w:rPrChange>
        </w:rPr>
        <w:t xml:space="preserve"> information on concomitant medications</w:t>
      </w:r>
      <w:r w:rsidR="006D5F6A" w:rsidRPr="00D9517A">
        <w:rPr>
          <w:rFonts w:ascii="Mulish" w:hAnsi="Mulish"/>
          <w:sz w:val="22"/>
          <w:rPrChange w:id="4371" w:author="Guilherme Pessoa-Amorim [2]" w:date="2021-11-16T13:46:00Z">
            <w:rPr/>
          </w:rPrChange>
        </w:rPr>
        <w:t xml:space="preserve"> from data extracts only (not at discrete time points)</w:t>
      </w:r>
      <w:r w:rsidR="00BC484B" w:rsidRPr="00D9517A">
        <w:rPr>
          <w:rFonts w:ascii="Mulish" w:hAnsi="Mulish"/>
          <w:sz w:val="22"/>
          <w:rPrChange w:id="4372" w:author="Guilherme Pessoa-Amorim [2]" w:date="2021-11-16T13:46:00Z">
            <w:rPr/>
          </w:rPrChange>
        </w:rPr>
        <w:t xml:space="preserve"> </w:t>
      </w:r>
      <w:r w:rsidRPr="00D9517A">
        <w:rPr>
          <w:rFonts w:ascii="Mulish" w:hAnsi="Mulish"/>
          <w:sz w:val="22"/>
          <w:rPrChange w:id="4373" w:author="Guilherme Pessoa-Amorim [2]" w:date="2021-11-16T13:46:00Z">
            <w:rPr/>
          </w:rPrChange>
        </w:rPr>
        <w:t>– therefore,</w:t>
      </w:r>
      <w:del w:id="4374" w:author="Guilherme Pessoa-Amorim" w:date="2021-11-15T16:00:00Z">
        <w:r w:rsidRPr="00D9517A" w:rsidDel="00E81441">
          <w:rPr>
            <w:rFonts w:ascii="Mulish" w:hAnsi="Mulish"/>
            <w:sz w:val="22"/>
            <w:rPrChange w:id="4375" w:author="Guilherme Pessoa-Amorim [2]" w:date="2021-11-16T13:46:00Z">
              <w:rPr/>
            </w:rPrChange>
          </w:rPr>
          <w:delText xml:space="preserve"> only time periods (rather than time points) can be considered for analysis (figure </w:delText>
        </w:r>
        <w:r w:rsidR="008173E1" w:rsidRPr="00D9517A" w:rsidDel="00E81441">
          <w:rPr>
            <w:rFonts w:ascii="Mulish" w:hAnsi="Mulish"/>
            <w:sz w:val="22"/>
            <w:rPrChange w:id="4376" w:author="Guilherme Pessoa-Amorim [2]" w:date="2021-11-16T13:46:00Z">
              <w:rPr/>
            </w:rPrChange>
          </w:rPr>
          <w:delText>1</w:delText>
        </w:r>
        <w:r w:rsidRPr="00D9517A" w:rsidDel="00E81441">
          <w:rPr>
            <w:rFonts w:ascii="Mulish" w:hAnsi="Mulish"/>
            <w:sz w:val="22"/>
            <w:rPrChange w:id="4377" w:author="Guilherme Pessoa-Amorim [2]" w:date="2021-11-16T13:46:00Z">
              <w:rPr/>
            </w:rPrChange>
          </w:rPr>
          <w:delText>)</w:delText>
        </w:r>
      </w:del>
      <w:r w:rsidR="00E81441" w:rsidRPr="003E336D">
        <w:rPr>
          <w:rFonts w:ascii="Mulish" w:hAnsi="Mulish"/>
          <w:sz w:val="22"/>
        </w:rPr>
        <w:t xml:space="preserve"> for these two studies only a pre-randomisation time point will be considered, along with </w:t>
      </w:r>
      <w:ins w:id="4378" w:author="Guilherme Pessoa-Amorim" w:date="2021-11-15T16:03:00Z">
        <w:r w:rsidR="00ED0811" w:rsidRPr="003E336D">
          <w:rPr>
            <w:rFonts w:ascii="Mulish" w:hAnsi="Mulish"/>
            <w:sz w:val="22"/>
          </w:rPr>
          <w:t xml:space="preserve">a </w:t>
        </w:r>
      </w:ins>
      <w:del w:id="4379" w:author="Guilherme Pessoa-Amorim" w:date="2021-11-15T16:03:00Z">
        <w:r w:rsidR="00E81441" w:rsidRPr="003E336D" w:rsidDel="00ED0811">
          <w:rPr>
            <w:rFonts w:ascii="Mulish" w:hAnsi="Mulish"/>
            <w:sz w:val="22"/>
          </w:rPr>
          <w:delText xml:space="preserve">pre-randomisation and </w:delText>
        </w:r>
      </w:del>
      <w:r w:rsidR="00E81441" w:rsidRPr="003E336D">
        <w:rPr>
          <w:rFonts w:ascii="Mulish" w:hAnsi="Mulish"/>
          <w:sz w:val="22"/>
        </w:rPr>
        <w:t>post-randomisation time period</w:t>
      </w:r>
      <w:del w:id="4380" w:author="Guilherme Pessoa-Amorim" w:date="2021-11-15T16:05:00Z">
        <w:r w:rsidR="00E81441" w:rsidRPr="00D9517A" w:rsidDel="00ED0811">
          <w:rPr>
            <w:rFonts w:ascii="Mulish" w:hAnsi="Mulish"/>
            <w:sz w:val="22"/>
          </w:rPr>
          <w:delText>s</w:delText>
        </w:r>
      </w:del>
      <w:r w:rsidR="00E81441" w:rsidRPr="00D9517A">
        <w:rPr>
          <w:rFonts w:ascii="Mulish" w:hAnsi="Mulish"/>
          <w:sz w:val="22"/>
        </w:rPr>
        <w:t xml:space="preserve"> (</w:t>
      </w:r>
      <w:r w:rsidR="00E81441" w:rsidRPr="00D9517A">
        <w:rPr>
          <w:rFonts w:ascii="Mulish" w:hAnsi="Mulish"/>
          <w:sz w:val="22"/>
          <w:szCs w:val="22"/>
        </w:rPr>
        <w:t xml:space="preserve">see </w:t>
      </w:r>
      <w:ins w:id="4381" w:author="Guilherme Pessoa-Amorim" w:date="2021-11-15T16:03:00Z">
        <w:r w:rsidR="00ED0811" w:rsidRPr="00D9517A">
          <w:rPr>
            <w:rFonts w:ascii="Mulish" w:hAnsi="Mulish"/>
            <w:sz w:val="22"/>
            <w:szCs w:val="22"/>
            <w:rPrChange w:id="4382" w:author="Guilherme Pessoa-Amorim [2]" w:date="2021-11-16T13:46:00Z">
              <w:rPr>
                <w:rFonts w:ascii="Mulish" w:hAnsi="Mulish"/>
                <w:sz w:val="22"/>
                <w:szCs w:val="22"/>
              </w:rPr>
            </w:rPrChange>
          </w:rPr>
          <w:fldChar w:fldCharType="begin"/>
        </w:r>
        <w:r w:rsidR="00ED0811" w:rsidRPr="00D9517A">
          <w:rPr>
            <w:rFonts w:ascii="Mulish" w:hAnsi="Mulish"/>
            <w:sz w:val="22"/>
            <w:szCs w:val="22"/>
          </w:rPr>
          <w:instrText xml:space="preserve"> REF _Ref87884622 \h </w:instrText>
        </w:r>
      </w:ins>
      <w:r w:rsidR="00ED0811" w:rsidRPr="00D9517A">
        <w:rPr>
          <w:rFonts w:ascii="Mulish" w:hAnsi="Mulish"/>
          <w:sz w:val="22"/>
          <w:szCs w:val="22"/>
        </w:rPr>
        <w:instrText xml:space="preserve"> \* MERGEFORMAT </w:instrText>
      </w:r>
      <w:r w:rsidR="00ED0811" w:rsidRPr="00D9517A">
        <w:rPr>
          <w:rFonts w:ascii="Mulish" w:hAnsi="Mulish"/>
          <w:sz w:val="22"/>
          <w:szCs w:val="22"/>
          <w:rPrChange w:id="4383" w:author="Guilherme Pessoa-Amorim [2]" w:date="2021-11-16T13:46:00Z">
            <w:rPr>
              <w:rFonts w:ascii="Mulish" w:hAnsi="Mulish"/>
              <w:sz w:val="22"/>
              <w:szCs w:val="22"/>
            </w:rPr>
          </w:rPrChange>
        </w:rPr>
      </w:r>
      <w:r w:rsidR="00ED0811" w:rsidRPr="00D9517A">
        <w:rPr>
          <w:rFonts w:ascii="Mulish" w:hAnsi="Mulish"/>
          <w:sz w:val="22"/>
          <w:szCs w:val="22"/>
          <w:rPrChange w:id="4384" w:author="Guilherme Pessoa-Amorim [2]" w:date="2021-11-16T13:46:00Z">
            <w:rPr>
              <w:rFonts w:ascii="Mulish" w:hAnsi="Mulish"/>
              <w:sz w:val="22"/>
              <w:szCs w:val="22"/>
            </w:rPr>
          </w:rPrChange>
        </w:rPr>
        <w:fldChar w:fldCharType="separate"/>
      </w:r>
      <w:ins w:id="4385" w:author="Guilherme Pessoa-Amorim [2]" w:date="2021-11-16T14:25:00Z">
        <w:r w:rsidR="003E336D">
          <w:rPr>
            <w:rFonts w:ascii="Mulish" w:hAnsi="Mulish"/>
            <w:b/>
            <w:bCs/>
            <w:sz w:val="22"/>
            <w:szCs w:val="22"/>
            <w:lang w:val="en-US"/>
          </w:rPr>
          <w:t>Error! Reference source not found.</w:t>
        </w:r>
      </w:ins>
      <w:ins w:id="4386" w:author="Guilherme Pessoa-Amorim" w:date="2021-11-15T16:03:00Z">
        <w:del w:id="4387" w:author="Guilherme Pessoa-Amorim [2]" w:date="2021-11-16T14:25:00Z">
          <w:r w:rsidR="00ED0811" w:rsidRPr="00D9517A" w:rsidDel="003E336D">
            <w:rPr>
              <w:rFonts w:ascii="Mulish" w:hAnsi="Mulish"/>
              <w:sz w:val="22"/>
              <w:rPrChange w:id="4388" w:author="Guilherme Pessoa-Amorim [2]" w:date="2021-11-16T13:46:00Z">
                <w:rPr/>
              </w:rPrChange>
            </w:rPr>
            <w:delText xml:space="preserve">Figure </w:delText>
          </w:r>
          <w:r w:rsidR="00ED0811" w:rsidRPr="00D9517A" w:rsidDel="003E336D">
            <w:rPr>
              <w:rFonts w:ascii="Mulish" w:hAnsi="Mulish"/>
              <w:noProof/>
              <w:sz w:val="22"/>
              <w:rPrChange w:id="4389" w:author="Guilherme Pessoa-Amorim [2]" w:date="2021-11-16T13:46:00Z">
                <w:rPr>
                  <w:noProof/>
                </w:rPr>
              </w:rPrChange>
            </w:rPr>
            <w:delText>2</w:delText>
          </w:r>
        </w:del>
        <w:r w:rsidR="00ED0811" w:rsidRPr="00D9517A">
          <w:rPr>
            <w:rFonts w:ascii="Mulish" w:hAnsi="Mulish"/>
            <w:sz w:val="22"/>
            <w:szCs w:val="22"/>
            <w:rPrChange w:id="4390" w:author="Guilherme Pessoa-Amorim [2]" w:date="2021-11-16T13:46:00Z">
              <w:rPr>
                <w:rFonts w:ascii="Mulish" w:hAnsi="Mulish"/>
                <w:sz w:val="22"/>
                <w:szCs w:val="22"/>
              </w:rPr>
            </w:rPrChange>
          </w:rPr>
          <w:fldChar w:fldCharType="end"/>
        </w:r>
      </w:ins>
      <w:r w:rsidR="00E81441" w:rsidRPr="00D9517A">
        <w:rPr>
          <w:rFonts w:ascii="Mulish" w:hAnsi="Mulish"/>
          <w:sz w:val="22"/>
          <w:szCs w:val="22"/>
          <w:rPrChange w:id="4391" w:author="Guilherme Pessoa-Amorim [2]" w:date="2021-11-16T13:46:00Z">
            <w:rPr>
              <w:rFonts w:ascii="Mulish" w:hAnsi="Mulish"/>
              <w:sz w:val="22"/>
              <w:szCs w:val="22"/>
            </w:rPr>
          </w:rPrChange>
        </w:rPr>
        <w:fldChar w:fldCharType="begin"/>
      </w:r>
      <w:r w:rsidR="00E81441" w:rsidRPr="00D9517A">
        <w:rPr>
          <w:rFonts w:ascii="Mulish" w:hAnsi="Mulish"/>
          <w:sz w:val="22"/>
          <w:szCs w:val="22"/>
        </w:rPr>
        <w:instrText xml:space="preserve"> REF _Ref87884428 \h  \* MERGEFORMAT </w:instrText>
      </w:r>
      <w:r w:rsidR="00E81441" w:rsidRPr="00D9517A">
        <w:rPr>
          <w:rFonts w:ascii="Mulish" w:hAnsi="Mulish"/>
          <w:sz w:val="22"/>
          <w:szCs w:val="22"/>
          <w:rPrChange w:id="4392" w:author="Guilherme Pessoa-Amorim [2]" w:date="2021-11-16T13:46:00Z">
            <w:rPr>
              <w:rFonts w:ascii="Mulish" w:hAnsi="Mulish"/>
              <w:sz w:val="22"/>
              <w:szCs w:val="22"/>
            </w:rPr>
          </w:rPrChange>
        </w:rPr>
      </w:r>
      <w:del w:id="4393" w:author="Guilherme Pessoa-Amorim" w:date="2021-11-15T16:03:00Z">
        <w:r w:rsidR="00E81441" w:rsidRPr="00D9517A">
          <w:rPr>
            <w:rFonts w:ascii="Mulish" w:hAnsi="Mulish"/>
            <w:sz w:val="22"/>
            <w:szCs w:val="22"/>
            <w:rPrChange w:id="4394" w:author="Guilherme Pessoa-Amorim [2]" w:date="2021-11-16T13:46:00Z">
              <w:rPr>
                <w:rFonts w:ascii="Mulish" w:hAnsi="Mulish"/>
                <w:sz w:val="22"/>
                <w:szCs w:val="22"/>
              </w:rPr>
            </w:rPrChange>
          </w:rPr>
          <w:fldChar w:fldCharType="separate"/>
        </w:r>
      </w:del>
      <w:ins w:id="4395" w:author="Guilherme Pessoa-Amorim [2]" w:date="2021-11-16T14:25:00Z">
        <w:r w:rsidR="003E336D" w:rsidRPr="003E336D" w:rsidDel="00ED0811">
          <w:rPr>
            <w:rFonts w:ascii="Mulish" w:hAnsi="Mulish"/>
            <w:sz w:val="22"/>
            <w:szCs w:val="22"/>
            <w:rPrChange w:id="4396" w:author="Guilherme Pessoa-Amorim [2]" w:date="2021-11-16T14:25:00Z">
              <w:rPr/>
            </w:rPrChange>
          </w:rPr>
          <w:t xml:space="preserve">Figure </w:t>
        </w:r>
        <w:r w:rsidR="003E336D" w:rsidRPr="003E336D" w:rsidDel="00ED0811">
          <w:rPr>
            <w:rFonts w:ascii="Mulish" w:hAnsi="Mulish"/>
            <w:noProof/>
            <w:sz w:val="22"/>
            <w:szCs w:val="22"/>
            <w:rPrChange w:id="4397" w:author="Guilherme Pessoa-Amorim [2]" w:date="2021-11-16T14:25:00Z">
              <w:rPr>
                <w:noProof/>
              </w:rPr>
            </w:rPrChange>
          </w:rPr>
          <w:t>2</w:t>
        </w:r>
      </w:ins>
      <w:r w:rsidR="00E81441" w:rsidRPr="00D9517A">
        <w:rPr>
          <w:rFonts w:ascii="Mulish" w:hAnsi="Mulish"/>
          <w:sz w:val="22"/>
          <w:szCs w:val="22"/>
          <w:rPrChange w:id="4398" w:author="Guilherme Pessoa-Amorim [2]" w:date="2021-11-16T13:46:00Z">
            <w:rPr>
              <w:rFonts w:ascii="Mulish" w:hAnsi="Mulish"/>
              <w:sz w:val="22"/>
              <w:szCs w:val="22"/>
            </w:rPr>
          </w:rPrChange>
        </w:rPr>
        <w:fldChar w:fldCharType="end"/>
      </w:r>
      <w:r w:rsidR="00E81441" w:rsidRPr="00D9517A">
        <w:rPr>
          <w:rFonts w:ascii="Mulish" w:hAnsi="Mulish"/>
          <w:sz w:val="22"/>
          <w:szCs w:val="22"/>
        </w:rPr>
        <w:t>)</w:t>
      </w:r>
      <w:r w:rsidRPr="00D9517A">
        <w:rPr>
          <w:rFonts w:ascii="Mulish" w:hAnsi="Mulish"/>
          <w:sz w:val="22"/>
          <w:rPrChange w:id="4399" w:author="Guilherme Pessoa-Amorim [2]" w:date="2021-11-16T13:46:00Z">
            <w:rPr/>
          </w:rPrChange>
        </w:rPr>
        <w:t xml:space="preserve">. </w:t>
      </w:r>
      <w:ins w:id="4400" w:author="Guilherme Pessoa-Amorim" w:date="2021-11-15T16:05:00Z">
        <w:r w:rsidR="00ED0811" w:rsidRPr="003E336D">
          <w:rPr>
            <w:rFonts w:ascii="Mulish" w:hAnsi="Mulish"/>
            <w:sz w:val="22"/>
          </w:rPr>
          <w:t xml:space="preserve">The pre-randomisation lookback period will </w:t>
        </w:r>
      </w:ins>
      <w:ins w:id="4401" w:author="Guilherme Pessoa-Amorim" w:date="2021-11-15T16:06:00Z">
        <w:r w:rsidR="00ED0811" w:rsidRPr="003E336D">
          <w:rPr>
            <w:rFonts w:ascii="Mulish" w:hAnsi="Mulish"/>
            <w:sz w:val="22"/>
          </w:rPr>
          <w:t>consider any record included within</w:t>
        </w:r>
      </w:ins>
      <w:ins w:id="4402" w:author="Guilherme Pessoa-Amorim" w:date="2021-11-15T16:05:00Z">
        <w:r w:rsidR="00ED0811" w:rsidRPr="003E336D">
          <w:rPr>
            <w:rFonts w:ascii="Mulish" w:hAnsi="Mulish"/>
            <w:sz w:val="22"/>
          </w:rPr>
          <w:t xml:space="preserve"> n </w:t>
        </w:r>
      </w:ins>
      <w:ins w:id="4403" w:author="Guilherme Pessoa-Amorim" w:date="2021-11-15T16:06:00Z">
        <w:r w:rsidR="00ED0811" w:rsidRPr="003E336D">
          <w:rPr>
            <w:rFonts w:ascii="Mulish" w:hAnsi="Mulish"/>
            <w:sz w:val="22"/>
          </w:rPr>
          <w:t>days/</w:t>
        </w:r>
      </w:ins>
      <w:ins w:id="4404" w:author="Guilherme Pessoa-Amorim" w:date="2021-11-15T16:05:00Z">
        <w:r w:rsidR="00ED0811" w:rsidRPr="003E336D">
          <w:rPr>
            <w:rFonts w:ascii="Mulish" w:hAnsi="Mulish"/>
            <w:sz w:val="22"/>
          </w:rPr>
          <w:t>months before the date of randomisation</w:t>
        </w:r>
      </w:ins>
      <w:ins w:id="4405" w:author="Guilherme Pessoa-Amorim" w:date="2021-11-15T16:06:00Z">
        <w:r w:rsidR="00ED0811" w:rsidRPr="00D9517A">
          <w:rPr>
            <w:rFonts w:ascii="Mulish" w:hAnsi="Mulish"/>
            <w:sz w:val="22"/>
          </w:rPr>
          <w:t xml:space="preserve">. </w:t>
        </w:r>
      </w:ins>
      <w:r w:rsidRPr="00D9517A">
        <w:rPr>
          <w:rFonts w:ascii="Mulish" w:hAnsi="Mulish"/>
          <w:sz w:val="22"/>
          <w:rPrChange w:id="4406" w:author="Guilherme Pessoa-Amorim [2]" w:date="2021-11-16T13:46:00Z">
            <w:rPr/>
          </w:rPrChange>
        </w:rPr>
        <w:t>The post-randomisation period will span 6 months for RECOVERY</w:t>
      </w:r>
      <w:r w:rsidR="00FF168B" w:rsidRPr="00D9517A">
        <w:rPr>
          <w:rFonts w:ascii="Mulish" w:hAnsi="Mulish"/>
          <w:sz w:val="22"/>
          <w:rPrChange w:id="4407" w:author="Guilherme Pessoa-Amorim [2]" w:date="2021-11-16T13:46:00Z">
            <w:rPr/>
          </w:rPrChange>
        </w:rPr>
        <w:t xml:space="preserve"> </w:t>
      </w:r>
      <w:r w:rsidR="006D5F6A" w:rsidRPr="00D9517A">
        <w:rPr>
          <w:rFonts w:ascii="Mulish" w:hAnsi="Mulish"/>
          <w:sz w:val="22"/>
          <w:rPrChange w:id="4408" w:author="Guilherme Pessoa-Amorim [2]" w:date="2021-11-16T13:46:00Z">
            <w:rPr/>
          </w:rPrChange>
        </w:rPr>
        <w:t>(a pre-specified time window for long-term analyses according to the study protocol</w:t>
      </w:r>
      <w:r w:rsidR="00BE3377" w:rsidRPr="00D9517A">
        <w:rPr>
          <w:rFonts w:ascii="Mulish" w:hAnsi="Mulish"/>
          <w:sz w:val="22"/>
          <w:rPrChange w:id="4409" w:author="Guilherme Pessoa-Amorim [2]" w:date="2021-11-16T13:46:00Z">
            <w:rPr/>
          </w:rPrChange>
        </w:rPr>
        <w:t>, available at www.recoverytrial.net</w:t>
      </w:r>
      <w:r w:rsidR="006D5F6A" w:rsidRPr="00D9517A">
        <w:rPr>
          <w:rFonts w:ascii="Mulish" w:hAnsi="Mulish"/>
          <w:sz w:val="22"/>
          <w:rPrChange w:id="4410" w:author="Guilherme Pessoa-Amorim [2]" w:date="2021-11-16T13:46:00Z">
            <w:rPr/>
          </w:rPrChange>
        </w:rPr>
        <w:t>)</w:t>
      </w:r>
      <w:ins w:id="4411" w:author="Guilherme Pessoa-Amorim" w:date="2021-11-15T16:01:00Z">
        <w:r w:rsidR="00ED0811" w:rsidRPr="003E336D">
          <w:rPr>
            <w:rFonts w:ascii="Mulish" w:hAnsi="Mulish"/>
            <w:sz w:val="22"/>
          </w:rPr>
          <w:t>,</w:t>
        </w:r>
      </w:ins>
      <w:r w:rsidR="006D5F6A" w:rsidRPr="00D9517A">
        <w:rPr>
          <w:rFonts w:ascii="Mulish" w:hAnsi="Mulish"/>
          <w:sz w:val="22"/>
          <w:rPrChange w:id="4412" w:author="Guilherme Pessoa-Amorim [2]" w:date="2021-11-16T13:46:00Z">
            <w:rPr/>
          </w:rPrChange>
        </w:rPr>
        <w:t xml:space="preserve"> </w:t>
      </w:r>
      <w:r w:rsidRPr="00D9517A">
        <w:rPr>
          <w:rFonts w:ascii="Mulish" w:hAnsi="Mulish"/>
          <w:sz w:val="22"/>
          <w:rPrChange w:id="4413" w:author="Guilherme Pessoa-Amorim [2]" w:date="2021-11-16T13:46:00Z">
            <w:rPr/>
          </w:rPrChange>
        </w:rPr>
        <w:t>and 12 months for AMALFI</w:t>
      </w:r>
      <w:r w:rsidR="006D5F6A" w:rsidRPr="00D9517A">
        <w:rPr>
          <w:rFonts w:ascii="Mulish" w:hAnsi="Mulish"/>
          <w:sz w:val="22"/>
          <w:rPrChange w:id="4414" w:author="Guilherme Pessoa-Amorim [2]" w:date="2021-11-16T13:46:00Z">
            <w:rPr/>
          </w:rPrChange>
        </w:rPr>
        <w:t xml:space="preserve"> (the first time point for data collection from GP practices</w:t>
      </w:r>
      <w:r w:rsidR="006B1B5A" w:rsidRPr="00D9517A">
        <w:rPr>
          <w:rFonts w:ascii="Mulish" w:hAnsi="Mulish"/>
          <w:sz w:val="22"/>
          <w:rPrChange w:id="4415" w:author="Guilherme Pessoa-Amorim [2]" w:date="2021-11-16T13:46:00Z">
            <w:rPr/>
          </w:rPrChange>
        </w:rPr>
        <w:t xml:space="preserve"> as per protocol, available at </w:t>
      </w:r>
      <w:ins w:id="4416" w:author="Guilherme Pessoa-Amorim" w:date="2021-11-15T16:06:00Z">
        <w:r w:rsidR="00ED0811" w:rsidRPr="003E336D">
          <w:rPr>
            <w:rFonts w:ascii="Mulish" w:hAnsi="Mulish"/>
            <w:sz w:val="22"/>
          </w:rPr>
          <w:fldChar w:fldCharType="begin"/>
        </w:r>
        <w:r w:rsidR="00ED0811" w:rsidRPr="00D9517A">
          <w:rPr>
            <w:rFonts w:ascii="Mulish" w:hAnsi="Mulish"/>
            <w:sz w:val="22"/>
          </w:rPr>
          <w:instrText xml:space="preserve"> HYPERLINK "http://</w:instrText>
        </w:r>
      </w:ins>
      <w:r w:rsidR="00ED0811" w:rsidRPr="00D9517A">
        <w:rPr>
          <w:rFonts w:ascii="Mulish" w:hAnsi="Mulish"/>
          <w:sz w:val="22"/>
          <w:rPrChange w:id="4417" w:author="Guilherme Pessoa-Amorim [2]" w:date="2021-11-16T13:46:00Z">
            <w:rPr/>
          </w:rPrChange>
        </w:rPr>
        <w:instrText>www.amalfitrial.org</w:instrText>
      </w:r>
      <w:ins w:id="4418" w:author="Guilherme Pessoa-Amorim" w:date="2021-11-15T16:06:00Z">
        <w:r w:rsidR="00ED0811" w:rsidRPr="00D9517A">
          <w:rPr>
            <w:rFonts w:ascii="Mulish" w:hAnsi="Mulish"/>
            <w:sz w:val="22"/>
          </w:rPr>
          <w:instrText xml:space="preserve">" </w:instrText>
        </w:r>
        <w:r w:rsidR="00ED0811" w:rsidRPr="003E336D">
          <w:rPr>
            <w:rFonts w:ascii="Mulish" w:hAnsi="Mulish"/>
            <w:sz w:val="22"/>
            <w:rPrChange w:id="4419" w:author="Guilherme Pessoa-Amorim [2]" w:date="2021-11-16T13:46:00Z">
              <w:rPr>
                <w:rFonts w:ascii="Mulish" w:hAnsi="Mulish"/>
                <w:sz w:val="22"/>
              </w:rPr>
            </w:rPrChange>
          </w:rPr>
          <w:fldChar w:fldCharType="separate"/>
        </w:r>
      </w:ins>
      <w:r w:rsidR="00ED0811" w:rsidRPr="00D9517A">
        <w:rPr>
          <w:rStyle w:val="Hyperlink"/>
          <w:rFonts w:ascii="Mulish" w:hAnsi="Mulish"/>
          <w:sz w:val="22"/>
          <w:rPrChange w:id="4420" w:author="Guilherme Pessoa-Amorim [2]" w:date="2021-11-16T13:46:00Z">
            <w:rPr/>
          </w:rPrChange>
        </w:rPr>
        <w:t>www.amalfitrial.org</w:t>
      </w:r>
      <w:ins w:id="4421" w:author="Guilherme Pessoa-Amorim" w:date="2021-11-15T16:06:00Z">
        <w:r w:rsidR="00ED0811" w:rsidRPr="003E336D">
          <w:rPr>
            <w:rFonts w:ascii="Mulish" w:hAnsi="Mulish"/>
            <w:sz w:val="22"/>
          </w:rPr>
          <w:fldChar w:fldCharType="end"/>
        </w:r>
      </w:ins>
      <w:r w:rsidR="006D5F6A" w:rsidRPr="00D9517A">
        <w:rPr>
          <w:rFonts w:ascii="Mulish" w:hAnsi="Mulish"/>
          <w:sz w:val="22"/>
          <w:rPrChange w:id="4422" w:author="Guilherme Pessoa-Amorim [2]" w:date="2021-11-16T13:46:00Z">
            <w:rPr/>
          </w:rPrChange>
        </w:rPr>
        <w:t>)</w:t>
      </w:r>
      <w:ins w:id="4423" w:author="Guilherme Pessoa-Amorim" w:date="2021-11-15T16:06:00Z">
        <w:r w:rsidR="00ED0811" w:rsidRPr="003E336D">
          <w:rPr>
            <w:rFonts w:ascii="Mulish" w:hAnsi="Mulish"/>
            <w:sz w:val="22"/>
          </w:rPr>
          <w:t>; any record within these time periods will be considered</w:t>
        </w:r>
      </w:ins>
      <w:r w:rsidRPr="00D9517A">
        <w:rPr>
          <w:rFonts w:ascii="Mulish" w:hAnsi="Mulish"/>
          <w:sz w:val="22"/>
          <w:rPrChange w:id="4424" w:author="Guilherme Pessoa-Amorim [2]" w:date="2021-11-16T13:46:00Z">
            <w:rPr/>
          </w:rPrChange>
        </w:rPr>
        <w:t xml:space="preserve">. </w:t>
      </w:r>
    </w:p>
    <w:p w14:paraId="0431815D" w14:textId="77777777" w:rsidR="00E50C4D" w:rsidRPr="003E336D" w:rsidRDefault="00E50C4D">
      <w:pPr>
        <w:pStyle w:val="ListParagraph"/>
        <w:spacing w:line="360" w:lineRule="auto"/>
        <w:jc w:val="both"/>
        <w:rPr>
          <w:ins w:id="4425" w:author="Guilherme Pessoa-Amorim" w:date="2021-11-15T16:41:00Z"/>
          <w:rFonts w:ascii="Mulish" w:hAnsi="Mulish"/>
          <w:sz w:val="22"/>
        </w:rPr>
        <w:pPrChange w:id="4426" w:author="Guilherme Pessoa-Amorim" w:date="2021-11-15T16:32:00Z">
          <w:pPr>
            <w:spacing w:line="360" w:lineRule="auto"/>
            <w:jc w:val="both"/>
          </w:pPr>
        </w:pPrChange>
      </w:pPr>
    </w:p>
    <w:p w14:paraId="2C425AF5" w14:textId="7A3C717F" w:rsidR="00990EB5" w:rsidRPr="00D9517A" w:rsidDel="00ED0811" w:rsidRDefault="00990EB5" w:rsidP="003E336D">
      <w:pPr>
        <w:pStyle w:val="ListParagraph"/>
        <w:numPr>
          <w:ilvl w:val="0"/>
          <w:numId w:val="24"/>
        </w:numPr>
        <w:spacing w:line="360" w:lineRule="auto"/>
        <w:jc w:val="both"/>
        <w:rPr>
          <w:del w:id="4427" w:author="Guilherme Pessoa-Amorim" w:date="2021-11-15T16:05:00Z"/>
          <w:rFonts w:ascii="Mulish" w:hAnsi="Mulish"/>
          <w:sz w:val="22"/>
          <w:rPrChange w:id="4428" w:author="Guilherme Pessoa-Amorim [2]" w:date="2021-11-16T13:46:00Z">
            <w:rPr>
              <w:del w:id="4429" w:author="Guilherme Pessoa-Amorim" w:date="2021-11-15T16:05:00Z"/>
            </w:rPr>
          </w:rPrChange>
        </w:rPr>
      </w:pPr>
      <w:del w:id="4430" w:author="Guilherme Pessoa-Amorim" w:date="2021-11-15T16:05:00Z">
        <w:r w:rsidRPr="00D9517A" w:rsidDel="00ED0811">
          <w:rPr>
            <w:rFonts w:ascii="Mulish" w:hAnsi="Mulish"/>
            <w:sz w:val="22"/>
            <w:rPrChange w:id="4431" w:author="Guilherme Pessoa-Amorim [2]" w:date="2021-11-16T13:46:00Z">
              <w:rPr/>
            </w:rPrChange>
          </w:rPr>
          <w:delText xml:space="preserve">The pre-randomisation </w:delText>
        </w:r>
        <w:r w:rsidR="006D5F6A" w:rsidRPr="00D9517A" w:rsidDel="00ED0811">
          <w:rPr>
            <w:rFonts w:ascii="Mulish" w:hAnsi="Mulish"/>
            <w:sz w:val="22"/>
            <w:rPrChange w:id="4432" w:author="Guilherme Pessoa-Amorim [2]" w:date="2021-11-16T13:46:00Z">
              <w:rPr/>
            </w:rPrChange>
          </w:rPr>
          <w:delText xml:space="preserve">lookback </w:delText>
        </w:r>
        <w:r w:rsidRPr="00D9517A" w:rsidDel="00ED0811">
          <w:rPr>
            <w:rFonts w:ascii="Mulish" w:hAnsi="Mulish"/>
            <w:sz w:val="22"/>
            <w:rPrChange w:id="4433" w:author="Guilherme Pessoa-Amorim [2]" w:date="2021-11-16T13:46:00Z">
              <w:rPr/>
            </w:rPrChange>
          </w:rPr>
          <w:delText>period will span n months before the date of randomisation</w:delText>
        </w:r>
        <w:r w:rsidR="00FF168B" w:rsidRPr="00D9517A" w:rsidDel="00ED0811">
          <w:rPr>
            <w:rFonts w:ascii="Mulish" w:hAnsi="Mulish"/>
            <w:sz w:val="22"/>
            <w:rPrChange w:id="4434" w:author="Guilherme Pessoa-Amorim [2]" w:date="2021-11-16T13:46:00Z">
              <w:rPr/>
            </w:rPrChange>
          </w:rPr>
          <w:delText xml:space="preserve"> (and used as a representation of the patient status at the randomisation time point)</w:delText>
        </w:r>
        <w:r w:rsidR="00083D41" w:rsidRPr="00D9517A" w:rsidDel="00ED0811">
          <w:rPr>
            <w:rFonts w:ascii="Mulish" w:hAnsi="Mulish"/>
            <w:sz w:val="22"/>
            <w:rPrChange w:id="4435" w:author="Guilherme Pessoa-Amorim [2]" w:date="2021-11-16T13:46:00Z">
              <w:rPr/>
            </w:rPrChange>
          </w:rPr>
          <w:delText xml:space="preserve"> – see below for </w:delText>
        </w:r>
        <w:r w:rsidR="00BC484B" w:rsidRPr="00D9517A" w:rsidDel="00ED0811">
          <w:rPr>
            <w:rFonts w:ascii="Mulish" w:hAnsi="Mulish"/>
            <w:sz w:val="22"/>
            <w:rPrChange w:id="4436" w:author="Guilherme Pessoa-Amorim [2]" w:date="2021-11-16T13:46:00Z">
              <w:rPr/>
            </w:rPrChange>
          </w:rPr>
          <w:delText xml:space="preserve">details on the </w:delText>
        </w:r>
        <w:r w:rsidR="006D5F6A" w:rsidRPr="00D9517A" w:rsidDel="00ED0811">
          <w:rPr>
            <w:rFonts w:ascii="Mulish" w:hAnsi="Mulish"/>
            <w:sz w:val="22"/>
            <w:rPrChange w:id="4437" w:author="Guilherme Pessoa-Amorim [2]" w:date="2021-11-16T13:46:00Z">
              <w:rPr/>
            </w:rPrChange>
          </w:rPr>
          <w:delText>definition of the lookback</w:delText>
        </w:r>
        <w:r w:rsidR="00BC484B" w:rsidRPr="00D9517A" w:rsidDel="00ED0811">
          <w:rPr>
            <w:rFonts w:ascii="Mulish" w:hAnsi="Mulish"/>
            <w:sz w:val="22"/>
            <w:rPrChange w:id="4438" w:author="Guilherme Pessoa-Amorim [2]" w:date="2021-11-16T13:46:00Z">
              <w:rPr/>
            </w:rPrChange>
          </w:rPr>
          <w:delText xml:space="preserve"> period</w:delText>
        </w:r>
        <w:r w:rsidRPr="00D9517A" w:rsidDel="00ED0811">
          <w:rPr>
            <w:rFonts w:ascii="Mulish" w:hAnsi="Mulish"/>
            <w:sz w:val="22"/>
            <w:rPrChange w:id="4439" w:author="Guilherme Pessoa-Amorim [2]" w:date="2021-11-16T13:46:00Z">
              <w:rPr/>
            </w:rPrChange>
          </w:rPr>
          <w:delText>.</w:delText>
        </w:r>
      </w:del>
    </w:p>
    <w:p w14:paraId="5E382DD0" w14:textId="1ED43C19" w:rsidR="00990EB5" w:rsidRPr="00D9517A" w:rsidDel="00E50C4D" w:rsidRDefault="00990EB5">
      <w:pPr>
        <w:pStyle w:val="ListParagraph"/>
        <w:numPr>
          <w:ilvl w:val="0"/>
          <w:numId w:val="24"/>
        </w:numPr>
        <w:spacing w:line="360" w:lineRule="auto"/>
        <w:jc w:val="both"/>
        <w:rPr>
          <w:del w:id="4440" w:author="Guilherme Pessoa-Amorim" w:date="2021-11-15T16:42:00Z"/>
          <w:rFonts w:ascii="Mulish" w:hAnsi="Mulish"/>
          <w:sz w:val="22"/>
          <w:rPrChange w:id="4441" w:author="Guilherme Pessoa-Amorim [2]" w:date="2021-11-16T13:46:00Z">
            <w:rPr>
              <w:del w:id="4442" w:author="Guilherme Pessoa-Amorim" w:date="2021-11-15T16:42:00Z"/>
            </w:rPr>
          </w:rPrChange>
        </w:rPr>
        <w:pPrChange w:id="4443" w:author="Guilherme Pessoa-Amorim [2]" w:date="2021-11-16T13:14:00Z">
          <w:pPr>
            <w:spacing w:line="360" w:lineRule="auto"/>
            <w:jc w:val="both"/>
          </w:pPr>
        </w:pPrChange>
      </w:pPr>
    </w:p>
    <w:p w14:paraId="12F9119A" w14:textId="560F4CBC" w:rsidR="00E50C4D" w:rsidRPr="00D9517A" w:rsidDel="00DB7745" w:rsidRDefault="0037403B" w:rsidP="003E336D">
      <w:pPr>
        <w:pStyle w:val="ListParagraph"/>
        <w:numPr>
          <w:ilvl w:val="0"/>
          <w:numId w:val="24"/>
        </w:numPr>
        <w:spacing w:line="360" w:lineRule="auto"/>
        <w:jc w:val="both"/>
        <w:rPr>
          <w:ins w:id="4444" w:author="Guilherme Pessoa-Amorim" w:date="2021-11-15T16:41:00Z"/>
          <w:del w:id="4445" w:author="Guilherme Pessoa-Amorim [2]" w:date="2021-11-16T13:14:00Z"/>
          <w:rFonts w:ascii="Mulish" w:hAnsi="Mulish"/>
          <w:sz w:val="22"/>
        </w:rPr>
      </w:pPr>
      <w:r w:rsidRPr="00D9517A">
        <w:rPr>
          <w:rFonts w:ascii="Mulish" w:hAnsi="Mulish"/>
          <w:sz w:val="22"/>
          <w:rPrChange w:id="4446" w:author="Guilherme Pessoa-Amorim [2]" w:date="2021-11-16T13:46:00Z">
            <w:rPr/>
          </w:rPrChange>
        </w:rPr>
        <w:t xml:space="preserve">ORION-4 has several study visits </w:t>
      </w:r>
      <w:r w:rsidR="00990EB5" w:rsidRPr="00D9517A">
        <w:rPr>
          <w:rFonts w:ascii="Mulish" w:hAnsi="Mulish"/>
          <w:sz w:val="22"/>
          <w:rPrChange w:id="4447" w:author="Guilherme Pessoa-Amorim [2]" w:date="2021-11-16T13:46:00Z">
            <w:rPr/>
          </w:rPrChange>
        </w:rPr>
        <w:t>at</w:t>
      </w:r>
      <w:r w:rsidRPr="00D9517A">
        <w:rPr>
          <w:rFonts w:ascii="Mulish" w:hAnsi="Mulish"/>
          <w:sz w:val="22"/>
          <w:rPrChange w:id="4448" w:author="Guilherme Pessoa-Amorim [2]" w:date="2021-11-16T13:46:00Z">
            <w:rPr/>
          </w:rPrChange>
        </w:rPr>
        <w:t xml:space="preserve"> different time points</w:t>
      </w:r>
      <w:ins w:id="4449" w:author="Guilherme Pessoa-Amorim" w:date="2021-11-15T16:14:00Z">
        <w:r w:rsidR="00042004" w:rsidRPr="00D9517A">
          <w:rPr>
            <w:rFonts w:ascii="Mulish" w:hAnsi="Mulish"/>
            <w:sz w:val="22"/>
            <w:rPrChange w:id="4450" w:author="Guilherme Pessoa-Amorim [2]" w:date="2021-11-16T13:46:00Z">
              <w:rPr>
                <w:rFonts w:ascii="Mulish" w:hAnsi="Mulish"/>
                <w:sz w:val="22"/>
                <w:highlight w:val="yellow"/>
              </w:rPr>
            </w:rPrChange>
          </w:rPr>
          <w:t xml:space="preserve"> (see </w:t>
        </w:r>
        <w:r w:rsidR="00042004" w:rsidRPr="00D9517A">
          <w:rPr>
            <w:rFonts w:ascii="Mulish" w:hAnsi="Mulish"/>
            <w:sz w:val="22"/>
            <w:rPrChange w:id="4451" w:author="Guilherme Pessoa-Amorim [2]" w:date="2021-11-16T13:46:00Z">
              <w:rPr>
                <w:rFonts w:ascii="Mulish" w:hAnsi="Mulish"/>
                <w:sz w:val="22"/>
                <w:highlight w:val="yellow"/>
              </w:rPr>
            </w:rPrChange>
          </w:rPr>
          <w:fldChar w:fldCharType="begin"/>
        </w:r>
        <w:r w:rsidR="00042004" w:rsidRPr="00D9517A">
          <w:rPr>
            <w:rFonts w:ascii="Mulish" w:hAnsi="Mulish"/>
            <w:sz w:val="22"/>
            <w:rPrChange w:id="4452" w:author="Guilherme Pessoa-Amorim [2]" w:date="2021-11-16T13:46:00Z">
              <w:rPr>
                <w:rFonts w:ascii="Mulish" w:hAnsi="Mulish"/>
                <w:sz w:val="22"/>
                <w:highlight w:val="yellow"/>
              </w:rPr>
            </w:rPrChange>
          </w:rPr>
          <w:instrText xml:space="preserve"> REF _Ref87884622 \h </w:instrText>
        </w:r>
      </w:ins>
      <w:r w:rsidR="00042004" w:rsidRPr="00D9517A">
        <w:rPr>
          <w:rFonts w:ascii="Mulish" w:hAnsi="Mulish"/>
          <w:sz w:val="22"/>
          <w:rPrChange w:id="4453" w:author="Guilherme Pessoa-Amorim [2]" w:date="2021-11-16T13:46:00Z">
            <w:rPr>
              <w:rFonts w:ascii="Mulish" w:hAnsi="Mulish"/>
              <w:sz w:val="22"/>
              <w:highlight w:val="yellow"/>
            </w:rPr>
          </w:rPrChange>
        </w:rPr>
        <w:instrText xml:space="preserve"> \* MERGEFORMAT </w:instrText>
      </w:r>
      <w:r w:rsidR="00042004" w:rsidRPr="00D9517A">
        <w:rPr>
          <w:rFonts w:ascii="Mulish" w:hAnsi="Mulish"/>
          <w:sz w:val="22"/>
          <w:rPrChange w:id="4454" w:author="Guilherme Pessoa-Amorim [2]" w:date="2021-11-16T13:46:00Z">
            <w:rPr>
              <w:rFonts w:ascii="Mulish" w:hAnsi="Mulish"/>
              <w:sz w:val="22"/>
            </w:rPr>
          </w:rPrChange>
        </w:rPr>
      </w:r>
      <w:r w:rsidR="00042004" w:rsidRPr="00D9517A">
        <w:rPr>
          <w:rFonts w:ascii="Mulish" w:hAnsi="Mulish"/>
          <w:sz w:val="22"/>
          <w:rPrChange w:id="4455" w:author="Guilherme Pessoa-Amorim [2]" w:date="2021-11-16T13:46:00Z">
            <w:rPr>
              <w:rFonts w:ascii="Mulish" w:hAnsi="Mulish"/>
              <w:sz w:val="22"/>
              <w:highlight w:val="yellow"/>
            </w:rPr>
          </w:rPrChange>
        </w:rPr>
        <w:fldChar w:fldCharType="separate"/>
      </w:r>
      <w:ins w:id="4456" w:author="Guilherme Pessoa-Amorim [2]" w:date="2021-11-16T14:25:00Z">
        <w:r w:rsidR="003E336D">
          <w:rPr>
            <w:rFonts w:ascii="Mulish" w:hAnsi="Mulish"/>
            <w:b/>
            <w:bCs/>
            <w:sz w:val="22"/>
            <w:lang w:val="en-US"/>
          </w:rPr>
          <w:t>Error! Reference source not found.</w:t>
        </w:r>
      </w:ins>
      <w:ins w:id="4457" w:author="Guilherme Pessoa-Amorim" w:date="2021-11-15T16:14:00Z">
        <w:del w:id="4458" w:author="Guilherme Pessoa-Amorim [2]" w:date="2021-11-16T14:25:00Z">
          <w:r w:rsidR="00042004" w:rsidRPr="00D9517A" w:rsidDel="003E336D">
            <w:rPr>
              <w:rFonts w:ascii="Mulish" w:hAnsi="Mulish"/>
              <w:sz w:val="22"/>
              <w:rPrChange w:id="4459" w:author="Guilherme Pessoa-Amorim [2]" w:date="2021-11-16T13:46:00Z">
                <w:rPr/>
              </w:rPrChange>
            </w:rPr>
            <w:delText xml:space="preserve">Figure </w:delText>
          </w:r>
          <w:r w:rsidR="00042004" w:rsidRPr="00D9517A" w:rsidDel="003E336D">
            <w:rPr>
              <w:rFonts w:ascii="Mulish" w:hAnsi="Mulish"/>
              <w:sz w:val="22"/>
              <w:rPrChange w:id="4460" w:author="Guilherme Pessoa-Amorim [2]" w:date="2021-11-16T13:46:00Z">
                <w:rPr>
                  <w:noProof/>
                </w:rPr>
              </w:rPrChange>
            </w:rPr>
            <w:delText>2</w:delText>
          </w:r>
        </w:del>
        <w:r w:rsidR="00042004" w:rsidRPr="00D9517A">
          <w:rPr>
            <w:rFonts w:ascii="Mulish" w:hAnsi="Mulish"/>
            <w:sz w:val="22"/>
            <w:rPrChange w:id="4461" w:author="Guilherme Pessoa-Amorim [2]" w:date="2021-11-16T13:46:00Z">
              <w:rPr>
                <w:rFonts w:ascii="Mulish" w:hAnsi="Mulish"/>
                <w:sz w:val="22"/>
                <w:highlight w:val="yellow"/>
              </w:rPr>
            </w:rPrChange>
          </w:rPr>
          <w:fldChar w:fldCharType="end"/>
        </w:r>
        <w:r w:rsidR="00042004" w:rsidRPr="00D9517A">
          <w:rPr>
            <w:rFonts w:ascii="Mulish" w:hAnsi="Mulish"/>
            <w:sz w:val="22"/>
            <w:rPrChange w:id="4462" w:author="Guilherme Pessoa-Amorim [2]" w:date="2021-11-16T13:46:00Z">
              <w:rPr>
                <w:rFonts w:ascii="Mulish" w:hAnsi="Mulish"/>
                <w:sz w:val="22"/>
                <w:highlight w:val="yellow"/>
              </w:rPr>
            </w:rPrChange>
          </w:rPr>
          <w:t>)</w:t>
        </w:r>
      </w:ins>
      <w:r w:rsidRPr="00D9517A">
        <w:rPr>
          <w:rFonts w:ascii="Mulish" w:hAnsi="Mulish"/>
          <w:sz w:val="22"/>
          <w:rPrChange w:id="4463" w:author="Guilherme Pessoa-Amorim [2]" w:date="2021-11-16T13:46:00Z">
            <w:rPr/>
          </w:rPrChange>
        </w:rPr>
        <w:t xml:space="preserve">, in which patient-reported medications </w:t>
      </w:r>
      <w:del w:id="4464" w:author="Guilherme Pessoa-Amorim" w:date="2021-11-15T16:34:00Z">
        <w:r w:rsidR="00BC484B" w:rsidRPr="00D9517A" w:rsidDel="00E50C4D">
          <w:rPr>
            <w:rFonts w:ascii="Mulish" w:hAnsi="Mulish"/>
            <w:sz w:val="22"/>
            <w:rPrChange w:id="4465" w:author="Guilherme Pessoa-Amorim [2]" w:date="2021-11-16T13:46:00Z">
              <w:rPr/>
            </w:rPrChange>
          </w:rPr>
          <w:delText xml:space="preserve">being </w:delText>
        </w:r>
      </w:del>
      <w:r w:rsidR="00BC484B" w:rsidRPr="00D9517A">
        <w:rPr>
          <w:rFonts w:ascii="Mulish" w:hAnsi="Mulish"/>
          <w:sz w:val="22"/>
          <w:rPrChange w:id="4466" w:author="Guilherme Pessoa-Amorim [2]" w:date="2021-11-16T13:46:00Z">
            <w:rPr/>
          </w:rPrChange>
        </w:rPr>
        <w:t xml:space="preserve">taken at the time of the visit </w:t>
      </w:r>
      <w:r w:rsidRPr="00D9517A">
        <w:rPr>
          <w:rFonts w:ascii="Mulish" w:hAnsi="Mulish"/>
          <w:sz w:val="22"/>
          <w:rPrChange w:id="4467" w:author="Guilherme Pessoa-Amorim [2]" w:date="2021-11-16T13:46:00Z">
            <w:rPr/>
          </w:rPrChange>
        </w:rPr>
        <w:t xml:space="preserve">are </w:t>
      </w:r>
      <w:r w:rsidR="00BC484B" w:rsidRPr="00D9517A">
        <w:rPr>
          <w:rFonts w:ascii="Mulish" w:hAnsi="Mulish"/>
          <w:sz w:val="22"/>
          <w:rPrChange w:id="4468" w:author="Guilherme Pessoa-Amorim [2]" w:date="2021-11-16T13:46:00Z">
            <w:rPr/>
          </w:rPrChange>
        </w:rPr>
        <w:t>recorded</w:t>
      </w:r>
      <w:r w:rsidRPr="00D9517A">
        <w:rPr>
          <w:rFonts w:ascii="Mulish" w:hAnsi="Mulish"/>
          <w:sz w:val="22"/>
          <w:rPrChange w:id="4469" w:author="Guilherme Pessoa-Amorim [2]" w:date="2021-11-16T13:46:00Z">
            <w:rPr/>
          </w:rPrChange>
        </w:rPr>
        <w:t xml:space="preserve">. </w:t>
      </w:r>
      <w:ins w:id="4470" w:author="Guilherme Pessoa-Amorim" w:date="2021-11-15T16:43:00Z">
        <w:r w:rsidR="00E50C4D" w:rsidRPr="003E336D">
          <w:rPr>
            <w:rFonts w:ascii="Mulish" w:hAnsi="Mulish"/>
            <w:sz w:val="22"/>
          </w:rPr>
          <w:t xml:space="preserve">These include screening, randomisation, and follow-up visits. </w:t>
        </w:r>
      </w:ins>
      <w:ins w:id="4471" w:author="Guilherme Pessoa-Amorim" w:date="2021-11-15T16:32:00Z">
        <w:r w:rsidR="00E50C4D" w:rsidRPr="003E336D">
          <w:rPr>
            <w:rFonts w:ascii="Mulish" w:hAnsi="Mulish"/>
            <w:sz w:val="22"/>
          </w:rPr>
          <w:t>Although the latter</w:t>
        </w:r>
        <w:r w:rsidR="003C3F18" w:rsidRPr="003E336D">
          <w:rPr>
            <w:rFonts w:ascii="Mulish" w:hAnsi="Mulish"/>
            <w:sz w:val="22"/>
          </w:rPr>
          <w:t xml:space="preserve"> were intended to </w:t>
        </w:r>
        <w:r w:rsidR="00E50C4D" w:rsidRPr="003E336D">
          <w:rPr>
            <w:rFonts w:ascii="Mulish" w:hAnsi="Mulish"/>
            <w:sz w:val="22"/>
          </w:rPr>
          <w:t xml:space="preserve">occur at approximately 3 months </w:t>
        </w:r>
      </w:ins>
      <w:ins w:id="4472" w:author="Guilherme Pessoa-Amorim" w:date="2021-11-15T16:42:00Z">
        <w:r w:rsidR="00E50C4D" w:rsidRPr="003E336D">
          <w:rPr>
            <w:rFonts w:ascii="Mulish" w:hAnsi="Mulish"/>
            <w:sz w:val="22"/>
          </w:rPr>
          <w:t>post-</w:t>
        </w:r>
      </w:ins>
      <w:ins w:id="4473" w:author="Guilherme Pessoa-Amorim" w:date="2021-11-15T16:35:00Z">
        <w:r w:rsidR="00E50C4D" w:rsidRPr="00D9517A">
          <w:rPr>
            <w:rFonts w:ascii="Mulish" w:hAnsi="Mulish"/>
            <w:sz w:val="22"/>
          </w:rPr>
          <w:t xml:space="preserve">randomisation </w:t>
        </w:r>
      </w:ins>
      <w:ins w:id="4474" w:author="Guilherme Pessoa-Amorim" w:date="2021-11-15T16:32:00Z">
        <w:r w:rsidR="00E50C4D" w:rsidRPr="00D9517A">
          <w:rPr>
            <w:rFonts w:ascii="Mulish" w:hAnsi="Mulish"/>
            <w:sz w:val="22"/>
          </w:rPr>
          <w:t>and 6-monthly</w:t>
        </w:r>
      </w:ins>
      <w:ins w:id="4475" w:author="Guilherme Pessoa-Amorim" w:date="2021-11-15T16:43:00Z">
        <w:r w:rsidR="00E50C4D" w:rsidRPr="00D9517A">
          <w:rPr>
            <w:rFonts w:ascii="Mulish" w:hAnsi="Mulish"/>
            <w:sz w:val="22"/>
          </w:rPr>
          <w:t xml:space="preserve"> thereon</w:t>
        </w:r>
      </w:ins>
      <w:ins w:id="4476" w:author="Guilherme Pessoa-Amorim" w:date="2021-11-15T16:32:00Z">
        <w:r w:rsidR="003C3F18" w:rsidRPr="00D9517A">
          <w:rPr>
            <w:rFonts w:ascii="Mulish" w:hAnsi="Mulish"/>
            <w:sz w:val="22"/>
          </w:rPr>
          <w:t xml:space="preserve">, </w:t>
        </w:r>
      </w:ins>
      <w:ins w:id="4477" w:author="Guilherme Pessoa-Amorim" w:date="2021-11-15T16:33:00Z">
        <w:r w:rsidR="003C3F18" w:rsidRPr="00D9517A">
          <w:rPr>
            <w:rFonts w:ascii="Mulish" w:hAnsi="Mulish"/>
            <w:sz w:val="22"/>
          </w:rPr>
          <w:t xml:space="preserve">ORION-4 patients can have multiple or no study visits in one </w:t>
        </w:r>
      </w:ins>
      <w:ins w:id="4478" w:author="Guilherme Pessoa-Amorim" w:date="2021-11-15T16:43:00Z">
        <w:r w:rsidR="00E50C4D" w:rsidRPr="00D9517A">
          <w:rPr>
            <w:rFonts w:ascii="Mulish" w:hAnsi="Mulish"/>
            <w:sz w:val="22"/>
          </w:rPr>
          <w:t>pre-specified</w:t>
        </w:r>
      </w:ins>
      <w:ins w:id="4479" w:author="Guilherme Pessoa-Amorim" w:date="2021-11-15T16:33:00Z">
        <w:r w:rsidR="003C3F18" w:rsidRPr="00D9517A">
          <w:rPr>
            <w:rFonts w:ascii="Mulish" w:hAnsi="Mulish"/>
            <w:sz w:val="22"/>
          </w:rPr>
          <w:t xml:space="preserve"> time point (per example, several visits may be made approximately at 3 months if a clinical concern </w:t>
        </w:r>
        <w:r w:rsidR="003C3F18" w:rsidRPr="00D9517A">
          <w:rPr>
            <w:rFonts w:ascii="Mulish" w:hAnsi="Mulish"/>
            <w:sz w:val="22"/>
          </w:rPr>
          <w:lastRenderedPageBreak/>
          <w:t>arises in the first one; or a patient may miss their 3 months visit and only be seen later</w:t>
        </w:r>
      </w:ins>
      <w:ins w:id="4480" w:author="Guilherme Pessoa-Amorim" w:date="2021-11-15T16:43:00Z">
        <w:r w:rsidR="00E50C4D" w:rsidRPr="00D9517A">
          <w:rPr>
            <w:rFonts w:ascii="Mulish" w:hAnsi="Mulish"/>
            <w:sz w:val="22"/>
          </w:rPr>
          <w:t xml:space="preserve"> when the possibility arises, and</w:t>
        </w:r>
      </w:ins>
      <w:ins w:id="4481" w:author="Guilherme Pessoa-Amorim" w:date="2021-11-15T16:33:00Z">
        <w:r w:rsidR="003C3F18" w:rsidRPr="00D9517A">
          <w:rPr>
            <w:rFonts w:ascii="Mulish" w:hAnsi="Mulish"/>
            <w:sz w:val="22"/>
          </w:rPr>
          <w:t xml:space="preserve"> at no particular time point – this is particularly true given the impact of the COVID-19 pandemic on face-to-face study visits). </w:t>
        </w:r>
      </w:ins>
      <w:ins w:id="4482" w:author="Guilherme Pessoa-Amorim" w:date="2021-11-15T16:35:00Z">
        <w:r w:rsidR="00E50C4D" w:rsidRPr="00D9517A">
          <w:rPr>
            <w:rFonts w:ascii="Mulish" w:hAnsi="Mulish"/>
            <w:sz w:val="22"/>
          </w:rPr>
          <w:t>T</w:t>
        </w:r>
      </w:ins>
      <w:ins w:id="4483" w:author="Guilherme Pessoa-Amorim" w:date="2021-11-15T16:33:00Z">
        <w:r w:rsidR="003C3F18" w:rsidRPr="00D9517A">
          <w:rPr>
            <w:rFonts w:ascii="Mulish" w:hAnsi="Mulish"/>
            <w:sz w:val="22"/>
          </w:rPr>
          <w:t xml:space="preserve">o avoid issues with assessing which study visits should be considered </w:t>
        </w:r>
      </w:ins>
      <w:ins w:id="4484" w:author="Guilherme Pessoa-Amorim" w:date="2021-11-15T16:34:00Z">
        <w:r w:rsidR="003C3F18" w:rsidRPr="00D9517A">
          <w:rPr>
            <w:rFonts w:ascii="Mulish" w:hAnsi="Mulish"/>
            <w:sz w:val="22"/>
          </w:rPr>
          <w:t>together</w:t>
        </w:r>
      </w:ins>
      <w:ins w:id="4485" w:author="Guilherme Pessoa-Amorim" w:date="2021-11-15T16:33:00Z">
        <w:r w:rsidR="003C3F18" w:rsidRPr="00D9517A">
          <w:rPr>
            <w:rFonts w:ascii="Mulish" w:hAnsi="Mulish"/>
            <w:sz w:val="22"/>
          </w:rPr>
          <w:t>,</w:t>
        </w:r>
      </w:ins>
      <w:ins w:id="4486" w:author="Guilherme Pessoa-Amorim" w:date="2021-11-15T16:34:00Z">
        <w:r w:rsidR="003C3F18" w:rsidRPr="00D9517A">
          <w:rPr>
            <w:rFonts w:ascii="Mulish" w:hAnsi="Mulish"/>
            <w:sz w:val="22"/>
          </w:rPr>
          <w:t xml:space="preserve"> </w:t>
        </w:r>
      </w:ins>
      <w:ins w:id="4487" w:author="Guilherme Pessoa-Amorim" w:date="2021-11-15T16:35:00Z">
        <w:del w:id="4488" w:author="Guilherme Pessoa-Amorim [2]" w:date="2021-11-16T13:14:00Z">
          <w:r w:rsidR="00E50C4D" w:rsidRPr="00D9517A" w:rsidDel="00DB7745">
            <w:rPr>
              <w:rFonts w:ascii="Mulish" w:hAnsi="Mulish"/>
              <w:sz w:val="22"/>
            </w:rPr>
            <w:delText xml:space="preserve">a matching pre-visit period will be defined for each study visit </w:delText>
          </w:r>
        </w:del>
      </w:ins>
      <w:ins w:id="4489" w:author="Guilherme Pessoa-Amorim" w:date="2021-11-15T16:36:00Z">
        <w:del w:id="4490" w:author="Guilherme Pessoa-Amorim [2]" w:date="2021-11-16T13:14:00Z">
          <w:r w:rsidR="00E50C4D" w:rsidRPr="00D9517A" w:rsidDel="00DB7745">
            <w:rPr>
              <w:rFonts w:ascii="Mulish" w:hAnsi="Mulish"/>
              <w:sz w:val="22"/>
            </w:rPr>
            <w:delText xml:space="preserve">and </w:delText>
          </w:r>
        </w:del>
      </w:ins>
      <w:ins w:id="4491" w:author="Guilherme Pessoa-Amorim" w:date="2021-11-15T16:35:00Z">
        <w:del w:id="4492" w:author="Guilherme Pessoa-Amorim [2]" w:date="2021-11-16T13:14:00Z">
          <w:r w:rsidR="00E50C4D" w:rsidRPr="00D9517A" w:rsidDel="00DB7745">
            <w:rPr>
              <w:rFonts w:ascii="Mulish" w:hAnsi="Mulish"/>
              <w:sz w:val="22"/>
            </w:rPr>
            <w:delText>for each patient</w:delText>
          </w:r>
        </w:del>
      </w:ins>
      <w:ins w:id="4493" w:author="Guilherme Pessoa-Amorim" w:date="2021-11-15T16:42:00Z">
        <w:del w:id="4494" w:author="Guilherme Pessoa-Amorim [2]" w:date="2021-11-16T13:14:00Z">
          <w:r w:rsidR="00E50C4D" w:rsidRPr="00D9517A" w:rsidDel="00DB7745">
            <w:rPr>
              <w:rFonts w:ascii="Mulish" w:hAnsi="Mulish"/>
              <w:sz w:val="22"/>
            </w:rPr>
            <w:delText>,</w:delText>
          </w:r>
        </w:del>
      </w:ins>
      <w:ins w:id="4495" w:author="Guilherme Pessoa-Amorim" w:date="2021-11-15T16:36:00Z">
        <w:del w:id="4496" w:author="Guilherme Pessoa-Amorim [2]" w:date="2021-11-16T13:14:00Z">
          <w:r w:rsidR="00E50C4D" w:rsidRPr="00D9517A" w:rsidDel="00DB7745">
            <w:rPr>
              <w:rFonts w:ascii="Mulish" w:hAnsi="Mulish"/>
              <w:sz w:val="22"/>
            </w:rPr>
            <w:delText xml:space="preserve"> and used to interrogate the RCD source</w:delText>
          </w:r>
        </w:del>
      </w:ins>
      <w:ins w:id="4497" w:author="Guilherme Pessoa-Amorim" w:date="2021-11-15T16:42:00Z">
        <w:del w:id="4498" w:author="Guilherme Pessoa-Amorim [2]" w:date="2021-11-16T13:14:00Z">
          <w:r w:rsidR="00E50C4D" w:rsidRPr="00D9517A" w:rsidDel="00DB7745">
            <w:rPr>
              <w:rFonts w:ascii="Mulish" w:hAnsi="Mulish"/>
              <w:sz w:val="22"/>
            </w:rPr>
            <w:delText xml:space="preserve"> (by defining a lookback period of n days/months before the visit date</w:delText>
          </w:r>
        </w:del>
      </w:ins>
      <w:ins w:id="4499" w:author="Guilherme Pessoa-Amorim" w:date="2021-11-15T16:44:00Z">
        <w:del w:id="4500" w:author="Guilherme Pessoa-Amorim [2]" w:date="2021-11-16T13:14:00Z">
          <w:r w:rsidR="00E50C4D" w:rsidRPr="00D9517A" w:rsidDel="00DB7745">
            <w:rPr>
              <w:rFonts w:ascii="Mulish" w:hAnsi="Mulish"/>
              <w:sz w:val="22"/>
            </w:rPr>
            <w:delText xml:space="preserve"> – see section below</w:delText>
          </w:r>
        </w:del>
      </w:ins>
      <w:ins w:id="4501" w:author="Guilherme Pessoa-Amorim" w:date="2021-11-15T16:42:00Z">
        <w:del w:id="4502" w:author="Guilherme Pessoa-Amorim [2]" w:date="2021-11-16T13:14:00Z">
          <w:r w:rsidR="00E50C4D" w:rsidRPr="00D9517A" w:rsidDel="00DB7745">
            <w:rPr>
              <w:rFonts w:ascii="Mulish" w:hAnsi="Mulish"/>
              <w:sz w:val="22"/>
            </w:rPr>
            <w:delText>)</w:delText>
          </w:r>
        </w:del>
      </w:ins>
      <w:ins w:id="4503" w:author="Guilherme Pessoa-Amorim" w:date="2021-11-15T16:35:00Z">
        <w:del w:id="4504" w:author="Guilherme Pessoa-Amorim [2]" w:date="2021-11-16T13:14:00Z">
          <w:r w:rsidR="00E50C4D" w:rsidRPr="00D9517A" w:rsidDel="00DB7745">
            <w:rPr>
              <w:rFonts w:ascii="Mulish" w:hAnsi="Mulish"/>
              <w:sz w:val="22"/>
            </w:rPr>
            <w:delText xml:space="preserve">. </w:delText>
          </w:r>
        </w:del>
      </w:ins>
      <w:ins w:id="4505" w:author="Guilherme Pessoa-Amorim" w:date="2021-11-15T16:36:00Z">
        <w:del w:id="4506" w:author="Guilherme Pessoa-Amorim [2]" w:date="2021-11-16T13:14:00Z">
          <w:r w:rsidR="00E50C4D" w:rsidRPr="00D9517A" w:rsidDel="00DB7745">
            <w:rPr>
              <w:rFonts w:ascii="Mulish" w:hAnsi="Mulish"/>
              <w:sz w:val="22"/>
            </w:rPr>
            <w:delText>Comparisons</w:delText>
          </w:r>
        </w:del>
      </w:ins>
      <w:ins w:id="4507" w:author="Guilherme Pessoa-Amorim" w:date="2021-11-15T16:37:00Z">
        <w:del w:id="4508" w:author="Guilherme Pessoa-Amorim [2]" w:date="2021-11-16T13:14:00Z">
          <w:r w:rsidR="00E50C4D" w:rsidRPr="00D9517A" w:rsidDel="00DB7745">
            <w:rPr>
              <w:rFonts w:ascii="Mulish" w:hAnsi="Mulish"/>
              <w:sz w:val="22"/>
            </w:rPr>
            <w:delText xml:space="preserve"> will be performed </w:delText>
          </w:r>
        </w:del>
      </w:ins>
      <w:ins w:id="4509" w:author="Guilherme Pessoa-Amorim" w:date="2021-11-15T16:42:00Z">
        <w:del w:id="4510" w:author="Guilherme Pessoa-Amorim [2]" w:date="2021-11-16T13:14:00Z">
          <w:r w:rsidR="00E50C4D" w:rsidRPr="00D9517A" w:rsidDel="00DB7745">
            <w:rPr>
              <w:rFonts w:ascii="Mulish" w:hAnsi="Mulish"/>
              <w:sz w:val="22"/>
            </w:rPr>
            <w:delText>in</w:delText>
          </w:r>
        </w:del>
      </w:ins>
      <w:ins w:id="4511" w:author="Guilherme Pessoa-Amorim" w:date="2021-11-15T16:37:00Z">
        <w:del w:id="4512" w:author="Guilherme Pessoa-Amorim [2]" w:date="2021-11-16T13:14:00Z">
          <w:r w:rsidR="00E50C4D" w:rsidRPr="00D9517A" w:rsidDel="00DB7745">
            <w:rPr>
              <w:rFonts w:ascii="Mulish" w:hAnsi="Mulish"/>
              <w:sz w:val="22"/>
            </w:rPr>
            <w:delText xml:space="preserve"> two ways: </w:delText>
          </w:r>
        </w:del>
      </w:ins>
    </w:p>
    <w:p w14:paraId="6C2236BF" w14:textId="5B53AB2A" w:rsidR="00E50C4D" w:rsidRPr="003E336D" w:rsidDel="00DB7745" w:rsidRDefault="00E50C4D" w:rsidP="003E336D">
      <w:pPr>
        <w:pStyle w:val="ListParagraph"/>
        <w:numPr>
          <w:ilvl w:val="0"/>
          <w:numId w:val="24"/>
        </w:numPr>
        <w:spacing w:line="360" w:lineRule="auto"/>
        <w:jc w:val="both"/>
        <w:rPr>
          <w:ins w:id="4513" w:author="Guilherme Pessoa-Amorim" w:date="2021-11-15T16:41:00Z"/>
          <w:del w:id="4514" w:author="Guilherme Pessoa-Amorim [2]" w:date="2021-11-16T13:13:00Z"/>
          <w:rFonts w:ascii="Mulish" w:hAnsi="Mulish"/>
          <w:sz w:val="22"/>
        </w:rPr>
      </w:pPr>
      <w:ins w:id="4515" w:author="Guilherme Pessoa-Amorim" w:date="2021-11-15T16:37:00Z">
        <w:del w:id="4516" w:author="Guilherme Pessoa-Amorim [2]" w:date="2021-11-16T13:13:00Z">
          <w:r w:rsidRPr="00D9517A" w:rsidDel="00DB7745">
            <w:rPr>
              <w:rFonts w:ascii="Mulish" w:hAnsi="Mulish"/>
              <w:sz w:val="22"/>
              <w:rPrChange w:id="4517" w:author="Guilherme Pessoa-Amorim [2]" w:date="2021-11-16T13:46:00Z">
                <w:rPr/>
              </w:rPrChange>
            </w:rPr>
            <w:delText xml:space="preserve">1) </w:delText>
          </w:r>
        </w:del>
      </w:ins>
      <w:ins w:id="4518" w:author="Guilherme Pessoa-Amorim" w:date="2021-11-15T16:36:00Z">
        <w:del w:id="4519" w:author="Guilherme Pessoa-Amorim [2]" w:date="2021-11-16T13:13:00Z">
          <w:r w:rsidRPr="00D9517A" w:rsidDel="00DB7745">
            <w:rPr>
              <w:rFonts w:ascii="Mulish" w:hAnsi="Mulish"/>
              <w:sz w:val="22"/>
              <w:rPrChange w:id="4520" w:author="Guilherme Pessoa-Amorim [2]" w:date="2021-11-16T13:46:00Z">
                <w:rPr/>
              </w:rPrChange>
            </w:rPr>
            <w:delText>any visit</w:delText>
          </w:r>
        </w:del>
      </w:ins>
      <w:ins w:id="4521" w:author="Guilherme Pessoa-Amorim" w:date="2021-11-15T16:37:00Z">
        <w:del w:id="4522" w:author="Guilherme Pessoa-Amorim [2]" w:date="2021-11-16T13:13:00Z">
          <w:r w:rsidRPr="00D9517A" w:rsidDel="00DB7745">
            <w:rPr>
              <w:rFonts w:ascii="Mulish" w:hAnsi="Mulish"/>
              <w:sz w:val="22"/>
              <w:rPrChange w:id="4523" w:author="Guilherme Pessoa-Amorim [2]" w:date="2021-11-16T13:46:00Z">
                <w:rPr/>
              </w:rPrChange>
            </w:rPr>
            <w:delText>s</w:delText>
          </w:r>
        </w:del>
      </w:ins>
      <w:ins w:id="4524" w:author="Guilherme Pessoa-Amorim" w:date="2021-11-15T16:36:00Z">
        <w:del w:id="4525" w:author="Guilherme Pessoa-Amorim [2]" w:date="2021-11-16T13:13:00Z">
          <w:r w:rsidRPr="00D9517A" w:rsidDel="00DB7745">
            <w:rPr>
              <w:rFonts w:ascii="Mulish" w:hAnsi="Mulish"/>
              <w:sz w:val="22"/>
              <w:rPrChange w:id="4526" w:author="Guilherme Pessoa-Amorim [2]" w:date="2021-11-16T13:46:00Z">
                <w:rPr/>
              </w:rPrChange>
            </w:rPr>
            <w:delText xml:space="preserve"> occurring within a time window of 4 weeks either before or after the intended 3-, 9-, and 15-month follow-up time point will be assessed </w:delText>
          </w:r>
        </w:del>
      </w:ins>
      <w:ins w:id="4527" w:author="Guilherme Pessoa-Amorim" w:date="2021-11-15T16:41:00Z">
        <w:del w:id="4528" w:author="Guilherme Pessoa-Amorim [2]" w:date="2021-11-16T13:13:00Z">
          <w:r w:rsidRPr="003E336D" w:rsidDel="00DB7745">
            <w:rPr>
              <w:rFonts w:ascii="Mulish" w:hAnsi="Mulish"/>
              <w:sz w:val="22"/>
            </w:rPr>
            <w:delText>separately</w:delText>
          </w:r>
        </w:del>
      </w:ins>
      <w:ins w:id="4529" w:author="Guilherme Pessoa-Amorim" w:date="2021-11-15T16:38:00Z">
        <w:del w:id="4530" w:author="Guilherme Pessoa-Amorim [2]" w:date="2021-11-16T13:13:00Z">
          <w:r w:rsidRPr="00D9517A" w:rsidDel="00DB7745">
            <w:rPr>
              <w:rFonts w:ascii="Mulish" w:hAnsi="Mulish"/>
              <w:sz w:val="22"/>
              <w:rPrChange w:id="4531" w:author="Guilherme Pessoa-Amorim [2]" w:date="2021-11-16T13:46:00Z">
                <w:rPr/>
              </w:rPrChange>
            </w:rPr>
            <w:delText xml:space="preserve"> (for instances when more than one visit is recorded in each time window, only the first will be considered)</w:delText>
          </w:r>
        </w:del>
      </w:ins>
      <w:ins w:id="4532" w:author="Guilherme Pessoa-Amorim" w:date="2021-11-15T16:36:00Z">
        <w:del w:id="4533" w:author="Guilherme Pessoa-Amorim [2]" w:date="2021-11-16T13:13:00Z">
          <w:r w:rsidRPr="00D9517A" w:rsidDel="00DB7745">
            <w:rPr>
              <w:rFonts w:ascii="Mulish" w:hAnsi="Mulish"/>
              <w:sz w:val="22"/>
              <w:rPrChange w:id="4534" w:author="Guilherme Pessoa-Amorim [2]" w:date="2021-11-16T13:46:00Z">
                <w:rPr/>
              </w:rPrChange>
            </w:rPr>
            <w:delText xml:space="preserve">; </w:delText>
          </w:r>
        </w:del>
      </w:ins>
    </w:p>
    <w:p w14:paraId="54410953" w14:textId="3B097012" w:rsidR="003C3F18" w:rsidRPr="00D9517A" w:rsidRDefault="00E50C4D" w:rsidP="003E336D">
      <w:pPr>
        <w:pStyle w:val="ListParagraph"/>
        <w:numPr>
          <w:ilvl w:val="0"/>
          <w:numId w:val="24"/>
        </w:numPr>
        <w:spacing w:line="360" w:lineRule="auto"/>
        <w:jc w:val="both"/>
        <w:rPr>
          <w:ins w:id="4535" w:author="Guilherme Pessoa-Amorim" w:date="2021-11-15T16:32:00Z"/>
          <w:rFonts w:ascii="Mulish" w:hAnsi="Mulish"/>
          <w:sz w:val="22"/>
        </w:rPr>
      </w:pPr>
      <w:ins w:id="4536" w:author="Guilherme Pessoa-Amorim" w:date="2021-11-15T16:36:00Z">
        <w:del w:id="4537" w:author="Guilherme Pessoa-Amorim [2]" w:date="2021-11-16T13:13:00Z">
          <w:r w:rsidRPr="00D9517A" w:rsidDel="00DB7745">
            <w:rPr>
              <w:rFonts w:ascii="Mulish" w:hAnsi="Mulish"/>
              <w:sz w:val="22"/>
              <w:rPrChange w:id="4538" w:author="Guilherme Pessoa-Amorim [2]" w:date="2021-11-16T13:46:00Z">
                <w:rPr/>
              </w:rPrChange>
            </w:rPr>
            <w:delText>2</w:delText>
          </w:r>
        </w:del>
        <w:del w:id="4539" w:author="Guilherme Pessoa-Amorim [2]" w:date="2021-11-16T13:14:00Z">
          <w:r w:rsidRPr="00D9517A" w:rsidDel="00DB7745">
            <w:rPr>
              <w:rFonts w:ascii="Mulish" w:hAnsi="Mulish"/>
              <w:sz w:val="22"/>
              <w:rPrChange w:id="4540" w:author="Guilherme Pessoa-Amorim [2]" w:date="2021-11-16T13:46:00Z">
                <w:rPr/>
              </w:rPrChange>
            </w:rPr>
            <w:delText>)</w:delText>
          </w:r>
        </w:del>
      </w:ins>
      <w:ins w:id="4541" w:author="Guilherme Pessoa-Amorim" w:date="2021-11-15T16:38:00Z">
        <w:del w:id="4542" w:author="Guilherme Pessoa-Amorim [2]" w:date="2021-11-16T13:14:00Z">
          <w:r w:rsidRPr="00D9517A" w:rsidDel="00DB7745">
            <w:rPr>
              <w:rFonts w:ascii="Mulish" w:hAnsi="Mulish"/>
              <w:sz w:val="22"/>
              <w:rPrChange w:id="4543" w:author="Guilherme Pessoa-Amorim [2]" w:date="2021-11-16T13:46:00Z">
                <w:rPr/>
              </w:rPrChange>
            </w:rPr>
            <w:delText xml:space="preserve"> </w:delText>
          </w:r>
        </w:del>
      </w:ins>
      <w:ins w:id="4544" w:author="Guilherme Pessoa-Amorim" w:date="2021-11-15T16:41:00Z">
        <w:r w:rsidR="002511BE" w:rsidRPr="003E336D">
          <w:rPr>
            <w:rFonts w:ascii="Mulish" w:hAnsi="Mulish"/>
            <w:sz w:val="22"/>
          </w:rPr>
          <w:t>all</w:t>
        </w:r>
      </w:ins>
      <w:ins w:id="4545" w:author="Guilherme Pessoa-Amorim" w:date="2021-11-15T16:38:00Z">
        <w:r w:rsidRPr="00D9517A">
          <w:rPr>
            <w:rFonts w:ascii="Mulish" w:hAnsi="Mulish"/>
            <w:sz w:val="22"/>
            <w:rPrChange w:id="4546" w:author="Guilherme Pessoa-Amorim [2]" w:date="2021-11-16T13:46:00Z">
              <w:rPr/>
            </w:rPrChange>
          </w:rPr>
          <w:t xml:space="preserve"> visits happening </w:t>
        </w:r>
      </w:ins>
      <w:ins w:id="4547" w:author="Guilherme Pessoa-Amorim" w:date="2021-11-15T16:40:00Z">
        <w:del w:id="4548" w:author="Guilherme Pessoa-Amorim [2]" w:date="2021-11-16T13:15:00Z">
          <w:r w:rsidRPr="00D9517A" w:rsidDel="00DB7745">
            <w:rPr>
              <w:rFonts w:ascii="Mulish" w:hAnsi="Mulish"/>
              <w:sz w:val="22"/>
              <w:rPrChange w:id="4549" w:author="Guilherme Pessoa-Amorim [2]" w:date="2021-11-16T13:46:00Z">
                <w:rPr/>
              </w:rPrChange>
            </w:rPr>
            <w:delText xml:space="preserve">after randomisation and </w:delText>
          </w:r>
        </w:del>
        <w:r w:rsidRPr="00D9517A">
          <w:rPr>
            <w:rFonts w:ascii="Mulish" w:hAnsi="Mulish"/>
            <w:sz w:val="22"/>
            <w:rPrChange w:id="4550" w:author="Guilherme Pessoa-Amorim [2]" w:date="2021-11-16T13:46:00Z">
              <w:rPr/>
            </w:rPrChange>
          </w:rPr>
          <w:t xml:space="preserve">within </w:t>
        </w:r>
        <w:del w:id="4551" w:author="Guilherme Pessoa-Amorim [2]" w:date="2021-11-16T13:14:00Z">
          <w:r w:rsidRPr="00D9517A" w:rsidDel="00DB7745">
            <w:rPr>
              <w:rFonts w:ascii="Mulish" w:hAnsi="Mulish"/>
              <w:sz w:val="22"/>
              <w:rPrChange w:id="4552" w:author="Guilherme Pessoa-Amorim [2]" w:date="2021-11-16T13:46:00Z">
                <w:rPr/>
              </w:rPrChange>
            </w:rPr>
            <w:delText>16</w:delText>
          </w:r>
        </w:del>
      </w:ins>
      <w:ins w:id="4553" w:author="Guilherme Pessoa-Amorim [2]" w:date="2021-11-16T13:14:00Z">
        <w:r w:rsidR="00DB7745" w:rsidRPr="003E336D">
          <w:rPr>
            <w:rFonts w:ascii="Mulish" w:hAnsi="Mulish"/>
            <w:sz w:val="22"/>
          </w:rPr>
          <w:t>24</w:t>
        </w:r>
      </w:ins>
      <w:ins w:id="4554" w:author="Guilherme Pessoa-Amorim" w:date="2021-11-15T16:40:00Z">
        <w:r w:rsidRPr="00D9517A">
          <w:rPr>
            <w:rFonts w:ascii="Mulish" w:hAnsi="Mulish"/>
            <w:sz w:val="22"/>
            <w:rPrChange w:id="4555" w:author="Guilherme Pessoa-Amorim [2]" w:date="2021-11-16T13:46:00Z">
              <w:rPr/>
            </w:rPrChange>
          </w:rPr>
          <w:t xml:space="preserve"> months</w:t>
        </w:r>
      </w:ins>
      <w:ins w:id="4556" w:author="Guilherme Pessoa-Amorim [2]" w:date="2021-11-16T13:15:00Z">
        <w:r w:rsidR="00DB7745" w:rsidRPr="003E336D">
          <w:rPr>
            <w:rFonts w:ascii="Mulish" w:hAnsi="Mulish"/>
            <w:sz w:val="22"/>
          </w:rPr>
          <w:t xml:space="preserve"> after randomisation</w:t>
        </w:r>
      </w:ins>
      <w:ins w:id="4557" w:author="Guilherme Pessoa-Amorim" w:date="2021-11-15T16:41:00Z">
        <w:r w:rsidRPr="00D9517A">
          <w:rPr>
            <w:rFonts w:ascii="Mulish" w:hAnsi="Mulish"/>
            <w:sz w:val="22"/>
            <w:rPrChange w:id="4558" w:author="Guilherme Pessoa-Amorim [2]" w:date="2021-11-16T13:46:00Z">
              <w:rPr/>
            </w:rPrChange>
          </w:rPr>
          <w:t xml:space="preserve"> will </w:t>
        </w:r>
        <w:r w:rsidRPr="003E336D">
          <w:rPr>
            <w:rFonts w:ascii="Mulish" w:hAnsi="Mulish"/>
            <w:sz w:val="22"/>
          </w:rPr>
          <w:t>be assessed together</w:t>
        </w:r>
      </w:ins>
      <w:ins w:id="4559" w:author="Guilherme Pessoa-Amorim" w:date="2021-11-15T16:45:00Z">
        <w:r w:rsidR="002511BE" w:rsidRPr="003E336D">
          <w:rPr>
            <w:rFonts w:ascii="Mulish" w:hAnsi="Mulish"/>
            <w:sz w:val="22"/>
          </w:rPr>
          <w:t>, regardless of when they occurred.</w:t>
        </w:r>
      </w:ins>
      <w:ins w:id="4560" w:author="Guilherme Pessoa-Amorim [2]" w:date="2021-11-16T13:15:00Z">
        <w:r w:rsidR="00DB7745" w:rsidRPr="003E336D">
          <w:rPr>
            <w:rFonts w:ascii="Mulish" w:hAnsi="Mulish"/>
            <w:sz w:val="22"/>
          </w:rPr>
          <w:t xml:space="preserve"> For each visit, a matching </w:t>
        </w:r>
        <w:r w:rsidR="00DB7745" w:rsidRPr="00D9517A">
          <w:rPr>
            <w:rFonts w:ascii="Mulish" w:hAnsi="Mulish"/>
            <w:sz w:val="22"/>
          </w:rPr>
          <w:t xml:space="preserve">lookback period will be defined to allow interrogation of the </w:t>
        </w:r>
      </w:ins>
      <w:ins w:id="4561" w:author="Guilherme Pessoa-Amorim [2]" w:date="2021-11-16T13:16:00Z">
        <w:r w:rsidR="00DB7745" w:rsidRPr="00D9517A">
          <w:rPr>
            <w:rFonts w:ascii="Mulish" w:hAnsi="Mulish"/>
            <w:sz w:val="22"/>
          </w:rPr>
          <w:t>RCD source (see section below)</w:t>
        </w:r>
      </w:ins>
    </w:p>
    <w:p w14:paraId="16FE8BAA" w14:textId="1AEC01AC" w:rsidR="003C3F18" w:rsidRPr="00D9517A" w:rsidDel="00B748E3" w:rsidRDefault="003C3F18">
      <w:pPr>
        <w:pStyle w:val="ListParagraph"/>
        <w:spacing w:line="360" w:lineRule="auto"/>
        <w:jc w:val="both"/>
        <w:rPr>
          <w:ins w:id="4562" w:author="Guilherme Pessoa-Amorim" w:date="2021-11-15T16:32:00Z"/>
          <w:del w:id="4563" w:author="Guilherme Pessoa-Amorim [2]" w:date="2021-11-16T13:12:00Z"/>
          <w:rFonts w:ascii="Mulish" w:hAnsi="Mulish"/>
          <w:sz w:val="22"/>
        </w:rPr>
        <w:pPrChange w:id="4564" w:author="Guilherme Pessoa-Amorim" w:date="2021-11-15T16:32:00Z">
          <w:pPr>
            <w:pStyle w:val="ListParagraph"/>
            <w:numPr>
              <w:numId w:val="24"/>
            </w:numPr>
            <w:spacing w:line="360" w:lineRule="auto"/>
            <w:ind w:hanging="360"/>
            <w:jc w:val="both"/>
          </w:pPr>
        </w:pPrChange>
      </w:pPr>
    </w:p>
    <w:p w14:paraId="65D66C1F" w14:textId="0AB94576" w:rsidR="00990EB5" w:rsidRPr="00D9517A" w:rsidDel="00E50C4D" w:rsidRDefault="00BC484B" w:rsidP="00ED0811">
      <w:pPr>
        <w:pStyle w:val="ListParagraph"/>
        <w:numPr>
          <w:ilvl w:val="0"/>
          <w:numId w:val="24"/>
        </w:numPr>
        <w:spacing w:line="360" w:lineRule="auto"/>
        <w:jc w:val="both"/>
        <w:rPr>
          <w:del w:id="4565" w:author="Guilherme Pessoa-Amorim" w:date="2021-11-15T16:41:00Z"/>
          <w:rFonts w:ascii="Mulish" w:hAnsi="Mulish"/>
          <w:sz w:val="22"/>
          <w:rPrChange w:id="4566" w:author="Guilherme Pessoa-Amorim [2]" w:date="2021-11-16T13:46:00Z">
            <w:rPr>
              <w:del w:id="4567" w:author="Guilherme Pessoa-Amorim" w:date="2021-11-15T16:41:00Z"/>
            </w:rPr>
          </w:rPrChange>
        </w:rPr>
      </w:pPr>
      <w:del w:id="4568" w:author="Guilherme Pessoa-Amorim" w:date="2021-11-15T16:41:00Z">
        <w:r w:rsidRPr="00D9517A" w:rsidDel="00E50C4D">
          <w:rPr>
            <w:rFonts w:ascii="Mulish" w:hAnsi="Mulish"/>
            <w:sz w:val="22"/>
            <w:rPrChange w:id="4569" w:author="Guilherme Pessoa-Amorim [2]" w:date="2021-11-16T13:46:00Z">
              <w:rPr/>
            </w:rPrChange>
          </w:rPr>
          <w:delText>T</w:delText>
        </w:r>
        <w:r w:rsidR="0037403B" w:rsidRPr="00D9517A" w:rsidDel="00E50C4D">
          <w:rPr>
            <w:rFonts w:ascii="Mulish" w:hAnsi="Mulish"/>
            <w:sz w:val="22"/>
            <w:rPrChange w:id="4570" w:author="Guilherme Pessoa-Amorim [2]" w:date="2021-11-16T13:46:00Z">
              <w:rPr/>
            </w:rPrChange>
          </w:rPr>
          <w:delText>o allow meaningful comparisons using RCD, a preceding “</w:delText>
        </w:r>
      </w:del>
      <w:del w:id="4571" w:author="Guilherme Pessoa-Amorim" w:date="2021-11-15T15:57:00Z">
        <w:r w:rsidR="0037403B" w:rsidRPr="00D9517A" w:rsidDel="00E81441">
          <w:rPr>
            <w:rFonts w:ascii="Mulish" w:hAnsi="Mulish"/>
            <w:sz w:val="22"/>
            <w:rPrChange w:id="4572" w:author="Guilherme Pessoa-Amorim [2]" w:date="2021-11-16T13:46:00Z">
              <w:rPr/>
            </w:rPrChange>
          </w:rPr>
          <w:delText>peri</w:delText>
        </w:r>
      </w:del>
      <w:del w:id="4573" w:author="Guilherme Pessoa-Amorim" w:date="2021-11-15T16:41:00Z">
        <w:r w:rsidR="0037403B" w:rsidRPr="00D9517A" w:rsidDel="00E50C4D">
          <w:rPr>
            <w:rFonts w:ascii="Mulish" w:hAnsi="Mulish"/>
            <w:sz w:val="22"/>
            <w:rPrChange w:id="4574" w:author="Guilherme Pessoa-Amorim [2]" w:date="2021-11-16T13:46:00Z">
              <w:rPr/>
            </w:rPrChange>
          </w:rPr>
          <w:delText xml:space="preserve">-visit” </w:delText>
        </w:r>
        <w:r w:rsidR="009B58EF" w:rsidRPr="00D9517A" w:rsidDel="00E50C4D">
          <w:rPr>
            <w:rFonts w:ascii="Mulish" w:hAnsi="Mulish"/>
            <w:sz w:val="22"/>
            <w:rPrChange w:id="4575" w:author="Guilherme Pessoa-Amorim [2]" w:date="2021-11-16T13:46:00Z">
              <w:rPr/>
            </w:rPrChange>
          </w:rPr>
          <w:delText xml:space="preserve">lookback </w:delText>
        </w:r>
        <w:r w:rsidR="0037403B" w:rsidRPr="00D9517A" w:rsidDel="00E50C4D">
          <w:rPr>
            <w:rFonts w:ascii="Mulish" w:hAnsi="Mulish"/>
            <w:sz w:val="22"/>
            <w:rPrChange w:id="4576" w:author="Guilherme Pessoa-Amorim [2]" w:date="2021-11-16T13:46:00Z">
              <w:rPr/>
            </w:rPrChange>
          </w:rPr>
          <w:delText xml:space="preserve">period </w:delText>
        </w:r>
        <w:r w:rsidR="00990EB5" w:rsidRPr="00D9517A" w:rsidDel="00E50C4D">
          <w:rPr>
            <w:rFonts w:ascii="Mulish" w:hAnsi="Mulish"/>
            <w:sz w:val="22"/>
            <w:rPrChange w:id="4577" w:author="Guilherme Pessoa-Amorim [2]" w:date="2021-11-16T13:46:00Z">
              <w:rPr/>
            </w:rPrChange>
          </w:rPr>
          <w:delText xml:space="preserve">(lasting for n months) </w:delText>
        </w:r>
        <w:r w:rsidR="0037403B" w:rsidRPr="00D9517A" w:rsidDel="00E50C4D">
          <w:rPr>
            <w:rFonts w:ascii="Mulish" w:hAnsi="Mulish"/>
            <w:sz w:val="22"/>
            <w:rPrChange w:id="4578" w:author="Guilherme Pessoa-Amorim [2]" w:date="2021-11-16T13:46:00Z">
              <w:rPr/>
            </w:rPrChange>
          </w:rPr>
          <w:delText>needs to be defined</w:delText>
        </w:r>
      </w:del>
      <w:del w:id="4579" w:author="Guilherme Pessoa-Amorim" w:date="2021-11-15T16:15:00Z">
        <w:r w:rsidR="0037403B" w:rsidRPr="00D9517A" w:rsidDel="00042004">
          <w:rPr>
            <w:rFonts w:ascii="Mulish" w:hAnsi="Mulish"/>
            <w:sz w:val="22"/>
            <w:rPrChange w:id="4580" w:author="Guilherme Pessoa-Amorim [2]" w:date="2021-11-16T13:46:00Z">
              <w:rPr/>
            </w:rPrChange>
          </w:rPr>
          <w:delText xml:space="preserve"> </w:delText>
        </w:r>
      </w:del>
      <w:del w:id="4581" w:author="Guilherme Pessoa-Amorim" w:date="2021-11-15T16:41:00Z">
        <w:r w:rsidR="0037403B" w:rsidRPr="00D9517A" w:rsidDel="00E50C4D">
          <w:rPr>
            <w:rFonts w:ascii="Mulish" w:hAnsi="Mulish"/>
            <w:sz w:val="22"/>
            <w:rPrChange w:id="4582" w:author="Guilherme Pessoa-Amorim [2]" w:date="2021-11-16T13:46:00Z">
              <w:rPr/>
            </w:rPrChange>
          </w:rPr>
          <w:delText xml:space="preserve">so that </w:delText>
        </w:r>
        <w:r w:rsidR="00990EB5" w:rsidRPr="00D9517A" w:rsidDel="00E50C4D">
          <w:rPr>
            <w:rFonts w:ascii="Mulish" w:hAnsi="Mulish"/>
            <w:sz w:val="22"/>
            <w:rPrChange w:id="4583" w:author="Guilherme Pessoa-Amorim [2]" w:date="2021-11-16T13:46:00Z">
              <w:rPr/>
            </w:rPrChange>
          </w:rPr>
          <w:delText xml:space="preserve">records occurring in that period can be used. </w:delText>
        </w:r>
      </w:del>
      <w:del w:id="4584" w:author="Guilherme Pessoa-Amorim" w:date="2021-11-15T16:34:00Z">
        <w:r w:rsidR="00990EB5" w:rsidRPr="00D9517A" w:rsidDel="00E50C4D">
          <w:rPr>
            <w:rFonts w:ascii="Mulish" w:hAnsi="Mulish"/>
            <w:sz w:val="22"/>
            <w:rPrChange w:id="4585" w:author="Guilherme Pessoa-Amorim [2]" w:date="2021-11-16T13:46:00Z">
              <w:rPr/>
            </w:rPrChange>
          </w:rPr>
          <w:delText xml:space="preserve">For </w:delText>
        </w:r>
        <w:r w:rsidRPr="00D9517A" w:rsidDel="00E50C4D">
          <w:rPr>
            <w:rFonts w:ascii="Mulish" w:hAnsi="Mulish"/>
            <w:sz w:val="22"/>
            <w:rPrChange w:id="4586" w:author="Guilherme Pessoa-Amorim [2]" w:date="2021-11-16T13:46:00Z">
              <w:rPr/>
            </w:rPrChange>
          </w:rPr>
          <w:delText>ORION-4,</w:delText>
        </w:r>
        <w:r w:rsidR="00990EB5" w:rsidRPr="00D9517A" w:rsidDel="00E50C4D">
          <w:rPr>
            <w:rFonts w:ascii="Mulish" w:hAnsi="Mulish"/>
            <w:sz w:val="22"/>
            <w:rPrChange w:id="4587" w:author="Guilherme Pessoa-Amorim [2]" w:date="2021-11-16T13:46:00Z">
              <w:rPr/>
            </w:rPrChange>
          </w:rPr>
          <w:delText xml:space="preserve"> </w:delText>
        </w:r>
      </w:del>
      <w:del w:id="4588" w:author="Guilherme Pessoa-Amorim" w:date="2021-11-15T16:15:00Z">
        <w:r w:rsidR="00FF168B" w:rsidRPr="00D9517A" w:rsidDel="00042004">
          <w:rPr>
            <w:rFonts w:ascii="Mulish" w:hAnsi="Mulish"/>
            <w:sz w:val="22"/>
            <w:rPrChange w:id="4589" w:author="Guilherme Pessoa-Amorim [2]" w:date="2021-11-16T13:46:00Z">
              <w:rPr/>
            </w:rPrChange>
          </w:rPr>
          <w:delText>th</w:delText>
        </w:r>
      </w:del>
      <w:del w:id="4590" w:author="Guilherme Pessoa-Amorim" w:date="2021-11-15T16:16:00Z">
        <w:r w:rsidR="00FF168B" w:rsidRPr="00D9517A" w:rsidDel="00042004">
          <w:rPr>
            <w:rFonts w:ascii="Mulish" w:hAnsi="Mulish"/>
            <w:sz w:val="22"/>
            <w:rPrChange w:id="4591" w:author="Guilherme Pessoa-Amorim [2]" w:date="2021-11-16T13:46:00Z">
              <w:rPr/>
            </w:rPrChange>
          </w:rPr>
          <w:delText>e p</w:delText>
        </w:r>
      </w:del>
      <w:del w:id="4592" w:author="Guilherme Pessoa-Amorim" w:date="2021-11-15T16:41:00Z">
        <w:r w:rsidR="00FF168B" w:rsidRPr="00D9517A" w:rsidDel="00E50C4D">
          <w:rPr>
            <w:rFonts w:ascii="Mulish" w:hAnsi="Mulish"/>
            <w:sz w:val="22"/>
            <w:rPrChange w:id="4593" w:author="Guilherme Pessoa-Amorim [2]" w:date="2021-11-16T13:46:00Z">
              <w:rPr/>
            </w:rPrChange>
          </w:rPr>
          <w:delText>ost-randomisation period will be restricted to approximately 1</w:delText>
        </w:r>
      </w:del>
      <w:ins w:id="4594" w:author="Guilherme Pessoa-Amorim [2]" w:date="2021-11-15T12:55:00Z">
        <w:del w:id="4595" w:author="Guilherme Pessoa-Amorim" w:date="2021-11-15T16:41:00Z">
          <w:r w:rsidR="0071035B" w:rsidRPr="00D9517A" w:rsidDel="00E50C4D">
            <w:rPr>
              <w:rFonts w:ascii="Mulish" w:hAnsi="Mulish"/>
              <w:sz w:val="22"/>
              <w:rPrChange w:id="4596" w:author="Guilherme Pessoa-Amorim [2]" w:date="2021-11-16T13:46:00Z">
                <w:rPr/>
              </w:rPrChange>
            </w:rPr>
            <w:delText>5</w:delText>
          </w:r>
        </w:del>
      </w:ins>
      <w:del w:id="4597" w:author="Guilherme Pessoa-Amorim" w:date="2021-11-15T16:41:00Z">
        <w:r w:rsidR="00FF168B" w:rsidRPr="00D9517A" w:rsidDel="00E50C4D">
          <w:rPr>
            <w:rFonts w:ascii="Mulish" w:hAnsi="Mulish"/>
            <w:sz w:val="22"/>
            <w:rPrChange w:id="4598" w:author="Guilherme Pessoa-Amorim [2]" w:date="2021-11-16T13:46:00Z">
              <w:rPr/>
            </w:rPrChange>
          </w:rPr>
          <w:delText>2 months (i.e. ending at the 3</w:delText>
        </w:r>
        <w:r w:rsidR="00FF168B" w:rsidRPr="00D9517A" w:rsidDel="00E50C4D">
          <w:rPr>
            <w:rFonts w:ascii="Mulish" w:hAnsi="Mulish"/>
            <w:sz w:val="22"/>
            <w:vertAlign w:val="superscript"/>
            <w:rPrChange w:id="4599" w:author="Guilherme Pessoa-Amorim [2]" w:date="2021-11-16T13:46:00Z">
              <w:rPr>
                <w:vertAlign w:val="superscript"/>
              </w:rPr>
            </w:rPrChange>
          </w:rPr>
          <w:delText>rd</w:delText>
        </w:r>
        <w:r w:rsidR="00FF168B" w:rsidRPr="00D9517A" w:rsidDel="00E50C4D">
          <w:rPr>
            <w:rFonts w:ascii="Mulish" w:hAnsi="Mulish"/>
            <w:sz w:val="22"/>
            <w:rPrChange w:id="4600" w:author="Guilherme Pessoa-Amorim [2]" w:date="2021-11-16T13:46:00Z">
              <w:rPr/>
            </w:rPrChange>
          </w:rPr>
          <w:delText xml:space="preserve"> follow-up visit)</w:delText>
        </w:r>
        <w:r w:rsidR="006D5F6A" w:rsidRPr="00D9517A" w:rsidDel="00E50C4D">
          <w:rPr>
            <w:rFonts w:ascii="Mulish" w:hAnsi="Mulish"/>
            <w:sz w:val="22"/>
            <w:rPrChange w:id="4601" w:author="Guilherme Pessoa-Amorim [2]" w:date="2021-11-16T13:46:00Z">
              <w:rPr/>
            </w:rPrChange>
          </w:rPr>
          <w:delText xml:space="preserve">. </w:delText>
        </w:r>
      </w:del>
      <w:del w:id="4602" w:author="Guilherme Pessoa-Amorim" w:date="2021-11-15T16:16:00Z">
        <w:r w:rsidR="006D5F6A" w:rsidRPr="00D9517A" w:rsidDel="00042004">
          <w:rPr>
            <w:rFonts w:ascii="Mulish" w:hAnsi="Mulish"/>
            <w:sz w:val="22"/>
            <w:rPrChange w:id="4603" w:author="Guilherme Pessoa-Amorim [2]" w:date="2021-11-16T13:46:00Z">
              <w:rPr/>
            </w:rPrChange>
          </w:rPr>
          <w:delText>This perio</w:delText>
        </w:r>
      </w:del>
      <w:del w:id="4604" w:author="Guilherme Pessoa-Amorim" w:date="2021-11-15T16:41:00Z">
        <w:r w:rsidR="006D5F6A" w:rsidRPr="00D9517A" w:rsidDel="00E50C4D">
          <w:rPr>
            <w:rFonts w:ascii="Mulish" w:hAnsi="Mulish"/>
            <w:sz w:val="22"/>
            <w:rPrChange w:id="4605" w:author="Guilherme Pessoa-Amorim [2]" w:date="2021-11-16T13:46:00Z">
              <w:rPr/>
            </w:rPrChange>
          </w:rPr>
          <w:delText xml:space="preserve">d will be separately defined for each patient </w:delText>
        </w:r>
        <w:r w:rsidR="00FF168B" w:rsidRPr="00D9517A" w:rsidDel="00E50C4D">
          <w:rPr>
            <w:rFonts w:ascii="Mulish" w:hAnsi="Mulish"/>
            <w:sz w:val="22"/>
            <w:rPrChange w:id="4606" w:author="Guilherme Pessoa-Amorim [2]" w:date="2021-11-16T13:46:00Z">
              <w:rPr/>
            </w:rPrChange>
          </w:rPr>
          <w:delText xml:space="preserve">since </w:delText>
        </w:r>
        <w:r w:rsidR="008173E1" w:rsidRPr="00D9517A" w:rsidDel="00E50C4D">
          <w:rPr>
            <w:rFonts w:ascii="Mulish" w:hAnsi="Mulish"/>
            <w:sz w:val="22"/>
            <w:rPrChange w:id="4607" w:author="Guilherme Pessoa-Amorim [2]" w:date="2021-11-16T13:46:00Z">
              <w:rPr/>
            </w:rPrChange>
          </w:rPr>
          <w:delText xml:space="preserve">study visits </w:delText>
        </w:r>
        <w:r w:rsidR="006D5F6A" w:rsidRPr="00D9517A" w:rsidDel="00E50C4D">
          <w:rPr>
            <w:rFonts w:ascii="Mulish" w:hAnsi="Mulish"/>
            <w:sz w:val="22"/>
            <w:rPrChange w:id="4608" w:author="Guilherme Pessoa-Amorim [2]" w:date="2021-11-16T13:46:00Z">
              <w:rPr/>
            </w:rPrChange>
          </w:rPr>
          <w:delText>do not have strict time windows</w:delText>
        </w:r>
        <w:r w:rsidR="00FF168B" w:rsidRPr="00D9517A" w:rsidDel="00E50C4D">
          <w:rPr>
            <w:rFonts w:ascii="Mulish" w:hAnsi="Mulish"/>
            <w:sz w:val="22"/>
            <w:rPrChange w:id="4609" w:author="Guilherme Pessoa-Amorim [2]" w:date="2021-11-16T13:46:00Z">
              <w:rPr/>
            </w:rPrChange>
          </w:rPr>
          <w:delText>.</w:delText>
        </w:r>
      </w:del>
    </w:p>
    <w:p w14:paraId="64227AA9" w14:textId="2B8531C0" w:rsidR="00990EB5" w:rsidRPr="00D9517A" w:rsidDel="00ED0811" w:rsidRDefault="00990EB5" w:rsidP="00ED0811">
      <w:pPr>
        <w:spacing w:line="360" w:lineRule="auto"/>
        <w:jc w:val="both"/>
        <w:rPr>
          <w:del w:id="4610" w:author="Guilherme Pessoa-Amorim" w:date="2021-11-15T16:10:00Z"/>
          <w:rFonts w:ascii="Mulish" w:hAnsi="Mulish"/>
          <w:sz w:val="22"/>
          <w:rPrChange w:id="4611" w:author="Guilherme Pessoa-Amorim [2]" w:date="2021-11-16T13:46:00Z">
            <w:rPr>
              <w:del w:id="4612" w:author="Guilherme Pessoa-Amorim" w:date="2021-11-15T16:10:00Z"/>
            </w:rPr>
          </w:rPrChange>
        </w:rPr>
      </w:pPr>
    </w:p>
    <w:p w14:paraId="14170D69" w14:textId="1CBDFF5E" w:rsidR="0071035B" w:rsidRPr="00D9517A" w:rsidDel="00ED0811" w:rsidRDefault="00990EB5" w:rsidP="00ED0811">
      <w:pPr>
        <w:spacing w:line="360" w:lineRule="auto"/>
        <w:jc w:val="both"/>
        <w:rPr>
          <w:ins w:id="4613" w:author="Guilherme Pessoa-Amorim [2]" w:date="2021-11-15T13:00:00Z"/>
          <w:del w:id="4614" w:author="Guilherme Pessoa-Amorim" w:date="2021-11-15T16:10:00Z"/>
          <w:rFonts w:ascii="Mulish" w:hAnsi="Mulish"/>
          <w:sz w:val="22"/>
          <w:rPrChange w:id="4615" w:author="Guilherme Pessoa-Amorim [2]" w:date="2021-11-16T13:46:00Z">
            <w:rPr>
              <w:ins w:id="4616" w:author="Guilherme Pessoa-Amorim [2]" w:date="2021-11-15T13:00:00Z"/>
              <w:del w:id="4617" w:author="Guilherme Pessoa-Amorim" w:date="2021-11-15T16:10:00Z"/>
            </w:rPr>
          </w:rPrChange>
        </w:rPr>
      </w:pPr>
      <w:del w:id="4618" w:author="Guilherme Pessoa-Amorim [2]" w:date="2021-11-15T12:54:00Z">
        <w:r w:rsidRPr="00D9517A" w:rsidDel="0071035B">
          <w:rPr>
            <w:rFonts w:ascii="Mulish" w:hAnsi="Mulish"/>
            <w:noProof/>
            <w:sz w:val="22"/>
            <w:lang w:eastAsia="en-GB"/>
            <w:rPrChange w:id="4619" w:author="Guilherme Pessoa-Amorim [2]" w:date="2021-11-16T13:46:00Z">
              <w:rPr>
                <w:noProof/>
                <w:lang w:eastAsia="en-GB"/>
              </w:rPr>
            </w:rPrChange>
          </w:rPr>
          <w:drawing>
            <wp:inline distT="0" distB="0" distL="0" distR="0" wp14:anchorId="6BDD9F52" wp14:editId="128B7471">
              <wp:extent cx="5731510" cy="3215640"/>
              <wp:effectExtent l="38100" t="38100" r="3429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a:ln w="28575">
                        <a:solidFill>
                          <a:schemeClr val="tx1"/>
                        </a:solidFill>
                      </a:ln>
                    </pic:spPr>
                  </pic:pic>
                </a:graphicData>
              </a:graphic>
            </wp:inline>
          </w:drawing>
        </w:r>
      </w:del>
    </w:p>
    <w:p w14:paraId="536A3E0D" w14:textId="2B9DD977" w:rsidR="0071035B" w:rsidRPr="00D9517A" w:rsidDel="00ED0811" w:rsidRDefault="0071035B">
      <w:pPr>
        <w:pStyle w:val="Caption"/>
        <w:keepNext/>
        <w:spacing w:line="360" w:lineRule="auto"/>
        <w:jc w:val="both"/>
        <w:rPr>
          <w:ins w:id="4620" w:author="Guilherme Pessoa-Amorim [2]" w:date="2021-11-15T13:00:00Z"/>
          <w:del w:id="4621" w:author="Guilherme Pessoa-Amorim" w:date="2021-11-15T16:02:00Z"/>
          <w:rFonts w:ascii="Mulish" w:hAnsi="Mulish"/>
          <w:sz w:val="16"/>
          <w:rPrChange w:id="4622" w:author="Guilherme Pessoa-Amorim [2]" w:date="2021-11-16T13:46:00Z">
            <w:rPr>
              <w:ins w:id="4623" w:author="Guilherme Pessoa-Amorim [2]" w:date="2021-11-15T13:00:00Z"/>
              <w:del w:id="4624" w:author="Guilherme Pessoa-Amorim" w:date="2021-11-15T16:02:00Z"/>
            </w:rPr>
          </w:rPrChange>
        </w:rPr>
        <w:pPrChange w:id="4625" w:author="Guilherme Pessoa-Amorim [2]" w:date="2021-11-15T13:07:00Z">
          <w:pPr>
            <w:pStyle w:val="Caption"/>
          </w:pPr>
        </w:pPrChange>
      </w:pPr>
      <w:bookmarkStart w:id="4626" w:name="_Ref87884428"/>
      <w:ins w:id="4627" w:author="Guilherme Pessoa-Amorim [2]" w:date="2021-11-15T13:00:00Z">
        <w:del w:id="4628" w:author="Guilherme Pessoa-Amorim" w:date="2021-11-15T16:02:00Z">
          <w:r w:rsidRPr="00D9517A" w:rsidDel="00ED0811">
            <w:rPr>
              <w:rFonts w:ascii="Mulish" w:hAnsi="Mulish"/>
              <w:sz w:val="16"/>
              <w:rPrChange w:id="4629" w:author="Guilherme Pessoa-Amorim [2]" w:date="2021-11-16T13:46:00Z">
                <w:rPr/>
              </w:rPrChange>
            </w:rPr>
            <w:delText xml:space="preserve">Figure </w:delText>
          </w:r>
          <w:r w:rsidRPr="00D9517A" w:rsidDel="00ED0811">
            <w:rPr>
              <w:rFonts w:ascii="Mulish" w:hAnsi="Mulish"/>
              <w:sz w:val="16"/>
              <w:rPrChange w:id="4630" w:author="Guilherme Pessoa-Amorim [2]" w:date="2021-11-16T13:46:00Z">
                <w:rPr/>
              </w:rPrChange>
            </w:rPr>
            <w:fldChar w:fldCharType="begin"/>
          </w:r>
          <w:r w:rsidRPr="00D9517A" w:rsidDel="00ED0811">
            <w:rPr>
              <w:rFonts w:ascii="Mulish" w:hAnsi="Mulish"/>
              <w:sz w:val="16"/>
              <w:rPrChange w:id="4631" w:author="Guilherme Pessoa-Amorim [2]" w:date="2021-11-16T13:46:00Z">
                <w:rPr/>
              </w:rPrChange>
            </w:rPr>
            <w:delInstrText xml:space="preserve"> SEQ Figure \* ARABIC </w:delInstrText>
          </w:r>
        </w:del>
      </w:ins>
      <w:del w:id="4632" w:author="Guilherme Pessoa-Amorim" w:date="2021-11-15T16:02:00Z">
        <w:r w:rsidRPr="00D9517A" w:rsidDel="00ED0811">
          <w:rPr>
            <w:rFonts w:ascii="Mulish" w:hAnsi="Mulish"/>
            <w:sz w:val="16"/>
            <w:rPrChange w:id="4633" w:author="Guilherme Pessoa-Amorim [2]" w:date="2021-11-16T13:46:00Z">
              <w:rPr/>
            </w:rPrChange>
          </w:rPr>
          <w:fldChar w:fldCharType="separate"/>
        </w:r>
      </w:del>
      <w:ins w:id="4634" w:author="Guilherme Pessoa-Amorim [2]" w:date="2021-11-15T13:06:00Z">
        <w:del w:id="4635" w:author="Guilherme Pessoa-Amorim" w:date="2021-11-15T16:02:00Z">
          <w:r w:rsidR="00EB56F0" w:rsidRPr="00D9517A" w:rsidDel="00ED0811">
            <w:rPr>
              <w:rFonts w:ascii="Mulish" w:hAnsi="Mulish"/>
              <w:noProof/>
              <w:sz w:val="16"/>
              <w:rPrChange w:id="4636" w:author="Guilherme Pessoa-Amorim [2]" w:date="2021-11-16T13:46:00Z">
                <w:rPr>
                  <w:noProof/>
                </w:rPr>
              </w:rPrChange>
            </w:rPr>
            <w:delText>2</w:delText>
          </w:r>
        </w:del>
      </w:ins>
      <w:ins w:id="4637" w:author="Guilherme Pessoa-Amorim [2]" w:date="2021-11-15T13:00:00Z">
        <w:del w:id="4638" w:author="Guilherme Pessoa-Amorim" w:date="2021-11-15T16:02:00Z">
          <w:r w:rsidRPr="00D9517A" w:rsidDel="00ED0811">
            <w:rPr>
              <w:rFonts w:ascii="Mulish" w:hAnsi="Mulish"/>
              <w:sz w:val="16"/>
              <w:rPrChange w:id="4639" w:author="Guilherme Pessoa-Amorim [2]" w:date="2021-11-16T13:46:00Z">
                <w:rPr/>
              </w:rPrChange>
            </w:rPr>
            <w:fldChar w:fldCharType="end"/>
          </w:r>
          <w:bookmarkEnd w:id="4626"/>
          <w:r w:rsidRPr="00D9517A" w:rsidDel="00ED0811">
            <w:rPr>
              <w:rFonts w:ascii="Mulish" w:hAnsi="Mulish"/>
              <w:sz w:val="16"/>
              <w:rPrChange w:id="4640" w:author="Guilherme Pessoa-Amorim [2]" w:date="2021-11-16T13:46:00Z">
                <w:rPr/>
              </w:rPrChange>
            </w:rPr>
            <w:delText xml:space="preserve"> - Schematic representation of data collection time points and analysis periods</w:delText>
          </w:r>
        </w:del>
      </w:ins>
    </w:p>
    <w:p w14:paraId="08322549" w14:textId="3BCB80E0" w:rsidR="00ED0811" w:rsidRPr="00D9517A" w:rsidDel="00DB7745" w:rsidRDefault="0071035B">
      <w:pPr>
        <w:spacing w:line="360" w:lineRule="auto"/>
        <w:jc w:val="both"/>
        <w:rPr>
          <w:ins w:id="4641" w:author="Guilherme Pessoa-Amorim" w:date="2021-11-15T16:02:00Z"/>
          <w:del w:id="4642" w:author="Guilherme Pessoa-Amorim [2]" w:date="2021-11-16T13:16:00Z"/>
          <w:rFonts w:ascii="Mulish" w:hAnsi="Mulish"/>
          <w:rPrChange w:id="4643" w:author="Guilherme Pessoa-Amorim [2]" w:date="2021-11-16T13:46:00Z">
            <w:rPr>
              <w:ins w:id="4644" w:author="Guilherme Pessoa-Amorim" w:date="2021-11-15T16:02:00Z"/>
              <w:del w:id="4645" w:author="Guilherme Pessoa-Amorim [2]" w:date="2021-11-16T13:16:00Z"/>
            </w:rPr>
          </w:rPrChange>
        </w:rPr>
      </w:pPr>
      <w:ins w:id="4646" w:author="Guilherme Pessoa-Amorim [2]" w:date="2021-11-15T12:54:00Z">
        <w:del w:id="4647" w:author="Guilherme Pessoa-Amorim" w:date="2021-11-15T16:02:00Z">
          <w:r w:rsidRPr="00D9517A" w:rsidDel="00ED0811">
            <w:rPr>
              <w:rFonts w:ascii="Mulish" w:hAnsi="Mulish"/>
              <w:noProof/>
              <w:sz w:val="22"/>
              <w:lang w:eastAsia="en-GB"/>
              <w:rPrChange w:id="4648" w:author="Guilherme Pessoa-Amorim [2]" w:date="2021-11-16T13:46:00Z">
                <w:rPr>
                  <w:noProof/>
                  <w:lang w:eastAsia="en-GB"/>
                </w:rPr>
              </w:rPrChange>
            </w:rPr>
            <w:drawing>
              <wp:inline distT="0" distB="0" distL="0" distR="0" wp14:anchorId="7B601F39" wp14:editId="30FBBB9C">
                <wp:extent cx="5798820" cy="318040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7022" cy="3190392"/>
                        </a:xfrm>
                        <a:prstGeom prst="rect">
                          <a:avLst/>
                        </a:prstGeom>
                        <a:noFill/>
                      </pic:spPr>
                    </pic:pic>
                  </a:graphicData>
                </a:graphic>
              </wp:inline>
            </w:drawing>
          </w:r>
        </w:del>
      </w:ins>
    </w:p>
    <w:p w14:paraId="716A4894" w14:textId="41063CB6" w:rsidR="00EE01F8" w:rsidRPr="003E336D" w:rsidDel="00DB7745" w:rsidRDefault="00EE01F8">
      <w:pPr>
        <w:spacing w:line="360" w:lineRule="auto"/>
        <w:jc w:val="both"/>
        <w:rPr>
          <w:del w:id="4649" w:author="Guilherme Pessoa-Amorim" w:date="2021-11-15T16:42:00Z"/>
          <w:rFonts w:ascii="Mulish" w:hAnsi="Mulish"/>
          <w:sz w:val="22"/>
        </w:rPr>
      </w:pPr>
    </w:p>
    <w:p w14:paraId="3EAD1152" w14:textId="67E7D4EE" w:rsidR="00E50C4D" w:rsidRPr="00D9517A" w:rsidDel="00DB7745" w:rsidRDefault="00E50C4D" w:rsidP="00E50C4D">
      <w:pPr>
        <w:pStyle w:val="Caption"/>
        <w:keepNext/>
        <w:jc w:val="both"/>
        <w:rPr>
          <w:del w:id="4650" w:author="Guilherme Pessoa-Amorim [2]" w:date="2021-11-16T13:13:00Z"/>
          <w:rFonts w:ascii="Mulish" w:hAnsi="Mulish"/>
          <w:sz w:val="22"/>
          <w:szCs w:val="22"/>
          <w:rPrChange w:id="4651" w:author="Guilherme Pessoa-Amorim [2]" w:date="2021-11-16T13:46:00Z">
            <w:rPr>
              <w:del w:id="4652" w:author="Guilherme Pessoa-Amorim [2]" w:date="2021-11-16T13:13:00Z"/>
            </w:rPr>
          </w:rPrChange>
        </w:rPr>
      </w:pPr>
      <w:del w:id="4653" w:author="Guilherme Pessoa-Amorim [2]" w:date="2021-11-16T13:13:00Z">
        <w:r w:rsidRPr="00D9517A" w:rsidDel="00DB7745">
          <w:rPr>
            <w:rFonts w:ascii="Mulish" w:hAnsi="Mulish"/>
            <w:i w:val="0"/>
            <w:iCs w:val="0"/>
            <w:sz w:val="22"/>
            <w:szCs w:val="22"/>
            <w:rPrChange w:id="4654" w:author="Guilherme Pessoa-Amorim [2]" w:date="2021-11-16T13:46:00Z">
              <w:rPr>
                <w:i w:val="0"/>
                <w:iCs w:val="0"/>
              </w:rPr>
            </w:rPrChange>
          </w:rPr>
          <w:delText xml:space="preserve">Figure </w:delText>
        </w:r>
        <w:r w:rsidRPr="00D9517A" w:rsidDel="00DB7745">
          <w:rPr>
            <w:rFonts w:ascii="Mulish" w:hAnsi="Mulish"/>
            <w:i w:val="0"/>
            <w:iCs w:val="0"/>
            <w:sz w:val="22"/>
            <w:szCs w:val="22"/>
            <w:rPrChange w:id="4655" w:author="Guilherme Pessoa-Amorim [2]" w:date="2021-11-16T13:46:00Z">
              <w:rPr>
                <w:i w:val="0"/>
                <w:iCs w:val="0"/>
              </w:rPr>
            </w:rPrChange>
          </w:rPr>
          <w:fldChar w:fldCharType="begin"/>
        </w:r>
        <w:r w:rsidRPr="00D9517A" w:rsidDel="00DB7745">
          <w:rPr>
            <w:rFonts w:ascii="Mulish" w:hAnsi="Mulish"/>
            <w:i w:val="0"/>
            <w:iCs w:val="0"/>
            <w:sz w:val="22"/>
            <w:szCs w:val="22"/>
            <w:rPrChange w:id="4656" w:author="Guilherme Pessoa-Amorim [2]" w:date="2021-11-16T13:46:00Z">
              <w:rPr>
                <w:i w:val="0"/>
                <w:iCs w:val="0"/>
              </w:rPr>
            </w:rPrChange>
          </w:rPr>
          <w:delInstrText xml:space="preserve"> SEQ Figure \* ARABIC </w:delInstrText>
        </w:r>
        <w:r w:rsidRPr="00D9517A" w:rsidDel="00DB7745">
          <w:rPr>
            <w:rFonts w:ascii="Mulish" w:hAnsi="Mulish"/>
            <w:i w:val="0"/>
            <w:iCs w:val="0"/>
            <w:sz w:val="22"/>
            <w:szCs w:val="22"/>
            <w:rPrChange w:id="4657" w:author="Guilherme Pessoa-Amorim [2]" w:date="2021-11-16T13:46:00Z">
              <w:rPr>
                <w:i w:val="0"/>
                <w:iCs w:val="0"/>
              </w:rPr>
            </w:rPrChange>
          </w:rPr>
          <w:fldChar w:fldCharType="separate"/>
        </w:r>
      </w:del>
      <w:ins w:id="4658" w:author="Guilherme Pessoa-Amorim" w:date="2021-11-15T16:40:00Z">
        <w:del w:id="4659" w:author="Guilherme Pessoa-Amorim [2]" w:date="2021-11-16T13:13:00Z">
          <w:r w:rsidRPr="00D9517A" w:rsidDel="00DB7745">
            <w:rPr>
              <w:rFonts w:ascii="Mulish" w:hAnsi="Mulish"/>
              <w:i w:val="0"/>
              <w:iCs w:val="0"/>
              <w:noProof/>
              <w:sz w:val="22"/>
              <w:szCs w:val="22"/>
              <w:rPrChange w:id="4660" w:author="Guilherme Pessoa-Amorim [2]" w:date="2021-11-16T13:46:00Z">
                <w:rPr>
                  <w:i w:val="0"/>
                  <w:iCs w:val="0"/>
                  <w:noProof/>
                </w:rPr>
              </w:rPrChange>
            </w:rPr>
            <w:delText>2</w:delText>
          </w:r>
        </w:del>
      </w:ins>
      <w:del w:id="4661" w:author="Guilherme Pessoa-Amorim [2]" w:date="2021-11-16T13:13:00Z">
        <w:r w:rsidRPr="00D9517A" w:rsidDel="00DB7745">
          <w:rPr>
            <w:rFonts w:ascii="Mulish" w:hAnsi="Mulish"/>
            <w:i w:val="0"/>
            <w:iCs w:val="0"/>
            <w:noProof/>
            <w:sz w:val="22"/>
            <w:szCs w:val="22"/>
            <w:rPrChange w:id="4662" w:author="Guilherme Pessoa-Amorim [2]" w:date="2021-11-16T13:46:00Z">
              <w:rPr>
                <w:i w:val="0"/>
                <w:iCs w:val="0"/>
                <w:noProof/>
              </w:rPr>
            </w:rPrChange>
          </w:rPr>
          <w:delText>3</w:delText>
        </w:r>
        <w:r w:rsidRPr="00D9517A" w:rsidDel="00DB7745">
          <w:rPr>
            <w:rFonts w:ascii="Mulish" w:hAnsi="Mulish"/>
            <w:i w:val="0"/>
            <w:iCs w:val="0"/>
            <w:sz w:val="22"/>
            <w:szCs w:val="22"/>
            <w:rPrChange w:id="4663" w:author="Guilherme Pessoa-Amorim [2]" w:date="2021-11-16T13:46:00Z">
              <w:rPr>
                <w:i w:val="0"/>
                <w:iCs w:val="0"/>
              </w:rPr>
            </w:rPrChange>
          </w:rPr>
          <w:fldChar w:fldCharType="end"/>
        </w:r>
        <w:r w:rsidRPr="00D9517A" w:rsidDel="00DB7745">
          <w:rPr>
            <w:rFonts w:ascii="Mulish" w:hAnsi="Mulish"/>
            <w:i w:val="0"/>
            <w:iCs w:val="0"/>
            <w:sz w:val="22"/>
            <w:szCs w:val="22"/>
            <w:rPrChange w:id="4664" w:author="Guilherme Pessoa-Amorim [2]" w:date="2021-11-16T13:46:00Z">
              <w:rPr>
                <w:i w:val="0"/>
                <w:iCs w:val="0"/>
              </w:rPr>
            </w:rPrChange>
          </w:rPr>
          <w:delText xml:space="preserve"> - Schematic representation of data collection time points and analysis periods</w:delText>
        </w:r>
      </w:del>
    </w:p>
    <w:p w14:paraId="2F724A7D" w14:textId="6C3B3996" w:rsidR="00DB7745" w:rsidRPr="00D9517A" w:rsidRDefault="00E50C4D">
      <w:pPr>
        <w:spacing w:line="360" w:lineRule="auto"/>
        <w:jc w:val="both"/>
        <w:rPr>
          <w:ins w:id="4665" w:author="Guilherme Pessoa-Amorim [2]" w:date="2021-11-16T13:13:00Z"/>
          <w:rFonts w:ascii="Mulish" w:hAnsi="Mulish"/>
          <w:rPrChange w:id="4666" w:author="Guilherme Pessoa-Amorim [2]" w:date="2021-11-16T13:46:00Z">
            <w:rPr>
              <w:ins w:id="4667" w:author="Guilherme Pessoa-Amorim [2]" w:date="2021-11-16T13:13:00Z"/>
            </w:rPr>
          </w:rPrChange>
        </w:rPr>
      </w:pPr>
      <w:del w:id="4668" w:author="Guilherme Pessoa-Amorim [2]" w:date="2021-11-16T13:13:00Z">
        <w:r w:rsidRPr="003E336D" w:rsidDel="00DB7745">
          <w:rPr>
            <w:rFonts w:ascii="Mulish" w:hAnsi="Mulish"/>
            <w:noProof/>
            <w:sz w:val="22"/>
            <w:lang w:eastAsia="en-GB"/>
          </w:rPr>
          <w:drawing>
            <wp:inline distT="0" distB="0" distL="0" distR="0" wp14:anchorId="3848B41F" wp14:editId="049512EA">
              <wp:extent cx="5570220" cy="3055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3583" cy="3062360"/>
                      </a:xfrm>
                      <a:prstGeom prst="rect">
                        <a:avLst/>
                      </a:prstGeom>
                      <a:noFill/>
                    </pic:spPr>
                  </pic:pic>
                </a:graphicData>
              </a:graphic>
            </wp:inline>
          </w:drawing>
        </w:r>
      </w:del>
    </w:p>
    <w:p w14:paraId="4EA0753A" w14:textId="32649842" w:rsidR="00DB7745" w:rsidRPr="00D9517A" w:rsidRDefault="00DB7745">
      <w:pPr>
        <w:pStyle w:val="Caption"/>
        <w:keepNext/>
        <w:jc w:val="both"/>
        <w:rPr>
          <w:ins w:id="4669" w:author="Guilherme Pessoa-Amorim [2]" w:date="2021-11-16T13:13:00Z"/>
          <w:rFonts w:ascii="Mulish" w:hAnsi="Mulish"/>
          <w:rPrChange w:id="4670" w:author="Guilherme Pessoa-Amorim [2]" w:date="2021-11-16T13:46:00Z">
            <w:rPr>
              <w:ins w:id="4671" w:author="Guilherme Pessoa-Amorim [2]" w:date="2021-11-16T13:13:00Z"/>
            </w:rPr>
          </w:rPrChange>
        </w:rPr>
        <w:pPrChange w:id="4672" w:author="Guilherme Pessoa-Amorim [2]" w:date="2021-11-16T13:13:00Z">
          <w:pPr>
            <w:pStyle w:val="Caption"/>
          </w:pPr>
        </w:pPrChange>
      </w:pPr>
      <w:ins w:id="4673" w:author="Guilherme Pessoa-Amorim [2]" w:date="2021-11-16T13:13:00Z">
        <w:r w:rsidRPr="00D9517A">
          <w:rPr>
            <w:rFonts w:ascii="Mulish" w:hAnsi="Mulish"/>
            <w:rPrChange w:id="4674" w:author="Guilherme Pessoa-Amorim [2]" w:date="2021-11-16T13:46:00Z">
              <w:rPr/>
            </w:rPrChange>
          </w:rPr>
          <w:t xml:space="preserve">Figure </w:t>
        </w:r>
        <w:r w:rsidRPr="00D9517A">
          <w:rPr>
            <w:rFonts w:ascii="Mulish" w:hAnsi="Mulish"/>
            <w:rPrChange w:id="4675" w:author="Guilherme Pessoa-Amorim [2]" w:date="2021-11-16T13:46:00Z">
              <w:rPr/>
            </w:rPrChange>
          </w:rPr>
          <w:fldChar w:fldCharType="begin"/>
        </w:r>
        <w:r w:rsidRPr="00D9517A">
          <w:rPr>
            <w:rFonts w:ascii="Mulish" w:hAnsi="Mulish"/>
            <w:rPrChange w:id="4676" w:author="Guilherme Pessoa-Amorim [2]" w:date="2021-11-16T13:46:00Z">
              <w:rPr/>
            </w:rPrChange>
          </w:rPr>
          <w:instrText xml:space="preserve"> SEQ Figure \* ARABIC </w:instrText>
        </w:r>
      </w:ins>
      <w:r w:rsidRPr="00D9517A">
        <w:rPr>
          <w:rFonts w:ascii="Mulish" w:hAnsi="Mulish"/>
          <w:rPrChange w:id="4677" w:author="Guilherme Pessoa-Amorim [2]" w:date="2021-11-16T13:46:00Z">
            <w:rPr/>
          </w:rPrChange>
        </w:rPr>
        <w:fldChar w:fldCharType="separate"/>
      </w:r>
      <w:ins w:id="4678" w:author="Guilherme Pessoa-Amorim [2]" w:date="2021-11-16T14:25:00Z">
        <w:r w:rsidR="003E336D">
          <w:rPr>
            <w:rFonts w:ascii="Mulish" w:hAnsi="Mulish"/>
            <w:noProof/>
          </w:rPr>
          <w:t>2</w:t>
        </w:r>
      </w:ins>
      <w:ins w:id="4679" w:author="Guilherme Pessoa-Amorim [2]" w:date="2021-11-16T13:13:00Z">
        <w:r w:rsidRPr="00D9517A">
          <w:rPr>
            <w:rFonts w:ascii="Mulish" w:hAnsi="Mulish"/>
            <w:rPrChange w:id="4680" w:author="Guilherme Pessoa-Amorim [2]" w:date="2021-11-16T13:46:00Z">
              <w:rPr/>
            </w:rPrChange>
          </w:rPr>
          <w:fldChar w:fldCharType="end"/>
        </w:r>
        <w:r w:rsidRPr="00D9517A">
          <w:rPr>
            <w:rFonts w:ascii="Mulish" w:hAnsi="Mulish"/>
            <w:rPrChange w:id="4681" w:author="Guilherme Pessoa-Amorim [2]" w:date="2021-11-16T13:46:00Z">
              <w:rPr/>
            </w:rPrChange>
          </w:rPr>
          <w:t xml:space="preserve"> - Schematic representation of data collection time points and analysis periods</w:t>
        </w:r>
      </w:ins>
    </w:p>
    <w:p w14:paraId="06DDF77F" w14:textId="218E86AA" w:rsidR="00E50C4D" w:rsidRPr="003E336D" w:rsidRDefault="00DB7745">
      <w:pPr>
        <w:spacing w:line="360" w:lineRule="auto"/>
        <w:jc w:val="both"/>
        <w:rPr>
          <w:rFonts w:ascii="Mulish" w:hAnsi="Mulish"/>
          <w:sz w:val="22"/>
        </w:rPr>
        <w:pPrChange w:id="4682" w:author="Guilherme Pessoa-Amorim [2]" w:date="2021-11-15T13:07:00Z">
          <w:pPr>
            <w:jc w:val="both"/>
          </w:pPr>
        </w:pPrChange>
      </w:pPr>
      <w:ins w:id="4683" w:author="Guilherme Pessoa-Amorim [2]" w:date="2021-11-16T13:13:00Z">
        <w:r w:rsidRPr="003E336D">
          <w:rPr>
            <w:rFonts w:ascii="Mulish" w:hAnsi="Mulish"/>
            <w:noProof/>
            <w:sz w:val="22"/>
            <w:lang w:eastAsia="en-GB"/>
          </w:rPr>
          <w:drawing>
            <wp:inline distT="0" distB="0" distL="0" distR="0" wp14:anchorId="2A4D3F9A" wp14:editId="528272CB">
              <wp:extent cx="5669900" cy="310970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9761" cy="3115109"/>
                      </a:xfrm>
                      <a:prstGeom prst="rect">
                        <a:avLst/>
                      </a:prstGeom>
                      <a:noFill/>
                    </pic:spPr>
                  </pic:pic>
                </a:graphicData>
              </a:graphic>
            </wp:inline>
          </w:drawing>
        </w:r>
      </w:ins>
    </w:p>
    <w:p w14:paraId="24D8D7F8" w14:textId="7F7A034F" w:rsidR="008173E1" w:rsidRPr="003E336D" w:rsidRDefault="00E81441">
      <w:pPr>
        <w:spacing w:line="360" w:lineRule="auto"/>
        <w:jc w:val="both"/>
        <w:rPr>
          <w:rFonts w:ascii="Mulish" w:hAnsi="Mulish"/>
          <w:sz w:val="22"/>
        </w:rPr>
        <w:pPrChange w:id="4684" w:author="Guilherme Pessoa-Amorim [2]" w:date="2021-11-15T13:07:00Z">
          <w:pPr>
            <w:jc w:val="both"/>
          </w:pPr>
        </w:pPrChange>
      </w:pPr>
      <w:r w:rsidRPr="00D9517A">
        <w:rPr>
          <w:rFonts w:ascii="Mulish" w:hAnsi="Mulish"/>
          <w:sz w:val="22"/>
          <w:rPrChange w:id="4685" w:author="Guilherme Pessoa-Amorim [2]" w:date="2021-11-16T13:46:00Z">
            <w:rPr>
              <w:rFonts w:ascii="Mulish" w:hAnsi="Mulish"/>
              <w:sz w:val="22"/>
              <w:highlight w:val="yellow"/>
            </w:rPr>
          </w:rPrChange>
        </w:rPr>
        <w:t>Grey bars represent time periods; black bars represent time points</w:t>
      </w:r>
    </w:p>
    <w:p w14:paraId="27E4A27F" w14:textId="77777777" w:rsidR="00ED0811" w:rsidRPr="00D9517A" w:rsidRDefault="00ED0811">
      <w:pPr>
        <w:spacing w:line="360" w:lineRule="auto"/>
        <w:jc w:val="both"/>
        <w:rPr>
          <w:rFonts w:ascii="Mulish" w:hAnsi="Mulish"/>
          <w:sz w:val="22"/>
          <w:rPrChange w:id="4686" w:author="Guilherme Pessoa-Amorim [2]" w:date="2021-11-16T13:46:00Z">
            <w:rPr>
              <w:highlight w:val="yellow"/>
            </w:rPr>
          </w:rPrChange>
        </w:rPr>
        <w:pPrChange w:id="4687" w:author="Guilherme Pessoa-Amorim [2]" w:date="2021-11-15T13:07:00Z">
          <w:pPr>
            <w:jc w:val="both"/>
          </w:pPr>
        </w:pPrChange>
      </w:pPr>
    </w:p>
    <w:p w14:paraId="1409F410" w14:textId="34722387" w:rsidR="00FA6555" w:rsidRPr="00D9517A" w:rsidDel="0071035B" w:rsidRDefault="0037403B">
      <w:pPr>
        <w:spacing w:line="360" w:lineRule="auto"/>
        <w:jc w:val="both"/>
        <w:rPr>
          <w:del w:id="4688" w:author="Guilherme Pessoa-Amorim [2]" w:date="2021-11-15T13:00:00Z"/>
          <w:rFonts w:ascii="Mulish" w:hAnsi="Mulish"/>
          <w:b/>
          <w:bCs/>
          <w:sz w:val="22"/>
          <w:rPrChange w:id="4689" w:author="Guilherme Pessoa-Amorim [2]" w:date="2021-11-16T13:46:00Z">
            <w:rPr>
              <w:del w:id="4690" w:author="Guilherme Pessoa-Amorim [2]" w:date="2021-11-15T13:00:00Z"/>
              <w:b/>
              <w:bCs/>
            </w:rPr>
          </w:rPrChange>
        </w:rPr>
        <w:pPrChange w:id="4691" w:author="Guilherme Pessoa-Amorim [2]" w:date="2021-11-15T13:07:00Z">
          <w:pPr>
            <w:jc w:val="both"/>
          </w:pPr>
        </w:pPrChange>
      </w:pPr>
      <w:del w:id="4692" w:author="Guilherme Pessoa-Amorim [2]" w:date="2021-11-15T13:00:00Z">
        <w:r w:rsidRPr="00D9517A" w:rsidDel="0071035B">
          <w:rPr>
            <w:rFonts w:ascii="Mulish" w:hAnsi="Mulish"/>
            <w:b/>
            <w:bCs/>
            <w:sz w:val="22"/>
            <w:rPrChange w:id="4693" w:author="Guilherme Pessoa-Amorim [2]" w:date="2021-11-16T13:46:00Z">
              <w:rPr>
                <w:b/>
                <w:bCs/>
              </w:rPr>
            </w:rPrChange>
          </w:rPr>
          <w:delText>Fig</w:delText>
        </w:r>
        <w:r w:rsidR="008173E1" w:rsidRPr="00D9517A" w:rsidDel="0071035B">
          <w:rPr>
            <w:rFonts w:ascii="Mulish" w:hAnsi="Mulish"/>
            <w:b/>
            <w:bCs/>
            <w:sz w:val="22"/>
            <w:rPrChange w:id="4694" w:author="Guilherme Pessoa-Amorim [2]" w:date="2021-11-16T13:46:00Z">
              <w:rPr>
                <w:b/>
                <w:bCs/>
              </w:rPr>
            </w:rPrChange>
          </w:rPr>
          <w:delText xml:space="preserve">ure 1 – </w:delText>
        </w:r>
        <w:r w:rsidR="008173E1" w:rsidRPr="00D9517A" w:rsidDel="0071035B">
          <w:rPr>
            <w:rFonts w:ascii="Mulish" w:hAnsi="Mulish"/>
            <w:sz w:val="22"/>
            <w:rPrChange w:id="4695" w:author="Guilherme Pessoa-Amorim [2]" w:date="2021-11-16T13:46:00Z">
              <w:rPr/>
            </w:rPrChange>
          </w:rPr>
          <w:delText xml:space="preserve">Schematic representation of data collection time points and analysis periods </w:delText>
        </w:r>
      </w:del>
    </w:p>
    <w:p w14:paraId="51550DFD" w14:textId="3FAC90E1" w:rsidR="00FA6555" w:rsidRPr="00D9517A" w:rsidDel="006404B2" w:rsidRDefault="00FA6555">
      <w:pPr>
        <w:spacing w:line="360" w:lineRule="auto"/>
        <w:jc w:val="both"/>
        <w:rPr>
          <w:del w:id="4696" w:author="Guilherme Pessoa-Amorim [2]" w:date="2021-11-15T14:01:00Z"/>
          <w:rFonts w:ascii="Mulish" w:hAnsi="Mulish"/>
          <w:sz w:val="22"/>
          <w:rPrChange w:id="4697" w:author="Guilherme Pessoa-Amorim [2]" w:date="2021-11-16T13:46:00Z">
            <w:rPr>
              <w:del w:id="4698" w:author="Guilherme Pessoa-Amorim [2]" w:date="2021-11-15T14:01:00Z"/>
            </w:rPr>
          </w:rPrChange>
        </w:rPr>
        <w:pPrChange w:id="4699" w:author="Guilherme Pessoa-Amorim [2]" w:date="2021-11-15T13:07:00Z">
          <w:pPr>
            <w:jc w:val="both"/>
          </w:pPr>
        </w:pPrChange>
      </w:pPr>
    </w:p>
    <w:p w14:paraId="6978FCCE" w14:textId="02CE0EAF" w:rsidR="00083D41" w:rsidRPr="00D9517A" w:rsidRDefault="00083D41">
      <w:pPr>
        <w:pStyle w:val="Heading4"/>
        <w:spacing w:line="360" w:lineRule="auto"/>
        <w:rPr>
          <w:rFonts w:ascii="Mulish" w:hAnsi="Mulish"/>
          <w:sz w:val="22"/>
          <w:rPrChange w:id="4700" w:author="Guilherme Pessoa-Amorim [2]" w:date="2021-11-16T13:46:00Z">
            <w:rPr/>
          </w:rPrChange>
        </w:rPr>
        <w:pPrChange w:id="4701" w:author="Guilherme Pessoa-Amorim [2]" w:date="2021-11-15T13:07:00Z">
          <w:pPr>
            <w:pStyle w:val="Heading4"/>
          </w:pPr>
        </w:pPrChange>
      </w:pPr>
      <w:r w:rsidRPr="00D9517A">
        <w:rPr>
          <w:rFonts w:ascii="Mulish" w:hAnsi="Mulish"/>
          <w:sz w:val="22"/>
          <w:rPrChange w:id="4702" w:author="Guilherme Pessoa-Amorim [2]" w:date="2021-11-16T13:46:00Z">
            <w:rPr/>
          </w:rPrChange>
        </w:rPr>
        <w:t xml:space="preserve">The </w:t>
      </w:r>
      <w:r w:rsidR="009B58EF" w:rsidRPr="00D9517A">
        <w:rPr>
          <w:rFonts w:ascii="Mulish" w:hAnsi="Mulish"/>
          <w:sz w:val="22"/>
          <w:rPrChange w:id="4703" w:author="Guilherme Pessoa-Amorim [2]" w:date="2021-11-16T13:46:00Z">
            <w:rPr/>
          </w:rPrChange>
        </w:rPr>
        <w:t>lookback</w:t>
      </w:r>
      <w:r w:rsidRPr="00D9517A">
        <w:rPr>
          <w:rFonts w:ascii="Mulish" w:hAnsi="Mulish"/>
          <w:sz w:val="22"/>
          <w:rPrChange w:id="4704" w:author="Guilherme Pessoa-Amorim [2]" w:date="2021-11-16T13:46:00Z">
            <w:rPr/>
          </w:rPrChange>
        </w:rPr>
        <w:t xml:space="preserve"> period</w:t>
      </w:r>
    </w:p>
    <w:p w14:paraId="71239A94" w14:textId="0D0A2582" w:rsidR="00083D41" w:rsidRPr="00D9517A" w:rsidDel="00911CDC" w:rsidRDefault="00083D41">
      <w:pPr>
        <w:spacing w:line="360" w:lineRule="auto"/>
        <w:rPr>
          <w:del w:id="4705" w:author="Guilherme Pessoa-Amorim [2]" w:date="2021-11-15T14:00:00Z"/>
          <w:rFonts w:ascii="Mulish" w:hAnsi="Mulish"/>
          <w:sz w:val="22"/>
          <w:rPrChange w:id="4706" w:author="Guilherme Pessoa-Amorim [2]" w:date="2021-11-16T13:46:00Z">
            <w:rPr>
              <w:del w:id="4707" w:author="Guilherme Pessoa-Amorim [2]" w:date="2021-11-15T14:00:00Z"/>
            </w:rPr>
          </w:rPrChange>
        </w:rPr>
        <w:pPrChange w:id="4708" w:author="Guilherme Pessoa-Amorim [2]" w:date="2021-11-15T13:07:00Z">
          <w:pPr/>
        </w:pPrChange>
      </w:pPr>
    </w:p>
    <w:p w14:paraId="47FAA928" w14:textId="77777777" w:rsidR="00911CDC" w:rsidRPr="003E336D" w:rsidRDefault="00911CDC">
      <w:pPr>
        <w:spacing w:line="360" w:lineRule="auto"/>
        <w:jc w:val="both"/>
        <w:rPr>
          <w:ins w:id="4709" w:author="Guilherme Pessoa-Amorim [2]" w:date="2021-11-15T14:00:00Z"/>
          <w:rFonts w:ascii="Mulish" w:hAnsi="Mulish"/>
          <w:sz w:val="22"/>
        </w:rPr>
        <w:pPrChange w:id="4710" w:author="Guilherme Pessoa-Amorim [2]" w:date="2021-11-15T13:07:00Z">
          <w:pPr>
            <w:jc w:val="both"/>
          </w:pPr>
        </w:pPrChange>
      </w:pPr>
    </w:p>
    <w:p w14:paraId="29E22029" w14:textId="195BAB6D" w:rsidR="00B66C8E" w:rsidRPr="00D9517A" w:rsidRDefault="00BC484B">
      <w:pPr>
        <w:spacing w:line="360" w:lineRule="auto"/>
        <w:jc w:val="both"/>
        <w:rPr>
          <w:rFonts w:ascii="Mulish" w:hAnsi="Mulish"/>
          <w:sz w:val="22"/>
          <w:rPrChange w:id="4711" w:author="Guilherme Pessoa-Amorim [2]" w:date="2021-11-16T13:46:00Z">
            <w:rPr/>
          </w:rPrChange>
        </w:rPr>
        <w:pPrChange w:id="4712" w:author="Guilherme Pessoa-Amorim [2]" w:date="2021-11-15T13:07:00Z">
          <w:pPr>
            <w:jc w:val="both"/>
          </w:pPr>
        </w:pPrChange>
      </w:pPr>
      <w:r w:rsidRPr="00D9517A">
        <w:rPr>
          <w:rFonts w:ascii="Mulish" w:hAnsi="Mulish"/>
          <w:sz w:val="22"/>
          <w:rPrChange w:id="4713" w:author="Guilherme Pessoa-Amorim [2]" w:date="2021-11-16T13:46:00Z">
            <w:rPr/>
          </w:rPrChange>
        </w:rPr>
        <w:t xml:space="preserve">The </w:t>
      </w:r>
      <w:r w:rsidR="009B58EF" w:rsidRPr="00D9517A">
        <w:rPr>
          <w:rFonts w:ascii="Mulish" w:hAnsi="Mulish"/>
          <w:sz w:val="22"/>
          <w:rPrChange w:id="4714" w:author="Guilherme Pessoa-Amorim [2]" w:date="2021-11-16T13:46:00Z">
            <w:rPr/>
          </w:rPrChange>
        </w:rPr>
        <w:t>lookback</w:t>
      </w:r>
      <w:r w:rsidRPr="00D9517A">
        <w:rPr>
          <w:rFonts w:ascii="Mulish" w:hAnsi="Mulish"/>
          <w:sz w:val="22"/>
          <w:rPrChange w:id="4715" w:author="Guilherme Pessoa-Amorim [2]" w:date="2021-11-16T13:46:00Z">
            <w:rPr/>
          </w:rPrChange>
        </w:rPr>
        <w:t xml:space="preserve"> period </w:t>
      </w:r>
      <w:r w:rsidR="006D5F6A" w:rsidRPr="00D9517A">
        <w:rPr>
          <w:rFonts w:ascii="Mulish" w:hAnsi="Mulish"/>
          <w:sz w:val="22"/>
          <w:rPrChange w:id="4716" w:author="Guilherme Pessoa-Amorim [2]" w:date="2021-11-16T13:46:00Z">
            <w:rPr/>
          </w:rPrChange>
        </w:rPr>
        <w:t>represents a</w:t>
      </w:r>
      <w:r w:rsidRPr="00D9517A">
        <w:rPr>
          <w:rFonts w:ascii="Mulish" w:hAnsi="Mulish"/>
          <w:sz w:val="22"/>
          <w:rPrChange w:id="4717" w:author="Guilherme Pessoa-Amorim [2]" w:date="2021-11-16T13:46:00Z">
            <w:rPr/>
          </w:rPrChange>
        </w:rPr>
        <w:t xml:space="preserve"> time window</w:t>
      </w:r>
      <w:r w:rsidR="009B58EF" w:rsidRPr="00D9517A">
        <w:rPr>
          <w:rFonts w:ascii="Mulish" w:hAnsi="Mulish"/>
          <w:sz w:val="22"/>
          <w:rPrChange w:id="4718" w:author="Guilherme Pessoa-Amorim [2]" w:date="2021-11-16T13:46:00Z">
            <w:rPr/>
          </w:rPrChange>
        </w:rPr>
        <w:t>, lasting for n months</w:t>
      </w:r>
      <w:ins w:id="4719" w:author="Guilherme Pessoa-Amorim [2]" w:date="2021-11-15T14:00:00Z">
        <w:r w:rsidR="00911CDC" w:rsidRPr="003E336D">
          <w:rPr>
            <w:rFonts w:ascii="Mulish" w:hAnsi="Mulish"/>
            <w:sz w:val="22"/>
          </w:rPr>
          <w:t xml:space="preserve"> (or days)</w:t>
        </w:r>
      </w:ins>
      <w:r w:rsidR="009B58EF" w:rsidRPr="00D9517A">
        <w:rPr>
          <w:rFonts w:ascii="Mulish" w:hAnsi="Mulish"/>
          <w:sz w:val="22"/>
          <w:rPrChange w:id="4720" w:author="Guilherme Pessoa-Amorim [2]" w:date="2021-11-16T13:46:00Z">
            <w:rPr/>
          </w:rPrChange>
        </w:rPr>
        <w:t>,</w:t>
      </w:r>
      <w:r w:rsidRPr="00D9517A">
        <w:rPr>
          <w:rFonts w:ascii="Mulish" w:hAnsi="Mulish"/>
          <w:sz w:val="22"/>
          <w:rPrChange w:id="4721" w:author="Guilherme Pessoa-Amorim [2]" w:date="2021-11-16T13:46:00Z">
            <w:rPr/>
          </w:rPrChange>
        </w:rPr>
        <w:t xml:space="preserve"> in which medications taken by a patient are considered </w:t>
      </w:r>
      <w:r w:rsidR="0050734D" w:rsidRPr="00D9517A">
        <w:rPr>
          <w:rFonts w:ascii="Mulish" w:hAnsi="Mulish"/>
          <w:sz w:val="22"/>
          <w:rPrChange w:id="4722" w:author="Guilherme Pessoa-Amorim [2]" w:date="2021-11-16T13:46:00Z">
            <w:rPr/>
          </w:rPrChange>
        </w:rPr>
        <w:t>to be of relevance to their status at a particular contiguous</w:t>
      </w:r>
      <w:r w:rsidR="00B66C8E" w:rsidRPr="00D9517A">
        <w:rPr>
          <w:rFonts w:ascii="Mulish" w:hAnsi="Mulish"/>
          <w:sz w:val="22"/>
          <w:rPrChange w:id="4723" w:author="Guilherme Pessoa-Amorim [2]" w:date="2021-11-16T13:46:00Z">
            <w:rPr/>
          </w:rPrChange>
        </w:rPr>
        <w:t xml:space="preserve"> and subsequent</w:t>
      </w:r>
      <w:r w:rsidR="0050734D" w:rsidRPr="00D9517A">
        <w:rPr>
          <w:rFonts w:ascii="Mulish" w:hAnsi="Mulish"/>
          <w:sz w:val="22"/>
          <w:rPrChange w:id="4724" w:author="Guilherme Pessoa-Amorim [2]" w:date="2021-11-16T13:46:00Z">
            <w:rPr/>
          </w:rPrChange>
        </w:rPr>
        <w:t xml:space="preserve"> time point (such as randomisation)</w:t>
      </w:r>
      <w:r w:rsidR="006D5F6A" w:rsidRPr="00D9517A">
        <w:rPr>
          <w:rFonts w:ascii="Mulish" w:hAnsi="Mulish"/>
          <w:sz w:val="22"/>
          <w:rPrChange w:id="4725" w:author="Guilherme Pessoa-Amorim [2]" w:date="2021-11-16T13:46:00Z">
            <w:rPr/>
          </w:rPrChange>
        </w:rPr>
        <w:t>,</w:t>
      </w:r>
      <w:r w:rsidR="0010339E" w:rsidRPr="00D9517A">
        <w:rPr>
          <w:rFonts w:ascii="Mulish" w:hAnsi="Mulish"/>
          <w:sz w:val="22"/>
          <w:rPrChange w:id="4726" w:author="Guilherme Pessoa-Amorim [2]" w:date="2021-11-16T13:46:00Z">
            <w:rPr/>
          </w:rPrChange>
        </w:rPr>
        <w:t xml:space="preserve"> and are thus </w:t>
      </w:r>
      <w:r w:rsidR="006D5F6A" w:rsidRPr="00D9517A">
        <w:rPr>
          <w:rFonts w:ascii="Mulish" w:hAnsi="Mulish"/>
          <w:sz w:val="22"/>
          <w:rPrChange w:id="4727" w:author="Guilherme Pessoa-Amorim [2]" w:date="2021-11-16T13:46:00Z">
            <w:rPr/>
          </w:rPrChange>
        </w:rPr>
        <w:t>counted as a</w:t>
      </w:r>
      <w:r w:rsidR="0010339E" w:rsidRPr="00D9517A">
        <w:rPr>
          <w:rFonts w:ascii="Mulish" w:hAnsi="Mulish"/>
          <w:sz w:val="22"/>
          <w:rPrChange w:id="4728" w:author="Guilherme Pessoa-Amorim [2]" w:date="2021-11-16T13:46:00Z">
            <w:rPr/>
          </w:rPrChange>
        </w:rPr>
        <w:t xml:space="preserve"> drug exposure</w:t>
      </w:r>
      <w:r w:rsidR="00B66C8E" w:rsidRPr="00D9517A">
        <w:rPr>
          <w:rFonts w:ascii="Mulish" w:hAnsi="Mulish"/>
          <w:sz w:val="22"/>
          <w:rPrChange w:id="4729" w:author="Guilherme Pessoa-Amorim [2]" w:date="2021-11-16T13:46:00Z">
            <w:rPr/>
          </w:rPrChange>
        </w:rPr>
        <w:t xml:space="preserve">. </w:t>
      </w:r>
      <w:r w:rsidR="0010339E" w:rsidRPr="00D9517A">
        <w:rPr>
          <w:rFonts w:ascii="Mulish" w:hAnsi="Mulish"/>
          <w:sz w:val="22"/>
          <w:rPrChange w:id="4730" w:author="Guilherme Pessoa-Amorim [2]" w:date="2021-11-16T13:46:00Z">
            <w:rPr/>
          </w:rPrChange>
        </w:rPr>
        <w:t xml:space="preserve">The exposure can be identified by a prescription or dispensing record </w:t>
      </w:r>
      <w:r w:rsidR="006D5F6A" w:rsidRPr="00D9517A">
        <w:rPr>
          <w:rFonts w:ascii="Mulish" w:hAnsi="Mulish"/>
          <w:sz w:val="22"/>
          <w:rPrChange w:id="4731" w:author="Guilherme Pessoa-Amorim [2]" w:date="2021-11-16T13:46:00Z">
            <w:rPr/>
          </w:rPrChange>
        </w:rPr>
        <w:t xml:space="preserve">which is considered to </w:t>
      </w:r>
      <w:r w:rsidR="0010339E" w:rsidRPr="00D9517A">
        <w:rPr>
          <w:rFonts w:ascii="Mulish" w:hAnsi="Mulish"/>
          <w:sz w:val="22"/>
          <w:rPrChange w:id="4732" w:author="Guilherme Pessoa-Amorim [2]" w:date="2021-11-16T13:46:00Z">
            <w:rPr/>
          </w:rPrChange>
        </w:rPr>
        <w:t>provid</w:t>
      </w:r>
      <w:r w:rsidR="006D5F6A" w:rsidRPr="00D9517A">
        <w:rPr>
          <w:rFonts w:ascii="Mulish" w:hAnsi="Mulish"/>
          <w:sz w:val="22"/>
          <w:rPrChange w:id="4733" w:author="Guilherme Pessoa-Amorim [2]" w:date="2021-11-16T13:46:00Z">
            <w:rPr/>
          </w:rPrChange>
        </w:rPr>
        <w:t>e</w:t>
      </w:r>
      <w:r w:rsidR="0010339E" w:rsidRPr="00D9517A">
        <w:rPr>
          <w:rFonts w:ascii="Mulish" w:hAnsi="Mulish"/>
          <w:sz w:val="22"/>
          <w:rPrChange w:id="4734" w:author="Guilherme Pessoa-Amorim [2]" w:date="2021-11-16T13:46:00Z">
            <w:rPr/>
          </w:rPrChange>
        </w:rPr>
        <w:t xml:space="preserve"> enough drug to last until the time point of interest, or by a record of a drug with an expected duration of action that spans that time point (</w:t>
      </w:r>
      <w:r w:rsidR="006D5F6A" w:rsidRPr="00D9517A">
        <w:rPr>
          <w:rFonts w:ascii="Mulish" w:hAnsi="Mulish"/>
          <w:sz w:val="22"/>
          <w:rPrChange w:id="4735" w:author="Guilherme Pessoa-Amorim [2]" w:date="2021-11-16T13:46:00Z">
            <w:rPr/>
          </w:rPrChange>
        </w:rPr>
        <w:t xml:space="preserve">although most drugs have relatively short effects of a maximum of 1-2 days, some drug classes might have lasting effects of </w:t>
      </w:r>
      <w:r w:rsidR="0010339E" w:rsidRPr="00D9517A">
        <w:rPr>
          <w:rFonts w:ascii="Mulish" w:hAnsi="Mulish"/>
          <w:sz w:val="22"/>
          <w:rPrChange w:id="4736" w:author="Guilherme Pessoa-Amorim [2]" w:date="2021-11-16T13:46:00Z">
            <w:rPr/>
          </w:rPrChange>
        </w:rPr>
        <w:t xml:space="preserve">weeks to </w:t>
      </w:r>
      <w:r w:rsidR="0010339E" w:rsidRPr="00D9517A">
        <w:rPr>
          <w:rFonts w:ascii="Mulish" w:hAnsi="Mulish"/>
          <w:sz w:val="22"/>
          <w:rPrChange w:id="4737" w:author="Guilherme Pessoa-Amorim [2]" w:date="2021-11-16T13:46:00Z">
            <w:rPr/>
          </w:rPrChange>
        </w:rPr>
        <w:lastRenderedPageBreak/>
        <w:t>months</w:t>
      </w:r>
      <w:r w:rsidR="006D5F6A" w:rsidRPr="00D9517A">
        <w:rPr>
          <w:rFonts w:ascii="Mulish" w:hAnsi="Mulish"/>
          <w:sz w:val="22"/>
          <w:rPrChange w:id="4738" w:author="Guilherme Pessoa-Amorim [2]" w:date="2021-11-16T13:46:00Z">
            <w:rPr/>
          </w:rPrChange>
        </w:rPr>
        <w:t xml:space="preserve">, </w:t>
      </w:r>
      <w:r w:rsidR="0010339E" w:rsidRPr="00D9517A">
        <w:rPr>
          <w:rFonts w:ascii="Mulish" w:hAnsi="Mulish"/>
          <w:sz w:val="22"/>
          <w:rPrChange w:id="4739" w:author="Guilherme Pessoa-Amorim [2]" w:date="2021-11-16T13:46:00Z">
            <w:rPr/>
          </w:rPrChange>
        </w:rPr>
        <w:t>such as systemic steroids, immunomodulatory agents, and PCSK9 inhibitors).</w:t>
      </w:r>
    </w:p>
    <w:p w14:paraId="500DDF12" w14:textId="77777777" w:rsidR="00B66C8E" w:rsidRPr="00D9517A" w:rsidRDefault="00B66C8E">
      <w:pPr>
        <w:spacing w:line="360" w:lineRule="auto"/>
        <w:jc w:val="both"/>
        <w:rPr>
          <w:rFonts w:ascii="Mulish" w:hAnsi="Mulish"/>
          <w:sz w:val="22"/>
          <w:rPrChange w:id="4740" w:author="Guilherme Pessoa-Amorim [2]" w:date="2021-11-16T13:46:00Z">
            <w:rPr/>
          </w:rPrChange>
        </w:rPr>
        <w:pPrChange w:id="4741" w:author="Guilherme Pessoa-Amorim [2]" w:date="2021-11-15T13:07:00Z">
          <w:pPr>
            <w:jc w:val="both"/>
          </w:pPr>
        </w:pPrChange>
      </w:pPr>
    </w:p>
    <w:p w14:paraId="65FCFB66" w14:textId="0D90DD0B" w:rsidR="00B66C8E" w:rsidRPr="00D9517A" w:rsidRDefault="006D5F6A">
      <w:pPr>
        <w:spacing w:line="360" w:lineRule="auto"/>
        <w:jc w:val="both"/>
        <w:rPr>
          <w:rFonts w:ascii="Mulish" w:hAnsi="Mulish"/>
          <w:sz w:val="22"/>
          <w:rPrChange w:id="4742" w:author="Guilherme Pessoa-Amorim [2]" w:date="2021-11-16T13:46:00Z">
            <w:rPr/>
          </w:rPrChange>
        </w:rPr>
        <w:pPrChange w:id="4743" w:author="Guilherme Pessoa-Amorim [2]" w:date="2021-11-15T13:07:00Z">
          <w:pPr>
            <w:jc w:val="both"/>
          </w:pPr>
        </w:pPrChange>
      </w:pPr>
      <w:r w:rsidRPr="00D9517A">
        <w:rPr>
          <w:rFonts w:ascii="Mulish" w:hAnsi="Mulish"/>
          <w:sz w:val="22"/>
          <w:rPrChange w:id="4744" w:author="Guilherme Pessoa-Amorim [2]" w:date="2021-11-16T13:46:00Z">
            <w:rPr/>
          </w:rPrChange>
        </w:rPr>
        <w:t>The</w:t>
      </w:r>
      <w:r w:rsidR="009B58EF" w:rsidRPr="00D9517A">
        <w:rPr>
          <w:rFonts w:ascii="Mulish" w:hAnsi="Mulish"/>
          <w:sz w:val="22"/>
          <w:rPrChange w:id="4745" w:author="Guilherme Pessoa-Amorim [2]" w:date="2021-11-16T13:46:00Z">
            <w:rPr/>
          </w:rPrChange>
        </w:rPr>
        <w:t xml:space="preserve"> lookback</w:t>
      </w:r>
      <w:r w:rsidR="0010339E" w:rsidRPr="00D9517A">
        <w:rPr>
          <w:rFonts w:ascii="Mulish" w:hAnsi="Mulish"/>
          <w:sz w:val="22"/>
          <w:rPrChange w:id="4746" w:author="Guilherme Pessoa-Amorim [2]" w:date="2021-11-16T13:46:00Z">
            <w:rPr/>
          </w:rPrChange>
        </w:rPr>
        <w:t xml:space="preserve"> </w:t>
      </w:r>
      <w:r w:rsidR="009B3963" w:rsidRPr="00D9517A">
        <w:rPr>
          <w:rFonts w:ascii="Mulish" w:hAnsi="Mulish"/>
          <w:sz w:val="22"/>
          <w:rPrChange w:id="4747" w:author="Guilherme Pessoa-Amorim [2]" w:date="2021-11-16T13:46:00Z">
            <w:rPr/>
          </w:rPrChange>
        </w:rPr>
        <w:t xml:space="preserve">or exposure </w:t>
      </w:r>
      <w:r w:rsidR="0010339E" w:rsidRPr="00D9517A">
        <w:rPr>
          <w:rFonts w:ascii="Mulish" w:hAnsi="Mulish"/>
          <w:sz w:val="22"/>
          <w:rPrChange w:id="4748" w:author="Guilherme Pessoa-Amorim [2]" w:date="2021-11-16T13:46:00Z">
            <w:rPr/>
          </w:rPrChange>
        </w:rPr>
        <w:t>period</w:t>
      </w:r>
      <w:r w:rsidR="0050734D" w:rsidRPr="00D9517A">
        <w:rPr>
          <w:rFonts w:ascii="Mulish" w:hAnsi="Mulish"/>
          <w:sz w:val="22"/>
          <w:rPrChange w:id="4749" w:author="Guilherme Pessoa-Amorim [2]" w:date="2021-11-16T13:46:00Z">
            <w:rPr/>
          </w:rPrChange>
        </w:rPr>
        <w:t xml:space="preserve"> </w:t>
      </w:r>
      <w:r w:rsidRPr="00D9517A">
        <w:rPr>
          <w:rFonts w:ascii="Mulish" w:hAnsi="Mulish"/>
          <w:sz w:val="22"/>
          <w:rPrChange w:id="4750" w:author="Guilherme Pessoa-Amorim [2]" w:date="2021-11-16T13:46:00Z">
            <w:rPr/>
          </w:rPrChange>
        </w:rPr>
        <w:t>does not have a standard definition</w:t>
      </w:r>
      <w:r w:rsidR="0010339E" w:rsidRPr="00D9517A">
        <w:rPr>
          <w:rFonts w:ascii="Mulish" w:hAnsi="Mulish"/>
          <w:sz w:val="22"/>
          <w:rPrChange w:id="4751" w:author="Guilherme Pessoa-Amorim [2]" w:date="2021-11-16T13:46:00Z">
            <w:rPr/>
          </w:rPrChange>
        </w:rPr>
        <w:t>,</w:t>
      </w:r>
      <w:r w:rsidR="0050734D" w:rsidRPr="00D9517A">
        <w:rPr>
          <w:rFonts w:ascii="Mulish" w:hAnsi="Mulish"/>
          <w:sz w:val="22"/>
          <w:rPrChange w:id="4752" w:author="Guilherme Pessoa-Amorim [2]" w:date="2021-11-16T13:46:00Z">
            <w:rPr/>
          </w:rPrChange>
        </w:rPr>
        <w:t xml:space="preserve"> as this </w:t>
      </w:r>
      <w:r w:rsidR="009B58EF" w:rsidRPr="00D9517A">
        <w:rPr>
          <w:rFonts w:ascii="Mulish" w:hAnsi="Mulish"/>
          <w:sz w:val="22"/>
          <w:rPrChange w:id="4753" w:author="Guilherme Pessoa-Amorim [2]" w:date="2021-11-16T13:46:00Z">
            <w:rPr/>
          </w:rPrChange>
        </w:rPr>
        <w:t>tends to be purpose</w:t>
      </w:r>
      <w:r w:rsidRPr="00D9517A">
        <w:rPr>
          <w:rFonts w:ascii="Mulish" w:hAnsi="Mulish"/>
          <w:sz w:val="22"/>
          <w:rPrChange w:id="4754" w:author="Guilherme Pessoa-Amorim [2]" w:date="2021-11-16T13:46:00Z">
            <w:rPr/>
          </w:rPrChange>
        </w:rPr>
        <w:t xml:space="preserve"> and area</w:t>
      </w:r>
      <w:r w:rsidR="0050734D" w:rsidRPr="00D9517A">
        <w:rPr>
          <w:rFonts w:ascii="Mulish" w:hAnsi="Mulish"/>
          <w:sz w:val="22"/>
          <w:rPrChange w:id="4755" w:author="Guilherme Pessoa-Amorim [2]" w:date="2021-11-16T13:46:00Z">
            <w:rPr/>
          </w:rPrChange>
        </w:rPr>
        <w:t xml:space="preserve"> specific.</w:t>
      </w:r>
      <w:r w:rsidR="0010339E" w:rsidRPr="00D9517A">
        <w:rPr>
          <w:rFonts w:ascii="Mulish" w:hAnsi="Mulish"/>
          <w:sz w:val="22"/>
          <w:rPrChange w:id="4756" w:author="Guilherme Pessoa-Amorim [2]" w:date="2021-11-16T13:46:00Z">
            <w:rPr/>
          </w:rPrChange>
        </w:rPr>
        <w:t xml:space="preserve"> Two main approaches </w:t>
      </w:r>
      <w:r w:rsidR="009B3963" w:rsidRPr="00D9517A">
        <w:rPr>
          <w:rFonts w:ascii="Mulish" w:hAnsi="Mulish"/>
          <w:sz w:val="22"/>
          <w:rPrChange w:id="4757" w:author="Guilherme Pessoa-Amorim [2]" w:date="2021-11-16T13:46:00Z">
            <w:rPr/>
          </w:rPrChange>
        </w:rPr>
        <w:t>can be considered</w:t>
      </w:r>
      <w:r w:rsidR="0010339E" w:rsidRPr="00D9517A">
        <w:rPr>
          <w:rFonts w:ascii="Mulish" w:hAnsi="Mulish"/>
          <w:sz w:val="22"/>
          <w:rPrChange w:id="4758" w:author="Guilherme Pessoa-Amorim [2]" w:date="2021-11-16T13:46:00Z">
            <w:rPr/>
          </w:rPrChange>
        </w:rPr>
        <w:t>:</w:t>
      </w:r>
      <w:r w:rsidR="006B1B5A" w:rsidRPr="00D9517A">
        <w:rPr>
          <w:rFonts w:ascii="Mulish" w:hAnsi="Mulish"/>
          <w:sz w:val="22"/>
          <w:rPrChange w:id="4759" w:author="Guilherme Pessoa-Amorim [2]" w:date="2021-11-16T13:46:00Z">
            <w:rPr/>
          </w:rPrChange>
        </w:rPr>
        <w:fldChar w:fldCharType="begin"/>
      </w:r>
      <w:r w:rsidR="00DB314E" w:rsidRPr="00D9517A">
        <w:rPr>
          <w:rFonts w:ascii="Mulish" w:hAnsi="Mulish"/>
          <w:sz w:val="22"/>
          <w:rPrChange w:id="4760" w:author="Guilherme Pessoa-Amorim [2]" w:date="2021-11-16T13:46:00Z">
            <w:rPr/>
          </w:rPrChange>
        </w:rPr>
        <w:instrText xml:space="preserve"> ADDIN ZOTERO_ITEM CSL_CITATION {"citationID":"IbVJuHFP","properties":{"formattedCitation":"\\super 7\\nosupersub{}","plainCitation":"7","noteIndex":0},"citationItems":[{"id":14512,"uris":["http://zotero.org/users/5813034/items/S73CC27Q"],"uri":["http://zotero.org/users/5813034/items/S73CC27Q"],"itemData":{"id":14512,"type":"article-journal","container-title":"European Journal of Clinical Pharmacology","DOI":"10.1007/s00228-021-03188-9","ISSN":"0031-6970, 1432-1041","journalAbbreviation":"Eur J Clin Pharmacol","language":"en","source":"DOI.org (Crossref)","title":"Pharmacoepidemiological methods for computing the duration of pharmacological prescriptions using secondary data sources","URL":"https://link.springer.com/10.1007/s00228-021-03188-9","author":[{"family":"Meaidi","given":"Marianne"},{"family":"Støvring","given":"Henrik"},{"family":"Rostgaard","given":"Klaus"},{"family":"Torp-Pedersen","given":"Christian"},{"family":"Kragholm","given":"Kristian Hay"},{"family":"Andersen","given":"Morten"},{"family":"Sessa","given":"Maurizio"}],"accessed":{"date-parts":[["2021",8,6]]},"issued":{"date-parts":[["2021",7,10]]}}}],"schema":"https://github.com/citation-style-language/schema/raw/master/csl-citation.json"} </w:instrText>
      </w:r>
      <w:r w:rsidR="006B1B5A" w:rsidRPr="00D9517A">
        <w:rPr>
          <w:rFonts w:ascii="Mulish" w:hAnsi="Mulish"/>
          <w:sz w:val="22"/>
          <w:rPrChange w:id="4761" w:author="Guilherme Pessoa-Amorim [2]" w:date="2021-11-16T13:46:00Z">
            <w:rPr/>
          </w:rPrChange>
        </w:rPr>
        <w:fldChar w:fldCharType="separate"/>
      </w:r>
      <w:r w:rsidR="00DB314E" w:rsidRPr="00D9517A">
        <w:rPr>
          <w:rFonts w:ascii="Mulish" w:hAnsi="Mulish" w:cs="Calibri"/>
          <w:sz w:val="22"/>
          <w:vertAlign w:val="superscript"/>
          <w:rPrChange w:id="4762" w:author="Guilherme Pessoa-Amorim [2]" w:date="2021-11-16T13:46:00Z">
            <w:rPr>
              <w:rFonts w:ascii="Calibri" w:hAnsi="Calibri" w:cs="Calibri"/>
              <w:vertAlign w:val="superscript"/>
            </w:rPr>
          </w:rPrChange>
        </w:rPr>
        <w:t>7</w:t>
      </w:r>
      <w:r w:rsidR="006B1B5A" w:rsidRPr="00D9517A">
        <w:rPr>
          <w:rFonts w:ascii="Mulish" w:hAnsi="Mulish"/>
          <w:sz w:val="22"/>
          <w:rPrChange w:id="4763" w:author="Guilherme Pessoa-Amorim [2]" w:date="2021-11-16T13:46:00Z">
            <w:rPr/>
          </w:rPrChange>
        </w:rPr>
        <w:fldChar w:fldCharType="end"/>
      </w:r>
      <w:r w:rsidR="00990EB5" w:rsidRPr="00D9517A">
        <w:rPr>
          <w:rFonts w:ascii="Mulish" w:hAnsi="Mulish"/>
          <w:sz w:val="22"/>
          <w:rPrChange w:id="4764" w:author="Guilherme Pessoa-Amorim [2]" w:date="2021-11-16T13:46:00Z">
            <w:rPr/>
          </w:rPrChange>
        </w:rPr>
        <w:t xml:space="preserve"> </w:t>
      </w:r>
      <w:r w:rsidR="009B3963" w:rsidRPr="00D9517A">
        <w:rPr>
          <w:rFonts w:ascii="Mulish" w:hAnsi="Mulish"/>
          <w:sz w:val="22"/>
          <w:rPrChange w:id="4765" w:author="Guilherme Pessoa-Amorim [2]" w:date="2021-11-16T13:46:00Z">
            <w:rPr/>
          </w:rPrChange>
        </w:rPr>
        <w:t xml:space="preserve">1) </w:t>
      </w:r>
      <w:r w:rsidR="00990EB5" w:rsidRPr="00D9517A">
        <w:rPr>
          <w:rFonts w:ascii="Mulish" w:hAnsi="Mulish"/>
          <w:sz w:val="22"/>
          <w:rPrChange w:id="4766" w:author="Guilherme Pessoa-Amorim [2]" w:date="2021-11-16T13:46:00Z">
            <w:rPr/>
          </w:rPrChange>
        </w:rPr>
        <w:t xml:space="preserve">an empirical or </w:t>
      </w:r>
      <w:r w:rsidRPr="00D9517A">
        <w:rPr>
          <w:rFonts w:ascii="Mulish" w:hAnsi="Mulish"/>
          <w:sz w:val="22"/>
          <w:rPrChange w:id="4767" w:author="Guilherme Pessoa-Amorim [2]" w:date="2021-11-16T13:46:00Z">
            <w:rPr/>
          </w:rPrChange>
        </w:rPr>
        <w:t>investigator-defined</w:t>
      </w:r>
      <w:r w:rsidR="00990EB5" w:rsidRPr="00D9517A">
        <w:rPr>
          <w:rFonts w:ascii="Mulish" w:hAnsi="Mulish"/>
          <w:sz w:val="22"/>
          <w:rPrChange w:id="4768" w:author="Guilherme Pessoa-Amorim [2]" w:date="2021-11-16T13:46:00Z">
            <w:rPr/>
          </w:rPrChange>
        </w:rPr>
        <w:t xml:space="preserve"> approach</w:t>
      </w:r>
      <w:r w:rsidR="00B020FA" w:rsidRPr="00D9517A">
        <w:rPr>
          <w:rFonts w:ascii="Mulish" w:hAnsi="Mulish"/>
          <w:sz w:val="22"/>
          <w:rPrChange w:id="4769" w:author="Guilherme Pessoa-Amorim [2]" w:date="2021-11-16T13:46:00Z">
            <w:rPr/>
          </w:rPrChange>
        </w:rPr>
        <w:t xml:space="preserve">, in which an exposure period is defined </w:t>
      </w:r>
      <w:r w:rsidR="0010339E" w:rsidRPr="00D9517A">
        <w:rPr>
          <w:rFonts w:ascii="Mulish" w:hAnsi="Mulish"/>
          <w:sz w:val="22"/>
          <w:rPrChange w:id="4770" w:author="Guilherme Pessoa-Amorim [2]" w:date="2021-11-16T13:46:00Z">
            <w:rPr/>
          </w:rPrChange>
        </w:rPr>
        <w:t xml:space="preserve">based on clinical </w:t>
      </w:r>
      <w:r w:rsidR="009B3963" w:rsidRPr="00D9517A">
        <w:rPr>
          <w:rFonts w:ascii="Mulish" w:hAnsi="Mulish"/>
          <w:sz w:val="22"/>
          <w:rPrChange w:id="4771" w:author="Guilherme Pessoa-Amorim [2]" w:date="2021-11-16T13:46:00Z">
            <w:rPr/>
          </w:rPrChange>
        </w:rPr>
        <w:t>reasoning about usual patterns of prescription,</w:t>
      </w:r>
      <w:r w:rsidR="00FA6555" w:rsidRPr="00D9517A">
        <w:rPr>
          <w:rFonts w:ascii="Mulish" w:hAnsi="Mulish"/>
          <w:sz w:val="22"/>
          <w:rPrChange w:id="4772" w:author="Guilherme Pessoa-Amorim [2]" w:date="2021-11-16T13:46:00Z">
            <w:rPr/>
          </w:rPrChange>
        </w:rPr>
        <w:t xml:space="preserve"> or assumptions about the likely dosing – and therefore duration – of a prescription</w:t>
      </w:r>
      <w:r w:rsidR="00584C6A" w:rsidRPr="00D9517A">
        <w:rPr>
          <w:rFonts w:ascii="Mulish" w:hAnsi="Mulish"/>
          <w:sz w:val="22"/>
          <w:rPrChange w:id="4773" w:author="Guilherme Pessoa-Amorim [2]" w:date="2021-11-16T13:46:00Z">
            <w:rPr/>
          </w:rPrChange>
        </w:rPr>
        <w:t xml:space="preserve"> (see section </w:t>
      </w:r>
      <w:ins w:id="4774" w:author="Guilherme Pessoa-Amorim [2]" w:date="2021-11-15T15:46:00Z">
        <w:r w:rsidR="0072588C" w:rsidRPr="003E336D">
          <w:rPr>
            <w:rFonts w:ascii="Mulish" w:hAnsi="Mulish"/>
            <w:sz w:val="22"/>
          </w:rPr>
          <w:fldChar w:fldCharType="begin"/>
        </w:r>
        <w:r w:rsidR="0072588C" w:rsidRPr="00D9517A">
          <w:rPr>
            <w:rFonts w:ascii="Mulish" w:hAnsi="Mulish"/>
            <w:sz w:val="22"/>
          </w:rPr>
          <w:instrText xml:space="preserve"> REF _Ref87883603 \r \h </w:instrText>
        </w:r>
      </w:ins>
      <w:r w:rsidR="00042004" w:rsidRPr="00D9517A">
        <w:rPr>
          <w:rFonts w:ascii="Mulish" w:hAnsi="Mulish"/>
          <w:sz w:val="22"/>
        </w:rPr>
        <w:instrText xml:space="preserve"> \* MERGEFORMAT </w:instrText>
      </w:r>
      <w:r w:rsidR="0072588C" w:rsidRPr="003E336D">
        <w:rPr>
          <w:rFonts w:ascii="Mulish" w:hAnsi="Mulish"/>
          <w:sz w:val="22"/>
        </w:rPr>
      </w:r>
      <w:r w:rsidR="0072588C" w:rsidRPr="003E336D">
        <w:rPr>
          <w:rFonts w:ascii="Mulish" w:hAnsi="Mulish"/>
          <w:sz w:val="22"/>
          <w:rPrChange w:id="4775" w:author="Guilherme Pessoa-Amorim [2]" w:date="2021-11-16T13:46:00Z">
            <w:rPr>
              <w:rFonts w:ascii="Mulish" w:hAnsi="Mulish"/>
              <w:sz w:val="22"/>
            </w:rPr>
          </w:rPrChange>
        </w:rPr>
        <w:fldChar w:fldCharType="separate"/>
      </w:r>
      <w:ins w:id="4776" w:author="Guilherme Pessoa-Amorim [2]" w:date="2021-11-16T14:25:00Z">
        <w:r w:rsidR="003E336D">
          <w:rPr>
            <w:rFonts w:ascii="Mulish" w:hAnsi="Mulish"/>
            <w:sz w:val="22"/>
          </w:rPr>
          <w:t>7.3</w:t>
        </w:r>
      </w:ins>
      <w:ins w:id="4777" w:author="Guilherme Pessoa-Amorim [2]" w:date="2021-11-15T15:46:00Z">
        <w:r w:rsidR="0072588C" w:rsidRPr="003E336D">
          <w:rPr>
            <w:rFonts w:ascii="Mulish" w:hAnsi="Mulish"/>
            <w:sz w:val="22"/>
          </w:rPr>
          <w:fldChar w:fldCharType="end"/>
        </w:r>
      </w:ins>
      <w:del w:id="4778" w:author="Guilherme Pessoa-Amorim [2]" w:date="2021-11-15T15:46:00Z">
        <w:r w:rsidR="00584C6A" w:rsidRPr="00D9517A" w:rsidDel="0072588C">
          <w:rPr>
            <w:rFonts w:ascii="Mulish" w:hAnsi="Mulish"/>
            <w:sz w:val="22"/>
            <w:rPrChange w:id="4779" w:author="Guilherme Pessoa-Amorim [2]" w:date="2021-11-16T13:46:00Z">
              <w:rPr/>
            </w:rPrChange>
          </w:rPr>
          <w:delText>5.4</w:delText>
        </w:r>
      </w:del>
      <w:r w:rsidR="00584C6A" w:rsidRPr="00D9517A">
        <w:rPr>
          <w:rFonts w:ascii="Mulish" w:hAnsi="Mulish"/>
          <w:sz w:val="22"/>
          <w:rPrChange w:id="4780" w:author="Guilherme Pessoa-Amorim [2]" w:date="2021-11-16T13:46:00Z">
            <w:rPr/>
          </w:rPrChange>
        </w:rPr>
        <w:t>)</w:t>
      </w:r>
      <w:r w:rsidR="00990EB5" w:rsidRPr="00D9517A">
        <w:rPr>
          <w:rFonts w:ascii="Mulish" w:hAnsi="Mulish"/>
          <w:sz w:val="22"/>
          <w:rPrChange w:id="4781" w:author="Guilherme Pessoa-Amorim [2]" w:date="2021-11-16T13:46:00Z">
            <w:rPr/>
          </w:rPrChange>
        </w:rPr>
        <w:t>, or</w:t>
      </w:r>
      <w:r w:rsidR="009B3963" w:rsidRPr="00D9517A">
        <w:rPr>
          <w:rFonts w:ascii="Mulish" w:hAnsi="Mulish"/>
          <w:sz w:val="22"/>
          <w:rPrChange w:id="4782" w:author="Guilherme Pessoa-Amorim [2]" w:date="2021-11-16T13:46:00Z">
            <w:rPr/>
          </w:rPrChange>
        </w:rPr>
        <w:t xml:space="preserve"> 2)</w:t>
      </w:r>
      <w:r w:rsidR="00990EB5" w:rsidRPr="00D9517A">
        <w:rPr>
          <w:rFonts w:ascii="Mulish" w:hAnsi="Mulish"/>
          <w:sz w:val="22"/>
          <w:rPrChange w:id="4783" w:author="Guilherme Pessoa-Amorim [2]" w:date="2021-11-16T13:46:00Z">
            <w:rPr/>
          </w:rPrChange>
        </w:rPr>
        <w:t xml:space="preserve"> a data-driven approach that</w:t>
      </w:r>
      <w:r w:rsidR="009B3963" w:rsidRPr="00D9517A">
        <w:rPr>
          <w:rFonts w:ascii="Mulish" w:hAnsi="Mulish"/>
          <w:sz w:val="22"/>
          <w:rPrChange w:id="4784" w:author="Guilherme Pessoa-Amorim [2]" w:date="2021-11-16T13:46:00Z">
            <w:rPr/>
          </w:rPrChange>
        </w:rPr>
        <w:t xml:space="preserve"> either uses a measure of “days of drug prescribed/dispensed”, if available, or</w:t>
      </w:r>
      <w:r w:rsidR="00990EB5" w:rsidRPr="00D9517A">
        <w:rPr>
          <w:rFonts w:ascii="Mulish" w:hAnsi="Mulish"/>
          <w:sz w:val="22"/>
          <w:rPrChange w:id="4785" w:author="Guilherme Pessoa-Amorim [2]" w:date="2021-11-16T13:46:00Z">
            <w:rPr/>
          </w:rPrChange>
        </w:rPr>
        <w:t xml:space="preserve"> </w:t>
      </w:r>
      <w:r w:rsidR="00B020FA" w:rsidRPr="00D9517A">
        <w:rPr>
          <w:rFonts w:ascii="Mulish" w:hAnsi="Mulish"/>
          <w:sz w:val="22"/>
          <w:rPrChange w:id="4786" w:author="Guilherme Pessoa-Amorim [2]" w:date="2021-11-16T13:46:00Z">
            <w:rPr/>
          </w:rPrChange>
        </w:rPr>
        <w:t xml:space="preserve">aims to establish the likely duration of a prescription by </w:t>
      </w:r>
      <w:r w:rsidR="00990EB5" w:rsidRPr="00D9517A">
        <w:rPr>
          <w:rFonts w:ascii="Mulish" w:hAnsi="Mulish"/>
          <w:sz w:val="22"/>
          <w:rPrChange w:id="4787" w:author="Guilherme Pessoa-Amorim [2]" w:date="2021-11-16T13:46:00Z">
            <w:rPr/>
          </w:rPrChange>
        </w:rPr>
        <w:t>tak</w:t>
      </w:r>
      <w:r w:rsidR="00B020FA" w:rsidRPr="00D9517A">
        <w:rPr>
          <w:rFonts w:ascii="Mulish" w:hAnsi="Mulish"/>
          <w:sz w:val="22"/>
          <w:rPrChange w:id="4788" w:author="Guilherme Pessoa-Amorim [2]" w:date="2021-11-16T13:46:00Z">
            <w:rPr/>
          </w:rPrChange>
        </w:rPr>
        <w:t>ing</w:t>
      </w:r>
      <w:r w:rsidR="00990EB5" w:rsidRPr="00D9517A">
        <w:rPr>
          <w:rFonts w:ascii="Mulish" w:hAnsi="Mulish"/>
          <w:sz w:val="22"/>
          <w:rPrChange w:id="4789" w:author="Guilherme Pessoa-Amorim [2]" w:date="2021-11-16T13:46:00Z">
            <w:rPr/>
          </w:rPrChange>
        </w:rPr>
        <w:t xml:space="preserve"> into account the patterns of prescription and dispensing occurring in the </w:t>
      </w:r>
      <w:r w:rsidR="0050734D" w:rsidRPr="00D9517A">
        <w:rPr>
          <w:rFonts w:ascii="Mulish" w:hAnsi="Mulish"/>
          <w:sz w:val="22"/>
          <w:rPrChange w:id="4790" w:author="Guilherme Pessoa-Amorim [2]" w:date="2021-11-16T13:46:00Z">
            <w:rPr/>
          </w:rPrChange>
        </w:rPr>
        <w:t>real world and represented in the data</w:t>
      </w:r>
      <w:r w:rsidR="00FF168B" w:rsidRPr="00D9517A">
        <w:rPr>
          <w:rFonts w:ascii="Mulish" w:hAnsi="Mulish"/>
          <w:sz w:val="22"/>
          <w:rPrChange w:id="4791" w:author="Guilherme Pessoa-Amorim [2]" w:date="2021-11-16T13:46:00Z">
            <w:rPr/>
          </w:rPrChange>
        </w:rPr>
        <w:t xml:space="preserve"> – i.e. what is the average time period between each prescription or dispensing record for a particular drug or drug group. </w:t>
      </w:r>
    </w:p>
    <w:p w14:paraId="4196F684" w14:textId="77777777" w:rsidR="00B66C8E" w:rsidRPr="00D9517A" w:rsidRDefault="00B66C8E">
      <w:pPr>
        <w:spacing w:line="360" w:lineRule="auto"/>
        <w:jc w:val="both"/>
        <w:rPr>
          <w:rFonts w:ascii="Mulish" w:hAnsi="Mulish"/>
          <w:sz w:val="22"/>
          <w:rPrChange w:id="4792" w:author="Guilherme Pessoa-Amorim [2]" w:date="2021-11-16T13:46:00Z">
            <w:rPr/>
          </w:rPrChange>
        </w:rPr>
        <w:pPrChange w:id="4793" w:author="Guilherme Pessoa-Amorim [2]" w:date="2021-11-15T13:07:00Z">
          <w:pPr>
            <w:jc w:val="both"/>
          </w:pPr>
        </w:pPrChange>
      </w:pPr>
    </w:p>
    <w:p w14:paraId="55BBAACA" w14:textId="65B09E2C" w:rsidR="0050734D" w:rsidRPr="00D9517A" w:rsidRDefault="009B3963">
      <w:pPr>
        <w:spacing w:line="360" w:lineRule="auto"/>
        <w:jc w:val="both"/>
        <w:rPr>
          <w:rFonts w:ascii="Mulish" w:hAnsi="Mulish"/>
          <w:sz w:val="22"/>
          <w:rPrChange w:id="4794" w:author="Guilherme Pessoa-Amorim [2]" w:date="2021-11-16T13:46:00Z">
            <w:rPr/>
          </w:rPrChange>
        </w:rPr>
        <w:pPrChange w:id="4795" w:author="Guilherme Pessoa-Amorim [2]" w:date="2021-11-15T13:07:00Z">
          <w:pPr>
            <w:jc w:val="both"/>
          </w:pPr>
        </w:pPrChange>
      </w:pPr>
      <w:r w:rsidRPr="00D9517A">
        <w:rPr>
          <w:rFonts w:ascii="Mulish" w:hAnsi="Mulish"/>
          <w:sz w:val="22"/>
          <w:rPrChange w:id="4796" w:author="Guilherme Pessoa-Amorim [2]" w:date="2021-11-16T13:46:00Z">
            <w:rPr/>
          </w:rPrChange>
        </w:rPr>
        <w:t>Although an empirical approach is commonly used in trials and pharmacoepidemiological research (particularly when information on days of drug provided is not available), t</w:t>
      </w:r>
      <w:r w:rsidR="00FA6555" w:rsidRPr="00D9517A">
        <w:rPr>
          <w:rFonts w:ascii="Mulish" w:hAnsi="Mulish"/>
          <w:sz w:val="22"/>
          <w:rPrChange w:id="4797" w:author="Guilherme Pessoa-Amorim [2]" w:date="2021-11-16T13:46:00Z">
            <w:rPr/>
          </w:rPrChange>
        </w:rPr>
        <w:t>he</w:t>
      </w:r>
      <w:r w:rsidR="00FF168B" w:rsidRPr="00D9517A">
        <w:rPr>
          <w:rFonts w:ascii="Mulish" w:hAnsi="Mulish"/>
          <w:sz w:val="22"/>
          <w:rPrChange w:id="4798" w:author="Guilherme Pessoa-Amorim [2]" w:date="2021-11-16T13:46:00Z">
            <w:rPr/>
          </w:rPrChange>
        </w:rPr>
        <w:t xml:space="preserve"> </w:t>
      </w:r>
      <w:ins w:id="4799" w:author="Guilherme Pessoa-Amorim [2]" w:date="2021-11-15T13:59:00Z">
        <w:r w:rsidR="00911CDC" w:rsidRPr="003E336D">
          <w:rPr>
            <w:rFonts w:ascii="Mulish" w:hAnsi="Mulish"/>
            <w:sz w:val="22"/>
          </w:rPr>
          <w:t xml:space="preserve">feasibility of using a </w:t>
        </w:r>
      </w:ins>
      <w:commentRangeStart w:id="4800"/>
      <w:commentRangeStart w:id="4801"/>
      <w:r w:rsidR="00FF168B" w:rsidRPr="00D9517A">
        <w:rPr>
          <w:rFonts w:ascii="Mulish" w:hAnsi="Mulish"/>
          <w:sz w:val="22"/>
          <w:rPrChange w:id="4802" w:author="Guilherme Pessoa-Amorim [2]" w:date="2021-11-16T13:46:00Z">
            <w:rPr/>
          </w:rPrChange>
        </w:rPr>
        <w:t xml:space="preserve">data-driven approach will </w:t>
      </w:r>
      <w:ins w:id="4803" w:author="Guilherme Pessoa-Amorim [2]" w:date="2021-11-15T13:59:00Z">
        <w:r w:rsidR="00911CDC" w:rsidRPr="003E336D">
          <w:rPr>
            <w:rFonts w:ascii="Mulish" w:hAnsi="Mulish"/>
            <w:sz w:val="22"/>
          </w:rPr>
          <w:t xml:space="preserve">also </w:t>
        </w:r>
      </w:ins>
      <w:r w:rsidR="00FF168B" w:rsidRPr="00D9517A">
        <w:rPr>
          <w:rFonts w:ascii="Mulish" w:hAnsi="Mulish"/>
          <w:sz w:val="22"/>
          <w:rPrChange w:id="4804" w:author="Guilherme Pessoa-Amorim [2]" w:date="2021-11-16T13:46:00Z">
            <w:rPr/>
          </w:rPrChange>
        </w:rPr>
        <w:t xml:space="preserve">be </w:t>
      </w:r>
      <w:ins w:id="4805" w:author="Guilherme Pessoa-Amorim [2]" w:date="2021-11-15T13:59:00Z">
        <w:r w:rsidR="00911CDC" w:rsidRPr="003E336D">
          <w:rPr>
            <w:rFonts w:ascii="Mulish" w:hAnsi="Mulish"/>
            <w:sz w:val="22"/>
          </w:rPr>
          <w:t xml:space="preserve">assessed </w:t>
        </w:r>
      </w:ins>
      <w:del w:id="4806" w:author="Guilherme Pessoa-Amorim [2]" w:date="2021-11-15T13:59:00Z">
        <w:r w:rsidR="00FF168B" w:rsidRPr="00D9517A" w:rsidDel="00911CDC">
          <w:rPr>
            <w:rFonts w:ascii="Mulish" w:hAnsi="Mulish"/>
            <w:sz w:val="22"/>
            <w:rPrChange w:id="4807" w:author="Guilherme Pessoa-Amorim [2]" w:date="2021-11-16T13:46:00Z">
              <w:rPr/>
            </w:rPrChange>
          </w:rPr>
          <w:delText xml:space="preserve">the preferred method </w:delText>
        </w:r>
      </w:del>
      <w:r w:rsidR="00FF168B" w:rsidRPr="00D9517A">
        <w:rPr>
          <w:rFonts w:ascii="Mulish" w:hAnsi="Mulish"/>
          <w:sz w:val="22"/>
          <w:rPrChange w:id="4808" w:author="Guilherme Pessoa-Amorim [2]" w:date="2021-11-16T13:46:00Z">
            <w:rPr/>
          </w:rPrChange>
        </w:rPr>
        <w:t>in this study</w:t>
      </w:r>
      <w:r w:rsidR="00FA6555" w:rsidRPr="00D9517A">
        <w:rPr>
          <w:rFonts w:ascii="Mulish" w:hAnsi="Mulish"/>
          <w:sz w:val="22"/>
          <w:rPrChange w:id="4809" w:author="Guilherme Pessoa-Amorim [2]" w:date="2021-11-16T13:46:00Z">
            <w:rPr/>
          </w:rPrChange>
        </w:rPr>
        <w:t xml:space="preserve"> as it is more objective and agnostic</w:t>
      </w:r>
      <w:commentRangeEnd w:id="4800"/>
      <w:r w:rsidR="00B86F5D" w:rsidRPr="00D9517A">
        <w:rPr>
          <w:rStyle w:val="CommentReference"/>
          <w:rFonts w:ascii="Mulish" w:hAnsi="Mulish"/>
          <w:sz w:val="14"/>
          <w:rPrChange w:id="4810" w:author="Guilherme Pessoa-Amorim [2]" w:date="2021-11-16T13:46:00Z">
            <w:rPr>
              <w:rStyle w:val="CommentReference"/>
            </w:rPr>
          </w:rPrChange>
        </w:rPr>
        <w:commentReference w:id="4800"/>
      </w:r>
      <w:commentRangeEnd w:id="4801"/>
      <w:r w:rsidR="00911CDC" w:rsidRPr="00D9517A">
        <w:rPr>
          <w:rStyle w:val="CommentReference"/>
          <w:rFonts w:ascii="Mulish" w:hAnsi="Mulish"/>
          <w:rPrChange w:id="4811" w:author="Guilherme Pessoa-Amorim [2]" w:date="2021-11-16T13:46:00Z">
            <w:rPr>
              <w:rStyle w:val="CommentReference"/>
            </w:rPr>
          </w:rPrChange>
        </w:rPr>
        <w:commentReference w:id="4801"/>
      </w:r>
      <w:r w:rsidR="00FA6555" w:rsidRPr="00D9517A">
        <w:rPr>
          <w:rFonts w:ascii="Mulish" w:hAnsi="Mulish"/>
          <w:sz w:val="22"/>
          <w:rPrChange w:id="4812" w:author="Guilherme Pessoa-Amorim [2]" w:date="2021-11-16T13:46:00Z">
            <w:rPr/>
          </w:rPrChange>
        </w:rPr>
        <w:t>.</w:t>
      </w:r>
      <w:r w:rsidR="003C59B9" w:rsidRPr="00D9517A">
        <w:rPr>
          <w:rFonts w:ascii="Mulish" w:hAnsi="Mulish"/>
          <w:sz w:val="22"/>
          <w:rPrChange w:id="4813" w:author="Guilherme Pessoa-Amorim [2]" w:date="2021-11-16T13:46:00Z">
            <w:rPr>
              <w:rFonts w:ascii="Mulish" w:hAnsi="Mulish"/>
              <w:sz w:val="22"/>
              <w:highlight w:val="yellow"/>
            </w:rPr>
          </w:rPrChange>
        </w:rPr>
        <w:fldChar w:fldCharType="begin"/>
      </w:r>
      <w:r w:rsidR="003C59B9" w:rsidRPr="00D9517A">
        <w:rPr>
          <w:rFonts w:ascii="Mulish" w:hAnsi="Mulish"/>
          <w:sz w:val="22"/>
          <w:rPrChange w:id="4814" w:author="Guilherme Pessoa-Amorim [2]" w:date="2021-11-16T13:46:00Z">
            <w:rPr>
              <w:rFonts w:ascii="Mulish" w:hAnsi="Mulish"/>
              <w:sz w:val="22"/>
              <w:highlight w:val="yellow"/>
            </w:rPr>
          </w:rPrChange>
        </w:rPr>
        <w:instrText xml:space="preserve"> ADDIN ZOTERO_ITEM CSL_CITATION {"citationID":"7SUF9FTt","properties":{"formattedCitation":"\\super 7\\nosupersub{}","plainCitation":"7","noteIndex":0},"citationItems":[{"id":14512,"uris":["http://zotero.org/users/5813034/items/S73CC27Q"],"uri":["http://zotero.org/users/5813034/items/S73CC27Q"],"itemData":{"id":14512,"type":"article-journal","container-title":"European Journal of Clinical Pharmacology","DOI":"10.1007/s00228-021-03188-9","ISSN":"0031-6970, 1432-1041","journalAbbreviation":"Eur J Clin Pharmacol","language":"en","source":"DOI.org (Crossref)","title":"Pharmacoepidemiological methods for computing the duration of pharmacological prescriptions using secondary data sources","URL":"https://link.springer.com/10.1007/s00228-021-03188-9","author":[{"family":"Meaidi","given":"Marianne"},{"family":"Støvring","given":"Henrik"},{"family":"Rostgaard","given":"Klaus"},{"family":"Torp-Pedersen","given":"Christian"},{"family":"Kragholm","given":"Kristian Hay"},{"family":"Andersen","given":"Morten"},{"family":"Sessa","given":"Maurizio"}],"accessed":{"date-parts":[["2021",8,6]]},"issued":{"date-parts":[["2021",7,10]]}}}],"schema":"https://github.com/citation-style-language/schema/raw/master/csl-citation.json"} </w:instrText>
      </w:r>
      <w:r w:rsidR="003C59B9" w:rsidRPr="00D9517A">
        <w:rPr>
          <w:rFonts w:ascii="Mulish" w:hAnsi="Mulish"/>
          <w:sz w:val="22"/>
          <w:rPrChange w:id="4815" w:author="Guilherme Pessoa-Amorim [2]" w:date="2021-11-16T13:46:00Z">
            <w:rPr>
              <w:rFonts w:ascii="Mulish" w:hAnsi="Mulish"/>
              <w:sz w:val="22"/>
              <w:highlight w:val="yellow"/>
            </w:rPr>
          </w:rPrChange>
        </w:rPr>
        <w:fldChar w:fldCharType="separate"/>
      </w:r>
      <w:r w:rsidR="003C59B9" w:rsidRPr="00D9517A">
        <w:rPr>
          <w:rFonts w:ascii="Mulish" w:hAnsi="Mulish" w:cs="Times New Roman"/>
          <w:sz w:val="22"/>
          <w:vertAlign w:val="superscript"/>
        </w:rPr>
        <w:t>7</w:t>
      </w:r>
      <w:r w:rsidR="003C59B9" w:rsidRPr="00D9517A">
        <w:rPr>
          <w:rFonts w:ascii="Mulish" w:hAnsi="Mulish"/>
          <w:sz w:val="22"/>
          <w:rPrChange w:id="4816" w:author="Guilherme Pessoa-Amorim [2]" w:date="2021-11-16T13:46:00Z">
            <w:rPr>
              <w:rFonts w:ascii="Mulish" w:hAnsi="Mulish"/>
              <w:sz w:val="22"/>
              <w:highlight w:val="yellow"/>
            </w:rPr>
          </w:rPrChange>
        </w:rPr>
        <w:fldChar w:fldCharType="end"/>
      </w:r>
      <w:r w:rsidR="00FA6555" w:rsidRPr="00D9517A">
        <w:rPr>
          <w:rFonts w:ascii="Mulish" w:hAnsi="Mulish"/>
          <w:sz w:val="22"/>
          <w:rPrChange w:id="4817" w:author="Guilherme Pessoa-Amorim [2]" w:date="2021-11-16T13:46:00Z">
            <w:rPr/>
          </w:rPrChange>
        </w:rPr>
        <w:t xml:space="preserve"> T</w:t>
      </w:r>
      <w:r w:rsidR="008173E1" w:rsidRPr="00D9517A">
        <w:rPr>
          <w:rFonts w:ascii="Mulish" w:hAnsi="Mulish"/>
          <w:sz w:val="22"/>
          <w:rPrChange w:id="4818" w:author="Guilherme Pessoa-Amorim [2]" w:date="2021-11-16T13:46:00Z">
            <w:rPr/>
          </w:rPrChange>
        </w:rPr>
        <w:t xml:space="preserve">he </w:t>
      </w:r>
      <w:r w:rsidR="009B58EF" w:rsidRPr="00D9517A">
        <w:rPr>
          <w:rFonts w:ascii="Mulish" w:hAnsi="Mulish"/>
          <w:sz w:val="22"/>
          <w:rPrChange w:id="4819" w:author="Guilherme Pessoa-Amorim [2]" w:date="2021-11-16T13:46:00Z">
            <w:rPr/>
          </w:rPrChange>
        </w:rPr>
        <w:t>lookback</w:t>
      </w:r>
      <w:r w:rsidR="008173E1" w:rsidRPr="00D9517A">
        <w:rPr>
          <w:rFonts w:ascii="Mulish" w:hAnsi="Mulish"/>
          <w:sz w:val="22"/>
          <w:rPrChange w:id="4820" w:author="Guilherme Pessoa-Amorim [2]" w:date="2021-11-16T13:46:00Z">
            <w:rPr/>
          </w:rPrChange>
        </w:rPr>
        <w:t xml:space="preserve"> period </w:t>
      </w:r>
      <w:r w:rsidR="00083D41" w:rsidRPr="00D9517A">
        <w:rPr>
          <w:rFonts w:ascii="Mulish" w:hAnsi="Mulish"/>
          <w:sz w:val="22"/>
          <w:rPrChange w:id="4821" w:author="Guilherme Pessoa-Amorim [2]" w:date="2021-11-16T13:46:00Z">
            <w:rPr/>
          </w:rPrChange>
        </w:rPr>
        <w:t xml:space="preserve">(for each study) </w:t>
      </w:r>
      <w:r w:rsidR="008173E1" w:rsidRPr="00D9517A">
        <w:rPr>
          <w:rFonts w:ascii="Mulish" w:hAnsi="Mulish"/>
          <w:sz w:val="22"/>
          <w:rPrChange w:id="4822" w:author="Guilherme Pessoa-Amorim [2]" w:date="2021-11-16T13:46:00Z">
            <w:rPr/>
          </w:rPrChange>
        </w:rPr>
        <w:t xml:space="preserve">will be determined as part of </w:t>
      </w:r>
      <w:r w:rsidR="00083D41" w:rsidRPr="00D9517A">
        <w:rPr>
          <w:rFonts w:ascii="Mulish" w:hAnsi="Mulish"/>
          <w:sz w:val="22"/>
          <w:rPrChange w:id="4823" w:author="Guilherme Pessoa-Amorim [2]" w:date="2021-11-16T13:46:00Z">
            <w:rPr/>
          </w:rPrChange>
        </w:rPr>
        <w:t xml:space="preserve">the </w:t>
      </w:r>
      <w:r w:rsidR="008173E1" w:rsidRPr="00D9517A">
        <w:rPr>
          <w:rFonts w:ascii="Mulish" w:hAnsi="Mulish"/>
          <w:sz w:val="22"/>
          <w:rPrChange w:id="4824" w:author="Guilherme Pessoa-Amorim [2]" w:date="2021-11-16T13:46:00Z">
            <w:rPr/>
          </w:rPrChange>
        </w:rPr>
        <w:t xml:space="preserve">secondary outcomes </w:t>
      </w:r>
      <w:r w:rsidR="00FF168B" w:rsidRPr="00D9517A">
        <w:rPr>
          <w:rFonts w:ascii="Mulish" w:hAnsi="Mulish"/>
          <w:sz w:val="22"/>
          <w:rPrChange w:id="4825" w:author="Guilherme Pessoa-Amorim [2]" w:date="2021-11-16T13:46:00Z">
            <w:rPr/>
          </w:rPrChange>
        </w:rPr>
        <w:t>(</w:t>
      </w:r>
      <w:r w:rsidR="008173E1" w:rsidRPr="00D9517A">
        <w:rPr>
          <w:rFonts w:ascii="Mulish" w:hAnsi="Mulish"/>
          <w:sz w:val="22"/>
          <w:rPrChange w:id="4826" w:author="Guilherme Pessoa-Amorim [2]" w:date="2021-11-16T13:46:00Z">
            <w:rPr/>
          </w:rPrChange>
        </w:rPr>
        <w:t>see section</w:t>
      </w:r>
      <w:del w:id="4827" w:author="Guilherme Pessoa-Amorim" w:date="2021-11-15T15:51:00Z">
        <w:r w:rsidR="008173E1" w:rsidRPr="00D9517A" w:rsidDel="00E81441">
          <w:rPr>
            <w:rFonts w:ascii="Mulish" w:hAnsi="Mulish"/>
            <w:sz w:val="22"/>
            <w:rPrChange w:id="4828" w:author="Guilherme Pessoa-Amorim [2]" w:date="2021-11-16T13:46:00Z">
              <w:rPr/>
            </w:rPrChange>
          </w:rPr>
          <w:delText xml:space="preserve"> </w:delText>
        </w:r>
      </w:del>
      <w:ins w:id="4829" w:author="Guilherme Pessoa-Amorim" w:date="2021-11-15T15:51:00Z">
        <w:r w:rsidR="00E81441" w:rsidRPr="003E336D">
          <w:rPr>
            <w:rFonts w:ascii="Mulish" w:hAnsi="Mulish"/>
            <w:sz w:val="22"/>
          </w:rPr>
          <w:t xml:space="preserve"> </w:t>
        </w:r>
        <w:r w:rsidR="00E81441" w:rsidRPr="003E336D">
          <w:rPr>
            <w:rFonts w:ascii="Mulish" w:hAnsi="Mulish"/>
            <w:sz w:val="22"/>
          </w:rPr>
          <w:fldChar w:fldCharType="begin"/>
        </w:r>
        <w:r w:rsidR="00E81441" w:rsidRPr="00D9517A">
          <w:rPr>
            <w:rFonts w:ascii="Mulish" w:hAnsi="Mulish"/>
            <w:sz w:val="22"/>
          </w:rPr>
          <w:instrText xml:space="preserve"> REF _Ref87868115 \r \h </w:instrText>
        </w:r>
      </w:ins>
      <w:r w:rsidR="00042004" w:rsidRPr="00D9517A">
        <w:rPr>
          <w:rFonts w:ascii="Mulish" w:hAnsi="Mulish"/>
          <w:sz w:val="22"/>
        </w:rPr>
        <w:instrText xml:space="preserve"> \* MERGEFORMAT </w:instrText>
      </w:r>
      <w:r w:rsidR="00E81441" w:rsidRPr="003E336D">
        <w:rPr>
          <w:rFonts w:ascii="Mulish" w:hAnsi="Mulish"/>
          <w:sz w:val="22"/>
        </w:rPr>
      </w:r>
      <w:r w:rsidR="00E81441" w:rsidRPr="003E336D">
        <w:rPr>
          <w:rFonts w:ascii="Mulish" w:hAnsi="Mulish"/>
          <w:sz w:val="22"/>
          <w:rPrChange w:id="4830" w:author="Guilherme Pessoa-Amorim [2]" w:date="2021-11-16T13:46:00Z">
            <w:rPr>
              <w:rFonts w:ascii="Mulish" w:hAnsi="Mulish"/>
              <w:sz w:val="22"/>
            </w:rPr>
          </w:rPrChange>
        </w:rPr>
        <w:fldChar w:fldCharType="separate"/>
      </w:r>
      <w:ins w:id="4831" w:author="Guilherme Pessoa-Amorim [2]" w:date="2021-11-16T14:25:00Z">
        <w:r w:rsidR="003E336D">
          <w:rPr>
            <w:rFonts w:ascii="Mulish" w:hAnsi="Mulish"/>
            <w:sz w:val="22"/>
          </w:rPr>
          <w:t>4.3.3.2</w:t>
        </w:r>
      </w:ins>
      <w:ins w:id="4832" w:author="Guilherme Pessoa-Amorim" w:date="2021-11-15T15:51:00Z">
        <w:r w:rsidR="00E81441" w:rsidRPr="003E336D">
          <w:rPr>
            <w:rFonts w:ascii="Mulish" w:hAnsi="Mulish"/>
            <w:sz w:val="22"/>
          </w:rPr>
          <w:fldChar w:fldCharType="end"/>
        </w:r>
      </w:ins>
      <w:del w:id="4833" w:author="Guilherme Pessoa-Amorim" w:date="2021-11-15T15:51:00Z">
        <w:r w:rsidR="008173E1" w:rsidRPr="00D9517A" w:rsidDel="00E81441">
          <w:rPr>
            <w:rFonts w:ascii="Mulish" w:hAnsi="Mulish"/>
            <w:sz w:val="22"/>
            <w:rPrChange w:id="4834" w:author="Guilherme Pessoa-Amorim [2]" w:date="2021-11-16T13:46:00Z">
              <w:rPr/>
            </w:rPrChange>
          </w:rPr>
          <w:delText>2.3.7.2</w:delText>
        </w:r>
      </w:del>
      <w:r w:rsidR="00FF168B" w:rsidRPr="00D9517A">
        <w:rPr>
          <w:rFonts w:ascii="Mulish" w:hAnsi="Mulish"/>
          <w:sz w:val="22"/>
          <w:rPrChange w:id="4835" w:author="Guilherme Pessoa-Amorim [2]" w:date="2021-11-16T13:46:00Z">
            <w:rPr/>
          </w:rPrChange>
        </w:rPr>
        <w:t>)</w:t>
      </w:r>
      <w:r w:rsidRPr="00D9517A">
        <w:rPr>
          <w:rFonts w:ascii="Mulish" w:hAnsi="Mulish"/>
          <w:sz w:val="22"/>
          <w:rPrChange w:id="4836" w:author="Guilherme Pessoa-Amorim [2]" w:date="2021-11-16T13:46:00Z">
            <w:rPr/>
          </w:rPrChange>
        </w:rPr>
        <w:t>;</w:t>
      </w:r>
      <w:r w:rsidR="00FA6555" w:rsidRPr="00D9517A">
        <w:rPr>
          <w:rFonts w:ascii="Mulish" w:hAnsi="Mulish"/>
          <w:sz w:val="22"/>
          <w:rPrChange w:id="4837" w:author="Guilherme Pessoa-Amorim [2]" w:date="2021-11-16T13:46:00Z">
            <w:rPr/>
          </w:rPrChange>
        </w:rPr>
        <w:t xml:space="preserve"> t</w:t>
      </w:r>
      <w:r w:rsidR="00B66C8E" w:rsidRPr="00D9517A">
        <w:rPr>
          <w:rFonts w:ascii="Mulish" w:hAnsi="Mulish"/>
          <w:sz w:val="22"/>
          <w:rPrChange w:id="4838" w:author="Guilherme Pessoa-Amorim [2]" w:date="2021-11-16T13:46:00Z">
            <w:rPr/>
          </w:rPrChange>
        </w:rPr>
        <w:t xml:space="preserve">he </w:t>
      </w:r>
      <w:r w:rsidR="00FA6555" w:rsidRPr="00D9517A">
        <w:rPr>
          <w:rFonts w:ascii="Mulish" w:hAnsi="Mulish"/>
          <w:sz w:val="22"/>
          <w:rPrChange w:id="4839" w:author="Guilherme Pessoa-Amorim [2]" w:date="2021-11-16T13:46:00Z">
            <w:rPr/>
          </w:rPrChange>
        </w:rPr>
        <w:t>overall</w:t>
      </w:r>
      <w:r w:rsidR="00B66C8E" w:rsidRPr="00D9517A">
        <w:rPr>
          <w:rFonts w:ascii="Mulish" w:hAnsi="Mulish"/>
          <w:sz w:val="22"/>
          <w:rPrChange w:id="4840" w:author="Guilherme Pessoa-Amorim [2]" w:date="2021-11-16T13:46:00Z">
            <w:rPr/>
          </w:rPrChange>
        </w:rPr>
        <w:t xml:space="preserve"> average interval</w:t>
      </w:r>
      <w:r w:rsidR="00FA6555" w:rsidRPr="00D9517A">
        <w:rPr>
          <w:rFonts w:ascii="Mulish" w:hAnsi="Mulish"/>
          <w:sz w:val="22"/>
          <w:rPrChange w:id="4841" w:author="Guilherme Pessoa-Amorim [2]" w:date="2021-11-16T13:46:00Z">
            <w:rPr/>
          </w:rPrChange>
        </w:rPr>
        <w:t xml:space="preserve"> (in days)</w:t>
      </w:r>
      <w:r w:rsidR="00B66C8E" w:rsidRPr="00D9517A">
        <w:rPr>
          <w:rFonts w:ascii="Mulish" w:hAnsi="Mulish"/>
          <w:sz w:val="22"/>
          <w:rPrChange w:id="4842" w:author="Guilherme Pessoa-Amorim [2]" w:date="2021-11-16T13:46:00Z">
            <w:rPr/>
          </w:rPrChange>
        </w:rPr>
        <w:t xml:space="preserve"> between prescription/dispensing records for each study will be used</w:t>
      </w:r>
      <w:r w:rsidR="00584C6A" w:rsidRPr="00D9517A">
        <w:rPr>
          <w:rFonts w:ascii="Mulish" w:hAnsi="Mulish"/>
          <w:sz w:val="22"/>
          <w:rPrChange w:id="4843" w:author="Guilherme Pessoa-Amorim [2]" w:date="2021-11-16T13:46:00Z">
            <w:rPr/>
          </w:rPrChange>
        </w:rPr>
        <w:t xml:space="preserve"> as the basis to define the lookback period</w:t>
      </w:r>
      <w:r w:rsidR="00B66C8E" w:rsidRPr="00D9517A">
        <w:rPr>
          <w:rFonts w:ascii="Mulish" w:hAnsi="Mulish"/>
          <w:sz w:val="22"/>
          <w:rPrChange w:id="4844" w:author="Guilherme Pessoa-Amorim [2]" w:date="2021-11-16T13:46:00Z">
            <w:rPr/>
          </w:rPrChange>
        </w:rPr>
        <w:t xml:space="preserve"> in the first instance</w:t>
      </w:r>
      <w:r w:rsidR="00FA6555" w:rsidRPr="00D9517A">
        <w:rPr>
          <w:rFonts w:ascii="Mulish" w:hAnsi="Mulish"/>
          <w:sz w:val="22"/>
          <w:rPrChange w:id="4845" w:author="Guilherme Pessoa-Amorim [2]" w:date="2021-11-16T13:46:00Z">
            <w:rPr/>
          </w:rPrChange>
        </w:rPr>
        <w:t>. I</w:t>
      </w:r>
      <w:r w:rsidR="00B66C8E" w:rsidRPr="00D9517A">
        <w:rPr>
          <w:rFonts w:ascii="Mulish" w:hAnsi="Mulish"/>
          <w:sz w:val="22"/>
          <w:rPrChange w:id="4846" w:author="Guilherme Pessoa-Amorim [2]" w:date="2021-11-16T13:46:00Z">
            <w:rPr/>
          </w:rPrChange>
        </w:rPr>
        <w:t xml:space="preserve">f important differences arise between drug groups, distinct definitions may be used. </w:t>
      </w:r>
      <w:r w:rsidR="00FF168B" w:rsidRPr="00D9517A">
        <w:rPr>
          <w:rFonts w:ascii="Mulish" w:hAnsi="Mulish"/>
          <w:sz w:val="22"/>
          <w:rPrChange w:id="4847" w:author="Guilherme Pessoa-Amorim [2]" w:date="2021-11-16T13:46:00Z">
            <w:rPr/>
          </w:rPrChange>
        </w:rPr>
        <w:t xml:space="preserve">The impact of different </w:t>
      </w:r>
      <w:r w:rsidR="008173E1" w:rsidRPr="00D9517A">
        <w:rPr>
          <w:rFonts w:ascii="Mulish" w:hAnsi="Mulish"/>
          <w:sz w:val="22"/>
          <w:rPrChange w:id="4848" w:author="Guilherme Pessoa-Amorim [2]" w:date="2021-11-16T13:46:00Z">
            <w:rPr/>
          </w:rPrChange>
        </w:rPr>
        <w:t xml:space="preserve">lookback periods </w:t>
      </w:r>
      <w:r w:rsidR="00FF168B" w:rsidRPr="00D9517A">
        <w:rPr>
          <w:rFonts w:ascii="Mulish" w:hAnsi="Mulish"/>
          <w:sz w:val="22"/>
          <w:rPrChange w:id="4849" w:author="Guilherme Pessoa-Amorim [2]" w:date="2021-11-16T13:46:00Z">
            <w:rPr/>
          </w:rPrChange>
        </w:rPr>
        <w:t xml:space="preserve">will also be explored (see section </w:t>
      </w:r>
      <w:ins w:id="4850" w:author="Guilherme Pessoa-Amorim" w:date="2021-11-15T15:53:00Z">
        <w:r w:rsidR="00E81441" w:rsidRPr="003E336D">
          <w:rPr>
            <w:rFonts w:ascii="Mulish" w:hAnsi="Mulish"/>
            <w:sz w:val="22"/>
          </w:rPr>
          <w:fldChar w:fldCharType="begin"/>
        </w:r>
        <w:r w:rsidR="00E81441" w:rsidRPr="00D9517A">
          <w:rPr>
            <w:rFonts w:ascii="Mulish" w:hAnsi="Mulish"/>
            <w:sz w:val="22"/>
          </w:rPr>
          <w:instrText xml:space="preserve"> REF _Ref87870439 \r \h </w:instrText>
        </w:r>
      </w:ins>
      <w:r w:rsidR="00042004" w:rsidRPr="00D9517A">
        <w:rPr>
          <w:rFonts w:ascii="Mulish" w:hAnsi="Mulish"/>
          <w:sz w:val="22"/>
        </w:rPr>
        <w:instrText xml:space="preserve"> \* MERGEFORMAT </w:instrText>
      </w:r>
      <w:r w:rsidR="00E81441" w:rsidRPr="003E336D">
        <w:rPr>
          <w:rFonts w:ascii="Mulish" w:hAnsi="Mulish"/>
          <w:sz w:val="22"/>
        </w:rPr>
      </w:r>
      <w:r w:rsidR="00E81441" w:rsidRPr="003E336D">
        <w:rPr>
          <w:rFonts w:ascii="Mulish" w:hAnsi="Mulish"/>
          <w:sz w:val="22"/>
          <w:rPrChange w:id="4851" w:author="Guilherme Pessoa-Amorim [2]" w:date="2021-11-16T13:46:00Z">
            <w:rPr>
              <w:rFonts w:ascii="Mulish" w:hAnsi="Mulish"/>
              <w:sz w:val="22"/>
            </w:rPr>
          </w:rPrChange>
        </w:rPr>
        <w:fldChar w:fldCharType="separate"/>
      </w:r>
      <w:ins w:id="4852" w:author="Guilherme Pessoa-Amorim [2]" w:date="2021-11-16T14:25:00Z">
        <w:r w:rsidR="003E336D">
          <w:rPr>
            <w:rFonts w:ascii="Mulish" w:hAnsi="Mulish"/>
            <w:sz w:val="22"/>
          </w:rPr>
          <w:t>7.1</w:t>
        </w:r>
      </w:ins>
      <w:ins w:id="4853" w:author="Guilherme Pessoa-Amorim" w:date="2021-11-15T15:53:00Z">
        <w:r w:rsidR="00E81441" w:rsidRPr="003E336D">
          <w:rPr>
            <w:rFonts w:ascii="Mulish" w:hAnsi="Mulish"/>
            <w:sz w:val="22"/>
          </w:rPr>
          <w:fldChar w:fldCharType="end"/>
        </w:r>
      </w:ins>
      <w:del w:id="4854" w:author="Guilherme Pessoa-Amorim" w:date="2021-11-15T15:51:00Z">
        <w:r w:rsidR="00083D41" w:rsidRPr="00D9517A" w:rsidDel="00E81441">
          <w:rPr>
            <w:rFonts w:ascii="Mulish" w:hAnsi="Mulish"/>
            <w:sz w:val="22"/>
            <w:rPrChange w:id="4855" w:author="Guilherme Pessoa-Amorim [2]" w:date="2021-11-16T13:46:00Z">
              <w:rPr/>
            </w:rPrChange>
          </w:rPr>
          <w:delText>5.1</w:delText>
        </w:r>
      </w:del>
      <w:r w:rsidR="00FF168B" w:rsidRPr="00D9517A">
        <w:rPr>
          <w:rFonts w:ascii="Mulish" w:hAnsi="Mulish"/>
          <w:sz w:val="22"/>
          <w:rPrChange w:id="4856" w:author="Guilherme Pessoa-Amorim [2]" w:date="2021-11-16T13:46:00Z">
            <w:rPr/>
          </w:rPrChange>
        </w:rPr>
        <w:t>).</w:t>
      </w:r>
    </w:p>
    <w:p w14:paraId="1271BA60" w14:textId="170C80F3" w:rsidR="00990EB5" w:rsidRPr="00D9517A" w:rsidRDefault="00990EB5">
      <w:pPr>
        <w:spacing w:line="360" w:lineRule="auto"/>
        <w:jc w:val="both"/>
        <w:rPr>
          <w:rFonts w:ascii="Mulish" w:hAnsi="Mulish"/>
          <w:sz w:val="22"/>
          <w:rPrChange w:id="4857" w:author="Guilherme Pessoa-Amorim [2]" w:date="2021-11-16T13:46:00Z">
            <w:rPr/>
          </w:rPrChange>
        </w:rPr>
        <w:pPrChange w:id="4858" w:author="Guilherme Pessoa-Amorim [2]" w:date="2021-11-15T13:07:00Z">
          <w:pPr>
            <w:jc w:val="both"/>
          </w:pPr>
        </w:pPrChange>
      </w:pPr>
    </w:p>
    <w:p w14:paraId="6060BC3C" w14:textId="65454312" w:rsidR="001F1A7F" w:rsidRPr="00D9517A" w:rsidDel="00042004" w:rsidRDefault="0050734D">
      <w:pPr>
        <w:spacing w:line="360" w:lineRule="auto"/>
        <w:jc w:val="both"/>
        <w:rPr>
          <w:del w:id="4859" w:author="Guilherme Pessoa-Amorim" w:date="2021-11-15T16:23:00Z"/>
          <w:rFonts w:ascii="Mulish" w:hAnsi="Mulish"/>
          <w:sz w:val="22"/>
          <w:rPrChange w:id="4860" w:author="Guilherme Pessoa-Amorim [2]" w:date="2021-11-16T13:46:00Z">
            <w:rPr>
              <w:del w:id="4861" w:author="Guilherme Pessoa-Amorim" w:date="2021-11-15T16:23:00Z"/>
            </w:rPr>
          </w:rPrChange>
        </w:rPr>
        <w:pPrChange w:id="4862" w:author="Guilherme Pessoa-Amorim [2]" w:date="2021-11-15T13:07:00Z">
          <w:pPr>
            <w:jc w:val="both"/>
          </w:pPr>
        </w:pPrChange>
      </w:pPr>
      <w:del w:id="4863" w:author="Guilherme Pessoa-Amorim" w:date="2021-11-15T16:23:00Z">
        <w:r w:rsidRPr="00D9517A" w:rsidDel="00042004">
          <w:rPr>
            <w:rFonts w:ascii="Mulish" w:hAnsi="Mulish"/>
            <w:sz w:val="22"/>
            <w:rPrChange w:id="4864" w:author="Guilherme Pessoa-Amorim [2]" w:date="2021-11-16T13:46:00Z">
              <w:rPr/>
            </w:rPrChange>
          </w:rPr>
          <w:delText xml:space="preserve">Besides the </w:delText>
        </w:r>
        <w:r w:rsidR="009B58EF" w:rsidRPr="00D9517A" w:rsidDel="00042004">
          <w:rPr>
            <w:rFonts w:ascii="Mulish" w:hAnsi="Mulish"/>
            <w:sz w:val="22"/>
            <w:rPrChange w:id="4865" w:author="Guilherme Pessoa-Amorim [2]" w:date="2021-11-16T13:46:00Z">
              <w:rPr/>
            </w:rPrChange>
          </w:rPr>
          <w:delText>lookback</w:delText>
        </w:r>
        <w:r w:rsidRPr="00D9517A" w:rsidDel="00042004">
          <w:rPr>
            <w:rFonts w:ascii="Mulish" w:hAnsi="Mulish"/>
            <w:sz w:val="22"/>
            <w:rPrChange w:id="4866" w:author="Guilherme Pessoa-Amorim [2]" w:date="2021-11-16T13:46:00Z">
              <w:rPr/>
            </w:rPrChange>
          </w:rPr>
          <w:delText xml:space="preserve"> period, a</w:delText>
        </w:r>
        <w:r w:rsidR="001F1A7F" w:rsidRPr="00D9517A" w:rsidDel="00042004">
          <w:rPr>
            <w:rFonts w:ascii="Mulish" w:hAnsi="Mulish"/>
            <w:sz w:val="22"/>
            <w:rPrChange w:id="4867" w:author="Guilherme Pessoa-Amorim [2]" w:date="2021-11-16T13:46:00Z">
              <w:rPr/>
            </w:rPrChange>
          </w:rPr>
          <w:delText>dditional time periods</w:delText>
        </w:r>
        <w:r w:rsidR="007F56EA" w:rsidRPr="00D9517A" w:rsidDel="00042004">
          <w:rPr>
            <w:rFonts w:ascii="Mulish" w:hAnsi="Mulish"/>
            <w:sz w:val="22"/>
            <w:rPrChange w:id="4868" w:author="Guilherme Pessoa-Amorim [2]" w:date="2021-11-16T13:46:00Z">
              <w:rPr/>
            </w:rPrChange>
          </w:rPr>
          <w:delText xml:space="preserve"> or time points</w:delText>
        </w:r>
        <w:r w:rsidR="001F1A7F" w:rsidRPr="00D9517A" w:rsidDel="00042004">
          <w:rPr>
            <w:rFonts w:ascii="Mulish" w:hAnsi="Mulish"/>
            <w:sz w:val="22"/>
            <w:rPrChange w:id="4869" w:author="Guilherme Pessoa-Amorim [2]" w:date="2021-11-16T13:46:00Z">
              <w:rPr/>
            </w:rPrChange>
          </w:rPr>
          <w:delText xml:space="preserve"> </w:delText>
        </w:r>
        <w:r w:rsidRPr="00D9517A" w:rsidDel="00042004">
          <w:rPr>
            <w:rFonts w:ascii="Mulish" w:hAnsi="Mulish"/>
            <w:sz w:val="22"/>
            <w:rPrChange w:id="4870" w:author="Guilherme Pessoa-Amorim [2]" w:date="2021-11-16T13:46:00Z">
              <w:rPr/>
            </w:rPrChange>
          </w:rPr>
          <w:delText>may</w:delText>
        </w:r>
        <w:r w:rsidR="001F1A7F" w:rsidRPr="00D9517A" w:rsidDel="00042004">
          <w:rPr>
            <w:rFonts w:ascii="Mulish" w:hAnsi="Mulish"/>
            <w:sz w:val="22"/>
            <w:rPrChange w:id="4871" w:author="Guilherme Pessoa-Amorim [2]" w:date="2021-11-16T13:46:00Z">
              <w:rPr/>
            </w:rPrChange>
          </w:rPr>
          <w:delText xml:space="preserve"> </w:delText>
        </w:r>
        <w:r w:rsidR="00990EB5" w:rsidRPr="00D9517A" w:rsidDel="00042004">
          <w:rPr>
            <w:rFonts w:ascii="Mulish" w:hAnsi="Mulish"/>
            <w:sz w:val="22"/>
            <w:rPrChange w:id="4872" w:author="Guilherme Pessoa-Amorim [2]" w:date="2021-11-16T13:46:00Z">
              <w:rPr/>
            </w:rPrChange>
          </w:rPr>
          <w:delText xml:space="preserve">also </w:delText>
        </w:r>
        <w:r w:rsidR="001F1A7F" w:rsidRPr="00D9517A" w:rsidDel="00042004">
          <w:rPr>
            <w:rFonts w:ascii="Mulish" w:hAnsi="Mulish"/>
            <w:sz w:val="22"/>
            <w:rPrChange w:id="4873" w:author="Guilherme Pessoa-Amorim [2]" w:date="2021-11-16T13:46:00Z">
              <w:rPr/>
            </w:rPrChange>
          </w:rPr>
          <w:delText xml:space="preserve">be defined, such as the “run-in” period </w:delText>
        </w:r>
        <w:r w:rsidR="00990EB5" w:rsidRPr="00D9517A" w:rsidDel="00042004">
          <w:rPr>
            <w:rFonts w:ascii="Mulish" w:hAnsi="Mulish"/>
            <w:sz w:val="22"/>
            <w:rPrChange w:id="4874" w:author="Guilherme Pessoa-Amorim [2]" w:date="2021-11-16T13:46:00Z">
              <w:rPr/>
            </w:rPrChange>
          </w:rPr>
          <w:delText xml:space="preserve">in </w:delText>
        </w:r>
        <w:r w:rsidR="001F1A7F" w:rsidRPr="00D9517A" w:rsidDel="00042004">
          <w:rPr>
            <w:rFonts w:ascii="Mulish" w:hAnsi="Mulish"/>
            <w:sz w:val="22"/>
            <w:rPrChange w:id="4875" w:author="Guilherme Pessoa-Amorim [2]" w:date="2021-11-16T13:46:00Z">
              <w:rPr/>
            </w:rPrChange>
          </w:rPr>
          <w:delText xml:space="preserve">ORION-4 </w:delText>
        </w:r>
        <w:r w:rsidR="00990EB5" w:rsidRPr="00D9517A" w:rsidDel="00042004">
          <w:rPr>
            <w:rFonts w:ascii="Mulish" w:hAnsi="Mulish"/>
            <w:sz w:val="22"/>
            <w:rPrChange w:id="4876" w:author="Guilherme Pessoa-Amorim [2]" w:date="2021-11-16T13:46:00Z">
              <w:rPr/>
            </w:rPrChange>
          </w:rPr>
          <w:delText xml:space="preserve">(corresponding to the </w:delText>
        </w:r>
        <w:r w:rsidR="00FF168B" w:rsidRPr="00D9517A" w:rsidDel="00042004">
          <w:rPr>
            <w:rFonts w:ascii="Mulish" w:hAnsi="Mulish"/>
            <w:sz w:val="22"/>
            <w:rPrChange w:id="4877" w:author="Guilherme Pessoa-Amorim [2]" w:date="2021-11-16T13:46:00Z">
              <w:rPr/>
            </w:rPrChange>
          </w:rPr>
          <w:delText>entire</w:delText>
        </w:r>
        <w:r w:rsidR="00990EB5" w:rsidRPr="00D9517A" w:rsidDel="00042004">
          <w:rPr>
            <w:rFonts w:ascii="Mulish" w:hAnsi="Mulish"/>
            <w:sz w:val="22"/>
            <w:rPrChange w:id="4878" w:author="Guilherme Pessoa-Amorim [2]" w:date="2021-11-16T13:46:00Z">
              <w:rPr/>
            </w:rPrChange>
          </w:rPr>
          <w:delText xml:space="preserve"> time period between the screening and the randomisation visit)</w:delText>
        </w:r>
        <w:r w:rsidRPr="00D9517A" w:rsidDel="00042004">
          <w:rPr>
            <w:rFonts w:ascii="Mulish" w:hAnsi="Mulish"/>
            <w:sz w:val="22"/>
            <w:rPrChange w:id="4879" w:author="Guilherme Pessoa-Amorim [2]" w:date="2021-11-16T13:46:00Z">
              <w:rPr/>
            </w:rPrChange>
          </w:rPr>
          <w:delText>.</w:delText>
        </w:r>
      </w:del>
    </w:p>
    <w:p w14:paraId="6CC535B8" w14:textId="2D2B070C" w:rsidR="007F56EA" w:rsidRPr="00D9517A" w:rsidDel="00042004" w:rsidRDefault="007F56EA">
      <w:pPr>
        <w:spacing w:line="360" w:lineRule="auto"/>
        <w:jc w:val="both"/>
        <w:rPr>
          <w:del w:id="4880" w:author="Guilherme Pessoa-Amorim" w:date="2021-11-15T16:23:00Z"/>
          <w:rFonts w:ascii="Mulish" w:hAnsi="Mulish"/>
          <w:sz w:val="22"/>
          <w:rPrChange w:id="4881" w:author="Guilherme Pessoa-Amorim [2]" w:date="2021-11-16T13:46:00Z">
            <w:rPr>
              <w:del w:id="4882" w:author="Guilherme Pessoa-Amorim" w:date="2021-11-15T16:23:00Z"/>
            </w:rPr>
          </w:rPrChange>
        </w:rPr>
        <w:pPrChange w:id="4883" w:author="Guilherme Pessoa-Amorim [2]" w:date="2021-11-15T13:07:00Z">
          <w:pPr>
            <w:jc w:val="both"/>
          </w:pPr>
        </w:pPrChange>
      </w:pPr>
    </w:p>
    <w:p w14:paraId="19617110" w14:textId="6D5226F8" w:rsidR="00FF168B" w:rsidRPr="00D9517A" w:rsidRDefault="00FF168B">
      <w:pPr>
        <w:spacing w:line="360" w:lineRule="auto"/>
        <w:jc w:val="both"/>
        <w:rPr>
          <w:rFonts w:ascii="Mulish" w:hAnsi="Mulish"/>
          <w:sz w:val="22"/>
          <w:rPrChange w:id="4884" w:author="Guilherme Pessoa-Amorim [2]" w:date="2021-11-16T13:46:00Z">
            <w:rPr/>
          </w:rPrChange>
        </w:rPr>
        <w:pPrChange w:id="4885" w:author="Guilherme Pessoa-Amorim [2]" w:date="2021-11-15T13:07:00Z">
          <w:pPr>
            <w:jc w:val="both"/>
          </w:pPr>
        </w:pPrChange>
      </w:pPr>
      <w:r w:rsidRPr="00D9517A">
        <w:rPr>
          <w:rFonts w:ascii="Mulish" w:hAnsi="Mulish"/>
          <w:sz w:val="22"/>
          <w:rPrChange w:id="4886" w:author="Guilherme Pessoa-Amorim [2]" w:date="2021-11-16T13:46:00Z">
            <w:rPr/>
          </w:rPrChange>
        </w:rPr>
        <w:t xml:space="preserve">For RECOVERY and AMALFI, time periods will be calculated using </w:t>
      </w:r>
      <w:r w:rsidR="00FA6555" w:rsidRPr="00D9517A">
        <w:rPr>
          <w:rFonts w:ascii="Mulish" w:hAnsi="Mulish"/>
          <w:sz w:val="22"/>
          <w:rPrChange w:id="4887" w:author="Guilherme Pessoa-Amorim [2]" w:date="2021-11-16T13:46:00Z">
            <w:rPr/>
          </w:rPrChange>
        </w:rPr>
        <w:t xml:space="preserve">retrospective </w:t>
      </w:r>
      <w:r w:rsidRPr="00D9517A">
        <w:rPr>
          <w:rFonts w:ascii="Mulish" w:hAnsi="Mulish"/>
          <w:sz w:val="22"/>
          <w:rPrChange w:id="4888" w:author="Guilherme Pessoa-Amorim [2]" w:date="2021-11-16T13:46:00Z">
            <w:rPr/>
          </w:rPrChange>
        </w:rPr>
        <w:t>day counts starting from each patient’s date of randomisation (with records happening either before or after the period of interest being ignored)</w:t>
      </w:r>
      <w:r w:rsidR="00FA6555" w:rsidRPr="00D9517A">
        <w:rPr>
          <w:rFonts w:ascii="Mulish" w:hAnsi="Mulish"/>
          <w:sz w:val="22"/>
          <w:rPrChange w:id="4889" w:author="Guilherme Pessoa-Amorim [2]" w:date="2021-11-16T13:46:00Z">
            <w:rPr/>
          </w:rPrChange>
        </w:rPr>
        <w:t>.</w:t>
      </w:r>
    </w:p>
    <w:p w14:paraId="5DEA6C01" w14:textId="77777777" w:rsidR="00FF168B" w:rsidRPr="00D9517A" w:rsidRDefault="00FF168B">
      <w:pPr>
        <w:spacing w:line="360" w:lineRule="auto"/>
        <w:jc w:val="both"/>
        <w:rPr>
          <w:rFonts w:ascii="Mulish" w:hAnsi="Mulish"/>
          <w:sz w:val="22"/>
          <w:rPrChange w:id="4890" w:author="Guilherme Pessoa-Amorim [2]" w:date="2021-11-16T13:46:00Z">
            <w:rPr/>
          </w:rPrChange>
        </w:rPr>
        <w:pPrChange w:id="4891" w:author="Guilherme Pessoa-Amorim [2]" w:date="2021-11-15T13:07:00Z">
          <w:pPr>
            <w:jc w:val="both"/>
          </w:pPr>
        </w:pPrChange>
      </w:pPr>
    </w:p>
    <w:p w14:paraId="0554079D" w14:textId="27CE6ECE" w:rsidR="007F56EA" w:rsidRPr="003E336D" w:rsidRDefault="00FF168B">
      <w:pPr>
        <w:spacing w:line="360" w:lineRule="auto"/>
        <w:jc w:val="both"/>
        <w:rPr>
          <w:ins w:id="4892" w:author="Guilherme Pessoa-Amorim" w:date="2021-11-15T16:23:00Z"/>
          <w:rFonts w:ascii="Mulish" w:hAnsi="Mulish"/>
          <w:sz w:val="22"/>
        </w:rPr>
        <w:pPrChange w:id="4893" w:author="Guilherme Pessoa-Amorim [2]" w:date="2021-11-15T13:07:00Z">
          <w:pPr>
            <w:jc w:val="both"/>
          </w:pPr>
        </w:pPrChange>
      </w:pPr>
      <w:r w:rsidRPr="00D9517A">
        <w:rPr>
          <w:rFonts w:ascii="Mulish" w:hAnsi="Mulish"/>
          <w:sz w:val="22"/>
          <w:rPrChange w:id="4894" w:author="Guilherme Pessoa-Amorim [2]" w:date="2021-11-16T13:46:00Z">
            <w:rPr/>
          </w:rPrChange>
        </w:rPr>
        <w:t xml:space="preserve">For ORION-4, since visits can occur within a time window (and the comparison of interest is between data recorded at a visit and </w:t>
      </w:r>
      <w:r w:rsidR="00FA6555" w:rsidRPr="00D9517A">
        <w:rPr>
          <w:rFonts w:ascii="Mulish" w:hAnsi="Mulish"/>
          <w:sz w:val="22"/>
          <w:rPrChange w:id="4895" w:author="Guilherme Pessoa-Amorim [2]" w:date="2021-11-16T13:46:00Z">
            <w:rPr/>
          </w:rPrChange>
        </w:rPr>
        <w:t>a concomitant</w:t>
      </w:r>
      <w:r w:rsidR="00083D41" w:rsidRPr="00D9517A">
        <w:rPr>
          <w:rFonts w:ascii="Mulish" w:hAnsi="Mulish"/>
          <w:sz w:val="22"/>
          <w:rPrChange w:id="4896" w:author="Guilherme Pessoa-Amorim [2]" w:date="2021-11-16T13:46:00Z">
            <w:rPr/>
          </w:rPrChange>
        </w:rPr>
        <w:t xml:space="preserve"> </w:t>
      </w:r>
      <w:r w:rsidRPr="00D9517A">
        <w:rPr>
          <w:rFonts w:ascii="Mulish" w:hAnsi="Mulish"/>
          <w:sz w:val="22"/>
          <w:rPrChange w:id="4897" w:author="Guilherme Pessoa-Amorim [2]" w:date="2021-11-16T13:46:00Z">
            <w:rPr/>
          </w:rPrChange>
        </w:rPr>
        <w:t>“matching” RCD</w:t>
      </w:r>
      <w:r w:rsidR="00083D41" w:rsidRPr="00D9517A">
        <w:rPr>
          <w:rFonts w:ascii="Mulish" w:hAnsi="Mulish"/>
          <w:sz w:val="22"/>
          <w:rPrChange w:id="4898" w:author="Guilherme Pessoa-Amorim [2]" w:date="2021-11-16T13:46:00Z">
            <w:rPr/>
          </w:rPrChange>
        </w:rPr>
        <w:t xml:space="preserve"> record</w:t>
      </w:r>
      <w:r w:rsidRPr="00D9517A">
        <w:rPr>
          <w:rFonts w:ascii="Mulish" w:hAnsi="Mulish"/>
          <w:sz w:val="22"/>
          <w:rPrChange w:id="4899" w:author="Guilherme Pessoa-Amorim [2]" w:date="2021-11-16T13:46:00Z">
            <w:rPr/>
          </w:rPrChange>
        </w:rPr>
        <w:t>), p</w:t>
      </w:r>
      <w:ins w:id="4900" w:author="Guilherme Pessoa-Amorim" w:date="2021-11-15T16:23:00Z">
        <w:r w:rsidR="00042004" w:rsidRPr="003E336D">
          <w:rPr>
            <w:rFonts w:ascii="Mulish" w:hAnsi="Mulish"/>
            <w:sz w:val="22"/>
          </w:rPr>
          <w:t>re</w:t>
        </w:r>
      </w:ins>
      <w:del w:id="4901" w:author="Guilherme Pessoa-Amorim" w:date="2021-11-15T16:23:00Z">
        <w:r w:rsidRPr="00D9517A" w:rsidDel="00042004">
          <w:rPr>
            <w:rFonts w:ascii="Mulish" w:hAnsi="Mulish"/>
            <w:sz w:val="22"/>
            <w:rPrChange w:id="4902" w:author="Guilherme Pessoa-Amorim [2]" w:date="2021-11-16T13:46:00Z">
              <w:rPr/>
            </w:rPrChange>
          </w:rPr>
          <w:delText>eri</w:delText>
        </w:r>
      </w:del>
      <w:r w:rsidRPr="00D9517A">
        <w:rPr>
          <w:rFonts w:ascii="Mulish" w:hAnsi="Mulish"/>
          <w:sz w:val="22"/>
          <w:rPrChange w:id="4903" w:author="Guilherme Pessoa-Amorim [2]" w:date="2021-11-16T13:46:00Z">
            <w:rPr/>
          </w:rPrChange>
        </w:rPr>
        <w:t>-visit periods will be calculated using</w:t>
      </w:r>
      <w:r w:rsidR="00FA6555" w:rsidRPr="00D9517A">
        <w:rPr>
          <w:rFonts w:ascii="Mulish" w:hAnsi="Mulish"/>
          <w:sz w:val="22"/>
          <w:rPrChange w:id="4904" w:author="Guilherme Pessoa-Amorim [2]" w:date="2021-11-16T13:46:00Z">
            <w:rPr/>
          </w:rPrChange>
        </w:rPr>
        <w:t xml:space="preserve"> retrospective</w:t>
      </w:r>
      <w:r w:rsidRPr="00D9517A">
        <w:rPr>
          <w:rFonts w:ascii="Mulish" w:hAnsi="Mulish"/>
          <w:sz w:val="22"/>
          <w:rPrChange w:id="4905" w:author="Guilherme Pessoa-Amorim [2]" w:date="2021-11-16T13:46:00Z">
            <w:rPr/>
          </w:rPrChange>
        </w:rPr>
        <w:t xml:space="preserve"> day counts starting from each patient’s visit (rather than strict time points</w:t>
      </w:r>
      <w:del w:id="4906" w:author="Guilherme Pessoa-Amorim" w:date="2021-11-15T16:32:00Z">
        <w:r w:rsidRPr="00D9517A" w:rsidDel="003C3F18">
          <w:rPr>
            <w:rFonts w:ascii="Mulish" w:hAnsi="Mulish"/>
            <w:sz w:val="22"/>
            <w:rPrChange w:id="4907" w:author="Guilherme Pessoa-Amorim [2]" w:date="2021-11-16T13:46:00Z">
              <w:rPr/>
            </w:rPrChange>
          </w:rPr>
          <w:delText xml:space="preserve"> of 3, </w:delText>
        </w:r>
      </w:del>
      <w:del w:id="4908" w:author="Guilherme Pessoa-Amorim" w:date="2021-11-15T16:23:00Z">
        <w:r w:rsidRPr="00D9517A" w:rsidDel="00042004">
          <w:rPr>
            <w:rFonts w:ascii="Mulish" w:hAnsi="Mulish"/>
            <w:sz w:val="22"/>
            <w:rPrChange w:id="4909" w:author="Guilherme Pessoa-Amorim [2]" w:date="2021-11-16T13:46:00Z">
              <w:rPr/>
            </w:rPrChange>
          </w:rPr>
          <w:delText>6</w:delText>
        </w:r>
      </w:del>
      <w:del w:id="4910" w:author="Guilherme Pessoa-Amorim" w:date="2021-11-15T16:32:00Z">
        <w:r w:rsidRPr="00D9517A" w:rsidDel="003C3F18">
          <w:rPr>
            <w:rFonts w:ascii="Mulish" w:hAnsi="Mulish"/>
            <w:sz w:val="22"/>
            <w:rPrChange w:id="4911" w:author="Guilherme Pessoa-Amorim [2]" w:date="2021-11-16T13:46:00Z">
              <w:rPr/>
            </w:rPrChange>
          </w:rPr>
          <w:delText>, or 1</w:delText>
        </w:r>
      </w:del>
      <w:del w:id="4912" w:author="Guilherme Pessoa-Amorim" w:date="2021-11-15T16:23:00Z">
        <w:r w:rsidRPr="00D9517A" w:rsidDel="00042004">
          <w:rPr>
            <w:rFonts w:ascii="Mulish" w:hAnsi="Mulish"/>
            <w:sz w:val="22"/>
            <w:rPrChange w:id="4913" w:author="Guilherme Pessoa-Amorim [2]" w:date="2021-11-16T13:46:00Z">
              <w:rPr/>
            </w:rPrChange>
          </w:rPr>
          <w:delText>2</w:delText>
        </w:r>
      </w:del>
      <w:del w:id="4914" w:author="Guilherme Pessoa-Amorim" w:date="2021-11-15T16:32:00Z">
        <w:r w:rsidRPr="00D9517A" w:rsidDel="003C3F18">
          <w:rPr>
            <w:rFonts w:ascii="Mulish" w:hAnsi="Mulish"/>
            <w:sz w:val="22"/>
            <w:rPrChange w:id="4915" w:author="Guilherme Pessoa-Amorim [2]" w:date="2021-11-16T13:46:00Z">
              <w:rPr/>
            </w:rPrChange>
          </w:rPr>
          <w:delText xml:space="preserve"> months</w:delText>
        </w:r>
      </w:del>
      <w:r w:rsidRPr="00D9517A">
        <w:rPr>
          <w:rFonts w:ascii="Mulish" w:hAnsi="Mulish"/>
          <w:sz w:val="22"/>
          <w:rPrChange w:id="4916" w:author="Guilherme Pessoa-Amorim [2]" w:date="2021-11-16T13:46:00Z">
            <w:rPr/>
          </w:rPrChange>
        </w:rPr>
        <w:t xml:space="preserve">). </w:t>
      </w:r>
    </w:p>
    <w:p w14:paraId="34F28F3A" w14:textId="67285207" w:rsidR="00042004" w:rsidRPr="003E336D" w:rsidDel="00042004" w:rsidRDefault="00042004">
      <w:pPr>
        <w:spacing w:line="360" w:lineRule="auto"/>
        <w:rPr>
          <w:del w:id="4917" w:author="Guilherme Pessoa-Amorim" w:date="2021-11-15T16:23:00Z"/>
          <w:rFonts w:ascii="Mulish" w:hAnsi="Mulish"/>
          <w:sz w:val="22"/>
        </w:rPr>
        <w:pPrChange w:id="4918" w:author="Guilherme Pessoa-Amorim [2]" w:date="2021-11-15T13:07:00Z">
          <w:pPr/>
        </w:pPrChange>
      </w:pPr>
    </w:p>
    <w:p w14:paraId="6AD2D56E" w14:textId="06EE2130" w:rsidR="001F1A7F" w:rsidRPr="00D9517A" w:rsidRDefault="001F1A7F">
      <w:pPr>
        <w:spacing w:line="360" w:lineRule="auto"/>
        <w:rPr>
          <w:rFonts w:ascii="Mulish" w:hAnsi="Mulish"/>
          <w:sz w:val="22"/>
          <w:rPrChange w:id="4919" w:author="Guilherme Pessoa-Amorim [2]" w:date="2021-11-16T13:46:00Z">
            <w:rPr/>
          </w:rPrChange>
        </w:rPr>
        <w:pPrChange w:id="4920" w:author="Guilherme Pessoa-Amorim [2]" w:date="2021-11-15T13:07:00Z">
          <w:pPr/>
        </w:pPrChange>
      </w:pPr>
    </w:p>
    <w:p w14:paraId="787BEFB2" w14:textId="60E8FDA8" w:rsidR="00FA6555" w:rsidRPr="00D9517A" w:rsidRDefault="00FA6555">
      <w:pPr>
        <w:pStyle w:val="Heading4"/>
        <w:spacing w:line="360" w:lineRule="auto"/>
        <w:rPr>
          <w:rFonts w:ascii="Mulish" w:hAnsi="Mulish"/>
          <w:sz w:val="22"/>
          <w:rPrChange w:id="4921" w:author="Guilherme Pessoa-Amorim [2]" w:date="2021-11-16T13:46:00Z">
            <w:rPr/>
          </w:rPrChange>
        </w:rPr>
        <w:pPrChange w:id="4922" w:author="Guilherme Pessoa-Amorim [2]" w:date="2021-11-15T13:07:00Z">
          <w:pPr>
            <w:pStyle w:val="Heading4"/>
          </w:pPr>
        </w:pPrChange>
      </w:pPr>
      <w:bookmarkStart w:id="4923" w:name="_Ref87864379"/>
      <w:r w:rsidRPr="00D9517A">
        <w:rPr>
          <w:rFonts w:ascii="Mulish" w:hAnsi="Mulish"/>
          <w:sz w:val="22"/>
          <w:rPrChange w:id="4924" w:author="Guilherme Pessoa-Amorim [2]" w:date="2021-11-16T13:46:00Z">
            <w:rPr/>
          </w:rPrChange>
        </w:rPr>
        <w:t>Definition of event dates</w:t>
      </w:r>
      <w:bookmarkEnd w:id="4923"/>
    </w:p>
    <w:p w14:paraId="361981B9" w14:textId="77777777" w:rsidR="002249A4" w:rsidRPr="00D9517A" w:rsidRDefault="002249A4">
      <w:pPr>
        <w:spacing w:line="360" w:lineRule="auto"/>
        <w:rPr>
          <w:rFonts w:ascii="Mulish" w:hAnsi="Mulish"/>
          <w:sz w:val="22"/>
          <w:rPrChange w:id="4925" w:author="Guilherme Pessoa-Amorim [2]" w:date="2021-11-16T13:46:00Z">
            <w:rPr/>
          </w:rPrChange>
        </w:rPr>
        <w:pPrChange w:id="4926" w:author="Guilherme Pessoa-Amorim [2]" w:date="2021-11-15T13:07:00Z">
          <w:pPr/>
        </w:pPrChange>
      </w:pPr>
    </w:p>
    <w:p w14:paraId="1628BF31" w14:textId="2AFFD2B1" w:rsidR="002249A4" w:rsidRPr="00D9517A" w:rsidRDefault="00C16B00">
      <w:pPr>
        <w:spacing w:line="360" w:lineRule="auto"/>
        <w:jc w:val="both"/>
        <w:rPr>
          <w:rFonts w:ascii="Mulish" w:hAnsi="Mulish"/>
          <w:sz w:val="22"/>
          <w:rPrChange w:id="4927" w:author="Guilherme Pessoa-Amorim [2]" w:date="2021-11-16T13:46:00Z">
            <w:rPr/>
          </w:rPrChange>
        </w:rPr>
        <w:pPrChange w:id="4928" w:author="Guilherme Pessoa-Amorim" w:date="2021-11-15T15:55:00Z">
          <w:pPr/>
        </w:pPrChange>
      </w:pPr>
      <w:r w:rsidRPr="00D9517A">
        <w:rPr>
          <w:rFonts w:ascii="Mulish" w:hAnsi="Mulish"/>
          <w:sz w:val="22"/>
          <w:rPrChange w:id="4929" w:author="Guilherme Pessoa-Amorim [2]" w:date="2021-11-16T13:46:00Z">
            <w:rPr/>
          </w:rPrChange>
        </w:rPr>
        <w:t>Initial exploration of the data sources available as part of this study has identified that e</w:t>
      </w:r>
      <w:r w:rsidR="002249A4" w:rsidRPr="00D9517A">
        <w:rPr>
          <w:rFonts w:ascii="Mulish" w:hAnsi="Mulish"/>
          <w:sz w:val="22"/>
          <w:rPrChange w:id="4930" w:author="Guilherme Pessoa-Amorim [2]" w:date="2021-11-16T13:46:00Z">
            <w:rPr/>
          </w:rPrChange>
        </w:rPr>
        <w:t xml:space="preserve">ach source </w:t>
      </w:r>
      <w:r w:rsidRPr="00D9517A">
        <w:rPr>
          <w:rFonts w:ascii="Mulish" w:hAnsi="Mulish"/>
          <w:sz w:val="22"/>
          <w:rPrChange w:id="4931" w:author="Guilherme Pessoa-Amorim [2]" w:date="2021-11-16T13:46:00Z">
            <w:rPr/>
          </w:rPrChange>
        </w:rPr>
        <w:t>provides</w:t>
      </w:r>
      <w:r w:rsidR="002249A4" w:rsidRPr="00D9517A">
        <w:rPr>
          <w:rFonts w:ascii="Mulish" w:hAnsi="Mulish"/>
          <w:sz w:val="22"/>
          <w:rPrChange w:id="4932" w:author="Guilherme Pessoa-Amorim [2]" w:date="2021-11-16T13:46:00Z">
            <w:rPr/>
          </w:rPrChange>
        </w:rPr>
        <w:t xml:space="preserve"> dates associated with a medication</w:t>
      </w:r>
      <w:r w:rsidRPr="00D9517A">
        <w:rPr>
          <w:rFonts w:ascii="Mulish" w:hAnsi="Mulish"/>
          <w:sz w:val="22"/>
          <w:rPrChange w:id="4933" w:author="Guilherme Pessoa-Amorim [2]" w:date="2021-11-16T13:46:00Z">
            <w:rPr/>
          </w:rPrChange>
        </w:rPr>
        <w:t xml:space="preserve"> record</w:t>
      </w:r>
      <w:r w:rsidR="002249A4" w:rsidRPr="00D9517A">
        <w:rPr>
          <w:rFonts w:ascii="Mulish" w:hAnsi="Mulish"/>
          <w:sz w:val="22"/>
          <w:rPrChange w:id="4934" w:author="Guilherme Pessoa-Amorim [2]" w:date="2021-11-16T13:46:00Z">
            <w:rPr/>
          </w:rPrChange>
        </w:rPr>
        <w:t xml:space="preserve"> in different ways. The following </w:t>
      </w:r>
      <w:r w:rsidR="002B3736" w:rsidRPr="00D9517A">
        <w:rPr>
          <w:rFonts w:ascii="Mulish" w:hAnsi="Mulish"/>
          <w:sz w:val="22"/>
          <w:rPrChange w:id="4935" w:author="Guilherme Pessoa-Amorim [2]" w:date="2021-11-16T13:46:00Z">
            <w:rPr/>
          </w:rPrChange>
        </w:rPr>
        <w:t xml:space="preserve">dates </w:t>
      </w:r>
      <w:r w:rsidR="002249A4" w:rsidRPr="00D9517A">
        <w:rPr>
          <w:rFonts w:ascii="Mulish" w:hAnsi="Mulish"/>
          <w:sz w:val="22"/>
          <w:rPrChange w:id="4936" w:author="Guilherme Pessoa-Amorim [2]" w:date="2021-11-16T13:46:00Z">
            <w:rPr/>
          </w:rPrChange>
        </w:rPr>
        <w:t>will be used for analysis purposes:</w:t>
      </w:r>
    </w:p>
    <w:p w14:paraId="1002D7BB" w14:textId="77777777" w:rsidR="002249A4" w:rsidRPr="00D9517A" w:rsidRDefault="002249A4">
      <w:pPr>
        <w:spacing w:line="360" w:lineRule="auto"/>
        <w:rPr>
          <w:rFonts w:ascii="Mulish" w:hAnsi="Mulish"/>
          <w:sz w:val="22"/>
          <w:rPrChange w:id="4937" w:author="Guilherme Pessoa-Amorim [2]" w:date="2021-11-16T13:46:00Z">
            <w:rPr/>
          </w:rPrChange>
        </w:rPr>
        <w:pPrChange w:id="4938" w:author="Guilherme Pessoa-Amorim [2]" w:date="2021-11-15T13:07:00Z">
          <w:pPr/>
        </w:pPrChange>
      </w:pPr>
    </w:p>
    <w:p w14:paraId="05EC44D5" w14:textId="774E1B7B" w:rsidR="00FA6555" w:rsidRPr="00D9517A" w:rsidRDefault="002249A4">
      <w:pPr>
        <w:pStyle w:val="ListParagraph"/>
        <w:numPr>
          <w:ilvl w:val="0"/>
          <w:numId w:val="30"/>
        </w:numPr>
        <w:spacing w:line="360" w:lineRule="auto"/>
        <w:rPr>
          <w:rFonts w:ascii="Mulish" w:hAnsi="Mulish"/>
          <w:sz w:val="22"/>
          <w:rPrChange w:id="4939" w:author="Guilherme Pessoa-Amorim [2]" w:date="2021-11-16T13:46:00Z">
            <w:rPr/>
          </w:rPrChange>
        </w:rPr>
        <w:pPrChange w:id="4940" w:author="Guilherme Pessoa-Amorim [2]" w:date="2021-11-15T13:07:00Z">
          <w:pPr>
            <w:pStyle w:val="ListParagraph"/>
            <w:numPr>
              <w:numId w:val="30"/>
            </w:numPr>
            <w:ind w:hanging="360"/>
          </w:pPr>
        </w:pPrChange>
      </w:pPr>
      <w:r w:rsidRPr="00D9517A">
        <w:rPr>
          <w:rFonts w:ascii="Mulish" w:hAnsi="Mulish"/>
          <w:sz w:val="22"/>
          <w:rPrChange w:id="4941" w:author="Guilherme Pessoa-Amorim [2]" w:date="2021-11-16T13:46:00Z">
            <w:rPr/>
          </w:rPrChange>
        </w:rPr>
        <w:t xml:space="preserve">For the local GP data in AMALFI, a </w:t>
      </w:r>
      <w:r w:rsidR="00C16B00" w:rsidRPr="00D9517A">
        <w:rPr>
          <w:rFonts w:ascii="Mulish" w:hAnsi="Mulish"/>
          <w:sz w:val="22"/>
          <w:rPrChange w:id="4942" w:author="Guilherme Pessoa-Amorim [2]" w:date="2021-11-16T13:46:00Z">
            <w:rPr/>
          </w:rPrChange>
        </w:rPr>
        <w:t xml:space="preserve">single </w:t>
      </w:r>
      <w:r w:rsidRPr="00D9517A">
        <w:rPr>
          <w:rFonts w:ascii="Mulish" w:hAnsi="Mulish"/>
          <w:sz w:val="22"/>
          <w:rPrChange w:id="4943" w:author="Guilherme Pessoa-Amorim [2]" w:date="2021-11-16T13:46:00Z">
            <w:rPr/>
          </w:rPrChange>
        </w:rPr>
        <w:t>date is provided for each prescription record</w:t>
      </w:r>
      <w:r w:rsidR="00C16B00" w:rsidRPr="00D9517A">
        <w:rPr>
          <w:rFonts w:ascii="Mulish" w:hAnsi="Mulish"/>
          <w:sz w:val="22"/>
          <w:rPrChange w:id="4944" w:author="Guilherme Pessoa-Amorim [2]" w:date="2021-11-16T13:46:00Z">
            <w:rPr/>
          </w:rPrChange>
        </w:rPr>
        <w:t xml:space="preserve"> and will be the date used</w:t>
      </w:r>
    </w:p>
    <w:p w14:paraId="2744DF87" w14:textId="2E3EC7D7" w:rsidR="002249A4" w:rsidRPr="00D9517A" w:rsidRDefault="002249A4">
      <w:pPr>
        <w:pStyle w:val="ListParagraph"/>
        <w:numPr>
          <w:ilvl w:val="0"/>
          <w:numId w:val="30"/>
        </w:numPr>
        <w:spacing w:line="360" w:lineRule="auto"/>
        <w:rPr>
          <w:rFonts w:ascii="Mulish" w:hAnsi="Mulish"/>
          <w:sz w:val="22"/>
          <w:rPrChange w:id="4945" w:author="Guilherme Pessoa-Amorim [2]" w:date="2021-11-16T13:46:00Z">
            <w:rPr/>
          </w:rPrChange>
        </w:rPr>
        <w:pPrChange w:id="4946" w:author="Guilherme Pessoa-Amorim [2]" w:date="2021-11-15T13:07:00Z">
          <w:pPr>
            <w:pStyle w:val="ListParagraph"/>
            <w:numPr>
              <w:numId w:val="30"/>
            </w:numPr>
            <w:ind w:hanging="360"/>
          </w:pPr>
        </w:pPrChange>
      </w:pPr>
      <w:r w:rsidRPr="00D9517A">
        <w:rPr>
          <w:rFonts w:ascii="Mulish" w:hAnsi="Mulish"/>
          <w:sz w:val="22"/>
          <w:rPrChange w:id="4947" w:author="Guilherme Pessoa-Amorim [2]" w:date="2021-11-16T13:46:00Z">
            <w:rPr/>
          </w:rPrChange>
        </w:rPr>
        <w:t xml:space="preserve">For the patient-reported medication in ORION-4, only the date of the visit in which the drug is recorded is collected (i.e. there are no precise start or end dates). Thus, analyses concerning drug initiation or discontinuation will be performed using the halfway </w:t>
      </w:r>
      <w:r w:rsidR="00C16B00" w:rsidRPr="00D9517A">
        <w:rPr>
          <w:rFonts w:ascii="Mulish" w:hAnsi="Mulish"/>
          <w:sz w:val="22"/>
          <w:rPrChange w:id="4948" w:author="Guilherme Pessoa-Amorim [2]" w:date="2021-11-16T13:46:00Z">
            <w:rPr/>
          </w:rPrChange>
        </w:rPr>
        <w:t>point</w:t>
      </w:r>
      <w:r w:rsidRPr="00D9517A">
        <w:rPr>
          <w:rFonts w:ascii="Mulish" w:hAnsi="Mulish"/>
          <w:sz w:val="22"/>
          <w:rPrChange w:id="4949" w:author="Guilherme Pessoa-Amorim [2]" w:date="2021-11-16T13:46:00Z">
            <w:rPr/>
          </w:rPrChange>
        </w:rPr>
        <w:t xml:space="preserve"> between the last visit and the visit in which there is a medication change (as an approximation to the actual date)</w:t>
      </w:r>
    </w:p>
    <w:p w14:paraId="03CEECF1" w14:textId="3CCFA79E" w:rsidR="002249A4" w:rsidRPr="00D9517A" w:rsidRDefault="002249A4">
      <w:pPr>
        <w:pStyle w:val="ListParagraph"/>
        <w:numPr>
          <w:ilvl w:val="0"/>
          <w:numId w:val="30"/>
        </w:numPr>
        <w:spacing w:line="360" w:lineRule="auto"/>
        <w:rPr>
          <w:rFonts w:ascii="Mulish" w:hAnsi="Mulish"/>
          <w:sz w:val="22"/>
          <w:rPrChange w:id="4950" w:author="Guilherme Pessoa-Amorim [2]" w:date="2021-11-16T13:46:00Z">
            <w:rPr/>
          </w:rPrChange>
        </w:rPr>
        <w:pPrChange w:id="4951" w:author="Guilherme Pessoa-Amorim [2]" w:date="2021-11-15T13:07:00Z">
          <w:pPr>
            <w:pStyle w:val="ListParagraph"/>
            <w:numPr>
              <w:numId w:val="30"/>
            </w:numPr>
            <w:ind w:hanging="360"/>
          </w:pPr>
        </w:pPrChange>
      </w:pPr>
      <w:r w:rsidRPr="00D9517A">
        <w:rPr>
          <w:rFonts w:ascii="Mulish" w:hAnsi="Mulish"/>
          <w:sz w:val="22"/>
          <w:rPrChange w:id="4952" w:author="Guilherme Pessoa-Amorim [2]" w:date="2021-11-16T13:46:00Z">
            <w:rPr/>
          </w:rPrChange>
        </w:rPr>
        <w:t xml:space="preserve">For the </w:t>
      </w:r>
      <w:del w:id="4953" w:author="Guilherme Pessoa-Amorim [2]" w:date="2021-11-15T13:05:00Z">
        <w:r w:rsidRPr="00D9517A" w:rsidDel="00EB56F0">
          <w:rPr>
            <w:rFonts w:ascii="Mulish" w:hAnsi="Mulish"/>
            <w:sz w:val="22"/>
            <w:rPrChange w:id="4954" w:author="Guilherme Pessoa-Amorim [2]" w:date="2021-11-16T13:46:00Z">
              <w:rPr/>
            </w:rPrChange>
          </w:rPr>
          <w:delText xml:space="preserve">Prescribing </w:delText>
        </w:r>
      </w:del>
      <w:ins w:id="4955" w:author="Guilherme Pessoa-Amorim [2]" w:date="2021-11-15T13:05:00Z">
        <w:r w:rsidR="00EB56F0" w:rsidRPr="00D9517A">
          <w:rPr>
            <w:rFonts w:ascii="Mulish" w:hAnsi="Mulish"/>
            <w:sz w:val="22"/>
            <w:rPrChange w:id="4956" w:author="Guilherme Pessoa-Amorim [2]" w:date="2021-11-16T13:46:00Z">
              <w:rPr/>
            </w:rPrChange>
          </w:rPr>
          <w:t xml:space="preserve">GP </w:t>
        </w:r>
      </w:ins>
      <w:r w:rsidRPr="00D9517A">
        <w:rPr>
          <w:rFonts w:ascii="Mulish" w:hAnsi="Mulish"/>
          <w:sz w:val="22"/>
          <w:rPrChange w:id="4957" w:author="Guilherme Pessoa-Amorim [2]" w:date="2021-11-16T13:46:00Z">
            <w:rPr/>
          </w:rPrChange>
        </w:rPr>
        <w:t>dataset, two dates are provided for each record: a “date” field, and a “record_date” field. A preliminary analysis will establish which of these is more likely to represent the actual date of the prescription (i.e. the earliest) versus the date in which that prescription was recorded</w:t>
      </w:r>
      <w:ins w:id="4958" w:author="Guilherme Pessoa-Amorim" w:date="2021-11-15T15:56:00Z">
        <w:r w:rsidR="00E81441" w:rsidRPr="003E336D">
          <w:rPr>
            <w:rFonts w:ascii="Mulish" w:hAnsi="Mulish"/>
            <w:sz w:val="22"/>
          </w:rPr>
          <w:t>, or if one field appears to be more reliable than other</w:t>
        </w:r>
      </w:ins>
      <w:r w:rsidRPr="00D9517A">
        <w:rPr>
          <w:rFonts w:ascii="Mulish" w:hAnsi="Mulish"/>
          <w:sz w:val="22"/>
          <w:rPrChange w:id="4959" w:author="Guilherme Pessoa-Amorim [2]" w:date="2021-11-16T13:46:00Z">
            <w:rPr/>
          </w:rPrChange>
        </w:rPr>
        <w:t xml:space="preserve">; the </w:t>
      </w:r>
      <w:del w:id="4960" w:author="Guilherme Pessoa-Amorim" w:date="2021-11-15T15:56:00Z">
        <w:r w:rsidRPr="00D9517A" w:rsidDel="00E81441">
          <w:rPr>
            <w:rFonts w:ascii="Mulish" w:hAnsi="Mulish"/>
            <w:sz w:val="22"/>
            <w:rPrChange w:id="4961" w:author="Guilherme Pessoa-Amorim [2]" w:date="2021-11-16T13:46:00Z">
              <w:rPr/>
            </w:rPrChange>
          </w:rPr>
          <w:delText>earliest date will be used thereon</w:delText>
        </w:r>
      </w:del>
      <w:ins w:id="4962" w:author="Guilherme Pessoa-Amorim" w:date="2021-11-15T15:56:00Z">
        <w:r w:rsidR="00E81441" w:rsidRPr="003E336D">
          <w:rPr>
            <w:rFonts w:ascii="Mulish" w:hAnsi="Mulish"/>
            <w:sz w:val="22"/>
          </w:rPr>
          <w:t>field deemed most accurate will be used thereon</w:t>
        </w:r>
      </w:ins>
    </w:p>
    <w:p w14:paraId="64DA3807" w14:textId="05B12FB7" w:rsidR="002249A4" w:rsidRPr="00D9517A" w:rsidRDefault="002249A4">
      <w:pPr>
        <w:pStyle w:val="ListParagraph"/>
        <w:numPr>
          <w:ilvl w:val="0"/>
          <w:numId w:val="30"/>
        </w:numPr>
        <w:spacing w:line="360" w:lineRule="auto"/>
        <w:rPr>
          <w:rFonts w:ascii="Mulish" w:hAnsi="Mulish"/>
          <w:sz w:val="22"/>
          <w:rPrChange w:id="4963" w:author="Guilherme Pessoa-Amorim [2]" w:date="2021-11-16T13:46:00Z">
            <w:rPr/>
          </w:rPrChange>
        </w:rPr>
        <w:pPrChange w:id="4964" w:author="Guilherme Pessoa-Amorim [2]" w:date="2021-11-15T13:07:00Z">
          <w:pPr>
            <w:pStyle w:val="ListParagraph"/>
            <w:numPr>
              <w:numId w:val="30"/>
            </w:numPr>
            <w:ind w:hanging="360"/>
          </w:pPr>
        </w:pPrChange>
      </w:pPr>
      <w:r w:rsidRPr="00D9517A">
        <w:rPr>
          <w:rFonts w:ascii="Mulish" w:hAnsi="Mulish"/>
          <w:sz w:val="22"/>
          <w:rPrChange w:id="4965" w:author="Guilherme Pessoa-Amorim [2]" w:date="2021-11-16T13:46:00Z">
            <w:rPr/>
          </w:rPrChange>
        </w:rPr>
        <w:t>For the Dispensing dataset, no precise dates are presented since all records are aggregated on a monthly basis</w:t>
      </w:r>
      <w:r w:rsidR="00C16B00" w:rsidRPr="00D9517A">
        <w:rPr>
          <w:rFonts w:ascii="Mulish" w:hAnsi="Mulish"/>
          <w:sz w:val="22"/>
          <w:rPrChange w:id="4966" w:author="Guilherme Pessoa-Amorim [2]" w:date="2021-11-16T13:46:00Z">
            <w:rPr/>
          </w:rPrChange>
        </w:rPr>
        <w:t>,</w:t>
      </w:r>
      <w:r w:rsidRPr="00D9517A">
        <w:rPr>
          <w:rFonts w:ascii="Mulish" w:hAnsi="Mulish"/>
          <w:sz w:val="22"/>
          <w:rPrChange w:id="4967" w:author="Guilherme Pessoa-Amorim [2]" w:date="2021-11-16T13:46:00Z">
            <w:rPr/>
          </w:rPrChange>
        </w:rPr>
        <w:t xml:space="preserve"> and only the month (“reporting period”) is provided. Thus, the first day of the corresponding month will be used as a surrogate for the actual dispensing date</w:t>
      </w:r>
    </w:p>
    <w:p w14:paraId="4714CBA2" w14:textId="77777777" w:rsidR="00FA6555" w:rsidRPr="00D9517A" w:rsidRDefault="00FA6555">
      <w:pPr>
        <w:spacing w:line="360" w:lineRule="auto"/>
        <w:rPr>
          <w:rFonts w:ascii="Mulish" w:hAnsi="Mulish"/>
          <w:sz w:val="22"/>
          <w:rPrChange w:id="4968" w:author="Guilherme Pessoa-Amorim [2]" w:date="2021-11-16T13:46:00Z">
            <w:rPr/>
          </w:rPrChange>
        </w:rPr>
        <w:pPrChange w:id="4969" w:author="Guilherme Pessoa-Amorim [2]" w:date="2021-11-15T13:07:00Z">
          <w:pPr/>
        </w:pPrChange>
      </w:pPr>
    </w:p>
    <w:p w14:paraId="3E2C2C57" w14:textId="4C9D865B" w:rsidR="001C4DDF" w:rsidRPr="00D9517A" w:rsidRDefault="001C4DDF">
      <w:pPr>
        <w:spacing w:line="360" w:lineRule="auto"/>
        <w:rPr>
          <w:rFonts w:ascii="Mulish" w:hAnsi="Mulish"/>
          <w:b/>
          <w:bCs/>
          <w:sz w:val="22"/>
          <w:rPrChange w:id="4970" w:author="Guilherme Pessoa-Amorim [2]" w:date="2021-11-16T13:46:00Z">
            <w:rPr>
              <w:b/>
              <w:bCs/>
            </w:rPr>
          </w:rPrChange>
        </w:rPr>
        <w:pPrChange w:id="4971" w:author="Guilherme Pessoa-Amorim [2]" w:date="2021-11-15T13:07:00Z">
          <w:pPr/>
        </w:pPrChange>
      </w:pPr>
      <w:r w:rsidRPr="00D9517A">
        <w:rPr>
          <w:rFonts w:ascii="Mulish" w:hAnsi="Mulish"/>
          <w:b/>
          <w:bCs/>
          <w:sz w:val="22"/>
          <w:rPrChange w:id="4972" w:author="Guilherme Pessoa-Amorim [2]" w:date="2021-11-16T13:46:00Z">
            <w:rPr>
              <w:b/>
              <w:bCs/>
            </w:rPr>
          </w:rPrChange>
        </w:rPr>
        <w:br w:type="page"/>
      </w:r>
    </w:p>
    <w:p w14:paraId="1D8E4BC9" w14:textId="7AE81E53" w:rsidR="003E336D" w:rsidRDefault="003E336D">
      <w:pPr>
        <w:pStyle w:val="Heading1"/>
        <w:rPr>
          <w:ins w:id="4973" w:author="Guilherme Pessoa-Amorim [2]" w:date="2021-11-16T14:23:00Z"/>
          <w:rFonts w:ascii="Mulish" w:hAnsi="Mulish"/>
          <w:sz w:val="28"/>
        </w:rPr>
        <w:pPrChange w:id="4974" w:author="Guilherme Pessoa-Amorim [2]" w:date="2021-11-16T14:23:00Z">
          <w:pPr/>
        </w:pPrChange>
      </w:pPr>
      <w:bookmarkStart w:id="4975" w:name="_Toc87965187"/>
      <w:ins w:id="4976" w:author="Guilherme Pessoa-Amorim [2]" w:date="2021-11-16T14:23:00Z">
        <w:r w:rsidRPr="004F1ADD">
          <w:rPr>
            <w:rFonts w:ascii="Mulish" w:hAnsi="Mulish"/>
            <w:sz w:val="28"/>
          </w:rPr>
          <w:lastRenderedPageBreak/>
          <w:t>Descriptive analyses</w:t>
        </w:r>
        <w:bookmarkEnd w:id="4975"/>
      </w:ins>
    </w:p>
    <w:p w14:paraId="35E04A41" w14:textId="77777777" w:rsidR="003E336D" w:rsidRPr="003E336D" w:rsidRDefault="003E336D">
      <w:pPr>
        <w:rPr>
          <w:ins w:id="4977" w:author="Guilherme Pessoa-Amorim [2]" w:date="2021-11-16T14:23:00Z"/>
          <w:rPrChange w:id="4978" w:author="Guilherme Pessoa-Amorim [2]" w:date="2021-11-16T14:23:00Z">
            <w:rPr>
              <w:ins w:id="4979" w:author="Guilherme Pessoa-Amorim [2]" w:date="2021-11-16T14:23:00Z"/>
              <w:rFonts w:ascii="Mulish" w:hAnsi="Mulish"/>
              <w:sz w:val="28"/>
            </w:rPr>
          </w:rPrChange>
        </w:rPr>
      </w:pPr>
    </w:p>
    <w:p w14:paraId="413C3A98" w14:textId="11665317" w:rsidR="0008314D" w:rsidRPr="003E336D" w:rsidDel="00603165" w:rsidRDefault="0008314D">
      <w:pPr>
        <w:pStyle w:val="Heading1"/>
        <w:numPr>
          <w:ilvl w:val="0"/>
          <w:numId w:val="0"/>
        </w:numPr>
        <w:rPr>
          <w:del w:id="4980" w:author="Guilherme Pessoa-Amorim [2]" w:date="2021-11-16T13:23:00Z"/>
        </w:rPr>
        <w:pPrChange w:id="4981" w:author="Guilherme Pessoa-Amorim [2]" w:date="2021-11-16T14:23:00Z">
          <w:pPr>
            <w:pStyle w:val="Heading1"/>
          </w:pPr>
        </w:pPrChange>
      </w:pPr>
      <w:del w:id="4982" w:author="Guilherme Pessoa-Amorim [2]" w:date="2021-11-16T14:23:00Z">
        <w:r w:rsidRPr="003E336D" w:rsidDel="003E336D">
          <w:delText>Descriptive analyses</w:delText>
        </w:r>
      </w:del>
      <w:bookmarkStart w:id="4983" w:name="_Toc87965071"/>
      <w:bookmarkStart w:id="4984" w:name="_Toc87965188"/>
      <w:bookmarkEnd w:id="4983"/>
      <w:bookmarkEnd w:id="4984"/>
    </w:p>
    <w:p w14:paraId="0A1F7106" w14:textId="375DC0FF" w:rsidR="0097604B" w:rsidRPr="00D9517A" w:rsidDel="003E336D" w:rsidRDefault="0008314D">
      <w:pPr>
        <w:pStyle w:val="Heading1"/>
        <w:numPr>
          <w:ilvl w:val="0"/>
          <w:numId w:val="0"/>
        </w:numPr>
        <w:rPr>
          <w:del w:id="4985" w:author="Guilherme Pessoa-Amorim [2]" w:date="2021-11-16T14:23:00Z"/>
          <w:b/>
          <w:bCs/>
          <w:sz w:val="22"/>
          <w:rPrChange w:id="4986" w:author="Guilherme Pessoa-Amorim [2]" w:date="2021-11-16T13:46:00Z">
            <w:rPr>
              <w:del w:id="4987" w:author="Guilherme Pessoa-Amorim [2]" w:date="2021-11-16T14:23:00Z"/>
              <w:b/>
              <w:bCs/>
            </w:rPr>
          </w:rPrChange>
        </w:rPr>
        <w:pPrChange w:id="4988" w:author="Guilherme Pessoa-Amorim [2]" w:date="2021-11-16T14:23:00Z">
          <w:pPr/>
        </w:pPrChange>
      </w:pPr>
      <w:del w:id="4989" w:author="Guilherme Pessoa-Amorim [2]" w:date="2021-11-16T13:23:00Z">
        <w:r w:rsidRPr="00D9517A" w:rsidDel="00603165">
          <w:rPr>
            <w:b/>
            <w:bCs/>
            <w:sz w:val="22"/>
            <w:rPrChange w:id="4990" w:author="Guilherme Pessoa-Amorim [2]" w:date="2021-11-16T13:46:00Z">
              <w:rPr>
                <w:b/>
                <w:bCs/>
              </w:rPr>
            </w:rPrChange>
          </w:rPr>
          <w:tab/>
        </w:r>
      </w:del>
      <w:bookmarkStart w:id="4991" w:name="_Toc87965072"/>
      <w:bookmarkStart w:id="4992" w:name="_Toc87965189"/>
      <w:bookmarkEnd w:id="4991"/>
      <w:bookmarkEnd w:id="4992"/>
    </w:p>
    <w:p w14:paraId="33719239" w14:textId="4D667943" w:rsidR="0008314D" w:rsidRPr="00D9517A" w:rsidRDefault="0008314D">
      <w:pPr>
        <w:pStyle w:val="Heading2"/>
        <w:spacing w:line="360" w:lineRule="auto"/>
        <w:rPr>
          <w:rFonts w:ascii="Mulish" w:hAnsi="Mulish"/>
          <w:sz w:val="24"/>
          <w:rPrChange w:id="4993" w:author="Guilherme Pessoa-Amorim [2]" w:date="2021-11-16T13:46:00Z">
            <w:rPr/>
          </w:rPrChange>
        </w:rPr>
        <w:pPrChange w:id="4994" w:author="Guilherme Pessoa-Amorim [2]" w:date="2021-11-15T13:07:00Z">
          <w:pPr>
            <w:pStyle w:val="Heading2"/>
          </w:pPr>
        </w:pPrChange>
      </w:pPr>
      <w:bookmarkStart w:id="4995" w:name="_Toc87965190"/>
      <w:r w:rsidRPr="00D9517A">
        <w:rPr>
          <w:rFonts w:ascii="Mulish" w:hAnsi="Mulish"/>
          <w:sz w:val="24"/>
          <w:rPrChange w:id="4996" w:author="Guilherme Pessoa-Amorim [2]" w:date="2021-11-16T13:46:00Z">
            <w:rPr/>
          </w:rPrChange>
        </w:rPr>
        <w:t>Participant throughput</w:t>
      </w:r>
      <w:bookmarkEnd w:id="4995"/>
    </w:p>
    <w:p w14:paraId="4EBE877E" w14:textId="1606E503" w:rsidR="00EB2C30" w:rsidRPr="00D9517A" w:rsidRDefault="00EB2C30">
      <w:pPr>
        <w:spacing w:line="360" w:lineRule="auto"/>
        <w:ind w:left="792"/>
        <w:rPr>
          <w:rFonts w:ascii="Mulish" w:hAnsi="Mulish"/>
          <w:b/>
          <w:bCs/>
          <w:sz w:val="22"/>
          <w:rPrChange w:id="4997" w:author="Guilherme Pessoa-Amorim [2]" w:date="2021-11-16T13:46:00Z">
            <w:rPr>
              <w:b/>
              <w:bCs/>
            </w:rPr>
          </w:rPrChange>
        </w:rPr>
        <w:pPrChange w:id="4998" w:author="Guilherme Pessoa-Amorim [2]" w:date="2021-11-15T13:07:00Z">
          <w:pPr>
            <w:ind w:left="792"/>
          </w:pPr>
        </w:pPrChange>
      </w:pPr>
    </w:p>
    <w:p w14:paraId="52B5C229" w14:textId="202B8707" w:rsidR="0008314D" w:rsidRPr="00D9517A" w:rsidRDefault="0023499A">
      <w:pPr>
        <w:spacing w:line="360" w:lineRule="auto"/>
        <w:jc w:val="both"/>
        <w:rPr>
          <w:rFonts w:ascii="Mulish" w:hAnsi="Mulish"/>
          <w:sz w:val="22"/>
          <w:rPrChange w:id="4999" w:author="Guilherme Pessoa-Amorim [2]" w:date="2021-11-16T13:46:00Z">
            <w:rPr/>
          </w:rPrChange>
        </w:rPr>
        <w:pPrChange w:id="5000" w:author="Guilherme Pessoa-Amorim [2]" w:date="2021-11-15T13:07:00Z">
          <w:pPr>
            <w:jc w:val="both"/>
          </w:pPr>
        </w:pPrChange>
      </w:pPr>
      <w:r w:rsidRPr="00D9517A">
        <w:rPr>
          <w:rFonts w:ascii="Mulish" w:hAnsi="Mulish"/>
          <w:sz w:val="22"/>
          <w:rPrChange w:id="5001" w:author="Guilherme Pessoa-Amorim [2]" w:date="2021-11-16T13:46:00Z">
            <w:rPr/>
          </w:rPrChange>
        </w:rPr>
        <w:t>For each trial</w:t>
      </w:r>
      <w:r w:rsidR="0008314D" w:rsidRPr="00D9517A">
        <w:rPr>
          <w:rFonts w:ascii="Mulish" w:hAnsi="Mulish"/>
          <w:sz w:val="22"/>
          <w:rPrChange w:id="5002" w:author="Guilherme Pessoa-Amorim [2]" w:date="2021-11-16T13:46:00Z">
            <w:rPr/>
          </w:rPrChange>
        </w:rPr>
        <w:t>, the flow of participants whose data has been included in the analyses presented will be desc</w:t>
      </w:r>
      <w:r w:rsidR="009B0FD2" w:rsidRPr="00D9517A">
        <w:rPr>
          <w:rFonts w:ascii="Mulish" w:hAnsi="Mulish"/>
          <w:sz w:val="22"/>
          <w:rPrChange w:id="5003" w:author="Guilherme Pessoa-Amorim [2]" w:date="2021-11-16T13:46:00Z">
            <w:rPr/>
          </w:rPrChange>
        </w:rPr>
        <w:t xml:space="preserve">ribed using a CONSORT diagram. This will describe the number of participants included in </w:t>
      </w:r>
      <w:r w:rsidR="002249A4" w:rsidRPr="00D9517A">
        <w:rPr>
          <w:rFonts w:ascii="Mulish" w:hAnsi="Mulish"/>
          <w:sz w:val="22"/>
          <w:rPrChange w:id="5004" w:author="Guilherme Pessoa-Amorim [2]" w:date="2021-11-16T13:46:00Z">
            <w:rPr/>
          </w:rPrChange>
        </w:rPr>
        <w:t>each</w:t>
      </w:r>
      <w:r w:rsidR="009B0FD2" w:rsidRPr="00D9517A">
        <w:rPr>
          <w:rFonts w:ascii="Mulish" w:hAnsi="Mulish"/>
          <w:sz w:val="22"/>
          <w:rPrChange w:id="5005" w:author="Guilherme Pessoa-Amorim [2]" w:date="2021-11-16T13:46:00Z">
            <w:rPr/>
          </w:rPrChange>
        </w:rPr>
        <w:t xml:space="preserve"> study</w:t>
      </w:r>
      <w:ins w:id="5006" w:author="Guilherme Pessoa-Amorim [2]" w:date="2021-11-16T13:23:00Z">
        <w:r w:rsidR="00603165" w:rsidRPr="003E336D">
          <w:rPr>
            <w:rFonts w:ascii="Mulish" w:hAnsi="Mulish"/>
            <w:sz w:val="22"/>
          </w:rPr>
          <w:t>, those excluded due to withdrawal of con</w:t>
        </w:r>
        <w:r w:rsidR="00603165" w:rsidRPr="00D9517A">
          <w:rPr>
            <w:rFonts w:ascii="Mulish" w:hAnsi="Mulish"/>
            <w:sz w:val="22"/>
          </w:rPr>
          <w:t>sent,</w:t>
        </w:r>
      </w:ins>
      <w:r w:rsidR="009B0FD2" w:rsidRPr="00D9517A">
        <w:rPr>
          <w:rFonts w:ascii="Mulish" w:hAnsi="Mulish"/>
          <w:sz w:val="22"/>
          <w:rPrChange w:id="5007" w:author="Guilherme Pessoa-Amorim [2]" w:date="2021-11-16T13:46:00Z">
            <w:rPr/>
          </w:rPrChange>
        </w:rPr>
        <w:t xml:space="preserve"> and those for which data is available from each data source (with no </w:t>
      </w:r>
      <w:r w:rsidRPr="00D9517A">
        <w:rPr>
          <w:rFonts w:ascii="Mulish" w:hAnsi="Mulish"/>
          <w:sz w:val="22"/>
          <w:rPrChange w:id="5008" w:author="Guilherme Pessoa-Amorim [2]" w:date="2021-11-16T13:46:00Z">
            <w:rPr/>
          </w:rPrChange>
        </w:rPr>
        <w:t>consideration of</w:t>
      </w:r>
      <w:r w:rsidR="009B0FD2" w:rsidRPr="00D9517A">
        <w:rPr>
          <w:rFonts w:ascii="Mulish" w:hAnsi="Mulish"/>
          <w:sz w:val="22"/>
          <w:rPrChange w:id="5009" w:author="Guilherme Pessoa-Amorim [2]" w:date="2021-11-16T13:46:00Z">
            <w:rPr/>
          </w:rPrChange>
        </w:rPr>
        <w:t xml:space="preserve"> randomised allocations)</w:t>
      </w:r>
    </w:p>
    <w:p w14:paraId="2E9D9C1F" w14:textId="6F7B1AC4" w:rsidR="009B0FD2" w:rsidRPr="00D9517A" w:rsidRDefault="009B0FD2">
      <w:pPr>
        <w:spacing w:line="360" w:lineRule="auto"/>
        <w:rPr>
          <w:rFonts w:ascii="Mulish" w:hAnsi="Mulish"/>
          <w:sz w:val="22"/>
          <w:rPrChange w:id="5010" w:author="Guilherme Pessoa-Amorim [2]" w:date="2021-11-16T13:46:00Z">
            <w:rPr/>
          </w:rPrChange>
        </w:rPr>
        <w:pPrChange w:id="5011" w:author="Guilherme Pessoa-Amorim [2]" w:date="2021-11-15T13:07:00Z">
          <w:pPr/>
        </w:pPrChange>
      </w:pPr>
    </w:p>
    <w:p w14:paraId="60BEB24F" w14:textId="3AF39870" w:rsidR="009B0FD2" w:rsidRPr="00D9517A" w:rsidRDefault="009B0FD2">
      <w:pPr>
        <w:pStyle w:val="Heading2"/>
        <w:spacing w:line="360" w:lineRule="auto"/>
        <w:rPr>
          <w:rFonts w:ascii="Mulish" w:hAnsi="Mulish"/>
          <w:sz w:val="24"/>
          <w:rPrChange w:id="5012" w:author="Guilherme Pessoa-Amorim [2]" w:date="2021-11-16T13:46:00Z">
            <w:rPr/>
          </w:rPrChange>
        </w:rPr>
        <w:pPrChange w:id="5013" w:author="Guilherme Pessoa-Amorim [2]" w:date="2021-11-15T13:07:00Z">
          <w:pPr>
            <w:pStyle w:val="Heading2"/>
          </w:pPr>
        </w:pPrChange>
      </w:pPr>
      <w:bookmarkStart w:id="5014" w:name="_Toc87965191"/>
      <w:r w:rsidRPr="00D9517A">
        <w:rPr>
          <w:rFonts w:ascii="Mulish" w:hAnsi="Mulish"/>
          <w:sz w:val="24"/>
          <w:rPrChange w:id="5015" w:author="Guilherme Pessoa-Amorim [2]" w:date="2021-11-16T13:46:00Z">
            <w:rPr/>
          </w:rPrChange>
        </w:rPr>
        <w:t>Baseline characteristics of patient populations</w:t>
      </w:r>
      <w:bookmarkEnd w:id="5014"/>
    </w:p>
    <w:p w14:paraId="102CA3CA" w14:textId="0C596FCB" w:rsidR="00C12A2D" w:rsidRPr="00D9517A" w:rsidRDefault="009B0FD2">
      <w:pPr>
        <w:spacing w:line="360" w:lineRule="auto"/>
        <w:jc w:val="both"/>
        <w:rPr>
          <w:rFonts w:ascii="Mulish" w:hAnsi="Mulish"/>
          <w:b/>
          <w:bCs/>
          <w:sz w:val="22"/>
          <w:rPrChange w:id="5016" w:author="Guilherme Pessoa-Amorim [2]" w:date="2021-11-16T13:46:00Z">
            <w:rPr>
              <w:b/>
              <w:bCs/>
            </w:rPr>
          </w:rPrChange>
        </w:rPr>
        <w:pPrChange w:id="5017" w:author="Guilherme Pessoa-Amorim [2]" w:date="2021-11-15T13:07:00Z">
          <w:pPr>
            <w:jc w:val="both"/>
          </w:pPr>
        </w:pPrChange>
      </w:pPr>
      <w:del w:id="5018" w:author="Guilherme Pessoa-Amorim [2]" w:date="2021-11-16T13:23:00Z">
        <w:r w:rsidRPr="00D9517A" w:rsidDel="00603165">
          <w:rPr>
            <w:rFonts w:ascii="Mulish" w:hAnsi="Mulish"/>
            <w:b/>
            <w:bCs/>
            <w:sz w:val="22"/>
            <w:rPrChange w:id="5019" w:author="Guilherme Pessoa-Amorim [2]" w:date="2021-11-16T13:46:00Z">
              <w:rPr>
                <w:b/>
                <w:bCs/>
              </w:rPr>
            </w:rPrChange>
          </w:rPr>
          <w:tab/>
        </w:r>
      </w:del>
    </w:p>
    <w:p w14:paraId="1375448D" w14:textId="50EA3087" w:rsidR="00417953" w:rsidRPr="00D9517A" w:rsidRDefault="009B0FD2">
      <w:pPr>
        <w:spacing w:line="360" w:lineRule="auto"/>
        <w:jc w:val="both"/>
        <w:rPr>
          <w:rFonts w:ascii="Mulish" w:hAnsi="Mulish"/>
          <w:sz w:val="22"/>
          <w:rPrChange w:id="5020" w:author="Guilherme Pessoa-Amorim [2]" w:date="2021-11-16T13:46:00Z">
            <w:rPr/>
          </w:rPrChange>
        </w:rPr>
        <w:pPrChange w:id="5021" w:author="Guilherme Pessoa-Amorim [2]" w:date="2021-11-15T13:07:00Z">
          <w:pPr>
            <w:jc w:val="both"/>
          </w:pPr>
        </w:pPrChange>
      </w:pPr>
      <w:r w:rsidRPr="00D9517A">
        <w:rPr>
          <w:rFonts w:ascii="Mulish" w:hAnsi="Mulish"/>
          <w:sz w:val="22"/>
          <w:rPrChange w:id="5022" w:author="Guilherme Pessoa-Amorim [2]" w:date="2021-11-16T13:46:00Z">
            <w:rPr/>
          </w:rPrChange>
        </w:rPr>
        <w:t xml:space="preserve">Baseline characteristics of patients </w:t>
      </w:r>
      <w:r w:rsidR="00E914DD" w:rsidRPr="00D9517A">
        <w:rPr>
          <w:rFonts w:ascii="Mulish" w:hAnsi="Mulish"/>
          <w:sz w:val="22"/>
          <w:rPrChange w:id="5023" w:author="Guilherme Pessoa-Amorim [2]" w:date="2021-11-16T13:46:00Z">
            <w:rPr/>
          </w:rPrChange>
        </w:rPr>
        <w:t xml:space="preserve">included </w:t>
      </w:r>
      <w:r w:rsidRPr="00D9517A">
        <w:rPr>
          <w:rFonts w:ascii="Mulish" w:hAnsi="Mulish"/>
          <w:sz w:val="22"/>
          <w:rPrChange w:id="5024" w:author="Guilherme Pessoa-Amorim [2]" w:date="2021-11-16T13:46:00Z">
            <w:rPr/>
          </w:rPrChange>
        </w:rPr>
        <w:t xml:space="preserve">in each trial will be presented </w:t>
      </w:r>
      <w:r w:rsidR="00E914DD" w:rsidRPr="00D9517A">
        <w:rPr>
          <w:rFonts w:ascii="Mulish" w:hAnsi="Mulish"/>
          <w:sz w:val="22"/>
          <w:rPrChange w:id="5025" w:author="Guilherme Pessoa-Amorim [2]" w:date="2021-11-16T13:46:00Z">
            <w:rPr/>
          </w:rPrChange>
        </w:rPr>
        <w:t>separately for</w:t>
      </w:r>
      <w:r w:rsidRPr="00D9517A">
        <w:rPr>
          <w:rFonts w:ascii="Mulish" w:hAnsi="Mulish"/>
          <w:sz w:val="22"/>
          <w:rPrChange w:id="5026" w:author="Guilherme Pessoa-Amorim [2]" w:date="2021-11-16T13:46:00Z">
            <w:rPr/>
          </w:rPrChange>
        </w:rPr>
        <w:t xml:space="preserve"> </w:t>
      </w:r>
      <w:r w:rsidR="00E914DD" w:rsidRPr="00D9517A">
        <w:rPr>
          <w:rFonts w:ascii="Mulish" w:hAnsi="Mulish"/>
          <w:sz w:val="22"/>
          <w:rPrChange w:id="5027" w:author="Guilherme Pessoa-Amorim [2]" w:date="2021-11-16T13:46:00Z">
            <w:rPr/>
          </w:rPrChange>
        </w:rPr>
        <w:t>distinct</w:t>
      </w:r>
      <w:r w:rsidRPr="00D9517A">
        <w:rPr>
          <w:rFonts w:ascii="Mulish" w:hAnsi="Mulish"/>
          <w:sz w:val="22"/>
          <w:rPrChange w:id="5028" w:author="Guilherme Pessoa-Amorim [2]" w:date="2021-11-16T13:46:00Z">
            <w:rPr/>
          </w:rPrChange>
        </w:rPr>
        <w:t xml:space="preserve"> populations</w:t>
      </w:r>
      <w:r w:rsidR="00417953" w:rsidRPr="00D9517A">
        <w:rPr>
          <w:rFonts w:ascii="Mulish" w:hAnsi="Mulish"/>
          <w:sz w:val="22"/>
          <w:rPrChange w:id="5029" w:author="Guilherme Pessoa-Amorim [2]" w:date="2021-11-16T13:46:00Z">
            <w:rPr/>
          </w:rPrChange>
        </w:rPr>
        <w:t xml:space="preserve"> (</w:t>
      </w:r>
      <w:r w:rsidR="0023499A" w:rsidRPr="00D9517A">
        <w:rPr>
          <w:rFonts w:ascii="Mulish" w:hAnsi="Mulish"/>
          <w:sz w:val="22"/>
          <w:rPrChange w:id="5030" w:author="Guilherme Pessoa-Amorim [2]" w:date="2021-11-16T13:46:00Z">
            <w:rPr/>
          </w:rPrChange>
        </w:rPr>
        <w:t>according to</w:t>
      </w:r>
      <w:r w:rsidR="00417953" w:rsidRPr="00D9517A">
        <w:rPr>
          <w:rFonts w:ascii="Mulish" w:hAnsi="Mulish"/>
          <w:sz w:val="22"/>
          <w:rPrChange w:id="5031" w:author="Guilherme Pessoa-Amorim [2]" w:date="2021-11-16T13:46:00Z">
            <w:rPr/>
          </w:rPrChange>
        </w:rPr>
        <w:t xml:space="preserve"> each trial’s data collection procedures)</w:t>
      </w:r>
      <w:r w:rsidRPr="00D9517A">
        <w:rPr>
          <w:rFonts w:ascii="Mulish" w:hAnsi="Mulish"/>
          <w:sz w:val="22"/>
          <w:rPrChange w:id="5032" w:author="Guilherme Pessoa-Amorim [2]" w:date="2021-11-16T13:46:00Z">
            <w:rPr/>
          </w:rPrChange>
        </w:rPr>
        <w:t>:</w:t>
      </w:r>
    </w:p>
    <w:p w14:paraId="60C13C50" w14:textId="77777777" w:rsidR="0097604B" w:rsidRPr="00D9517A" w:rsidRDefault="0097604B">
      <w:pPr>
        <w:spacing w:line="360" w:lineRule="auto"/>
        <w:jc w:val="both"/>
        <w:rPr>
          <w:rFonts w:ascii="Mulish" w:hAnsi="Mulish"/>
          <w:sz w:val="22"/>
          <w:rPrChange w:id="5033" w:author="Guilherme Pessoa-Amorim [2]" w:date="2021-11-16T13:46:00Z">
            <w:rPr/>
          </w:rPrChange>
        </w:rPr>
        <w:pPrChange w:id="5034" w:author="Guilherme Pessoa-Amorim [2]" w:date="2021-11-15T13:07:00Z">
          <w:pPr>
            <w:jc w:val="both"/>
          </w:pPr>
        </w:pPrChange>
      </w:pPr>
    </w:p>
    <w:p w14:paraId="13F07887" w14:textId="10AEAC9C" w:rsidR="00417953" w:rsidRPr="00D9517A" w:rsidRDefault="00417953">
      <w:pPr>
        <w:pStyle w:val="ListParagraph"/>
        <w:numPr>
          <w:ilvl w:val="0"/>
          <w:numId w:val="11"/>
        </w:numPr>
        <w:spacing w:line="360" w:lineRule="auto"/>
        <w:jc w:val="both"/>
        <w:rPr>
          <w:rFonts w:ascii="Mulish" w:hAnsi="Mulish"/>
          <w:sz w:val="22"/>
          <w:rPrChange w:id="5035" w:author="Guilherme Pessoa-Amorim [2]" w:date="2021-11-16T13:46:00Z">
            <w:rPr/>
          </w:rPrChange>
        </w:rPr>
        <w:pPrChange w:id="5036" w:author="Guilherme Pessoa-Amorim [2]" w:date="2021-11-15T13:07:00Z">
          <w:pPr>
            <w:pStyle w:val="ListParagraph"/>
            <w:numPr>
              <w:numId w:val="11"/>
            </w:numPr>
            <w:ind w:left="1080" w:hanging="360"/>
            <w:jc w:val="both"/>
          </w:pPr>
        </w:pPrChange>
      </w:pPr>
      <w:r w:rsidRPr="00D9517A">
        <w:rPr>
          <w:rFonts w:ascii="Mulish" w:hAnsi="Mulish"/>
          <w:sz w:val="22"/>
          <w:rPrChange w:id="5037" w:author="Guilherme Pessoa-Amorim [2]" w:date="2021-11-16T13:46:00Z">
            <w:rPr/>
          </w:rPrChange>
        </w:rPr>
        <w:t>RECOVERY</w:t>
      </w:r>
    </w:p>
    <w:p w14:paraId="74B2F6B0" w14:textId="1240EA57" w:rsidR="00417953" w:rsidRPr="00D9517A" w:rsidRDefault="00417953">
      <w:pPr>
        <w:pStyle w:val="ListParagraph"/>
        <w:numPr>
          <w:ilvl w:val="0"/>
          <w:numId w:val="14"/>
        </w:numPr>
        <w:spacing w:line="360" w:lineRule="auto"/>
        <w:jc w:val="both"/>
        <w:rPr>
          <w:rFonts w:ascii="Mulish" w:hAnsi="Mulish"/>
          <w:sz w:val="22"/>
          <w:rPrChange w:id="5038" w:author="Guilherme Pessoa-Amorim [2]" w:date="2021-11-16T13:46:00Z">
            <w:rPr/>
          </w:rPrChange>
        </w:rPr>
        <w:pPrChange w:id="5039" w:author="Guilherme Pessoa-Amorim [2]" w:date="2021-11-15T13:07:00Z">
          <w:pPr>
            <w:pStyle w:val="ListParagraph"/>
            <w:numPr>
              <w:numId w:val="14"/>
            </w:numPr>
            <w:ind w:left="1440" w:hanging="360"/>
            <w:jc w:val="both"/>
          </w:pPr>
        </w:pPrChange>
      </w:pPr>
      <w:r w:rsidRPr="00D9517A">
        <w:rPr>
          <w:rFonts w:ascii="Mulish" w:hAnsi="Mulish"/>
          <w:sz w:val="22"/>
          <w:rPrChange w:id="5040" w:author="Guilherme Pessoa-Amorim [2]" w:date="2021-11-16T13:46:00Z">
            <w:rPr/>
          </w:rPrChange>
        </w:rPr>
        <w:t>All randomised participants</w:t>
      </w:r>
    </w:p>
    <w:p w14:paraId="5F6AC274" w14:textId="19FF3859" w:rsidR="00417953" w:rsidRPr="00D9517A" w:rsidRDefault="00417953">
      <w:pPr>
        <w:pStyle w:val="ListParagraph"/>
        <w:numPr>
          <w:ilvl w:val="0"/>
          <w:numId w:val="14"/>
        </w:numPr>
        <w:spacing w:line="360" w:lineRule="auto"/>
        <w:jc w:val="both"/>
        <w:rPr>
          <w:rFonts w:ascii="Mulish" w:hAnsi="Mulish"/>
          <w:sz w:val="22"/>
          <w:rPrChange w:id="5041" w:author="Guilherme Pessoa-Amorim [2]" w:date="2021-11-16T13:46:00Z">
            <w:rPr/>
          </w:rPrChange>
        </w:rPr>
        <w:pPrChange w:id="5042" w:author="Guilherme Pessoa-Amorim [2]" w:date="2021-11-15T13:07:00Z">
          <w:pPr>
            <w:pStyle w:val="ListParagraph"/>
            <w:numPr>
              <w:numId w:val="14"/>
            </w:numPr>
            <w:ind w:left="1440" w:hanging="360"/>
            <w:jc w:val="both"/>
          </w:pPr>
        </w:pPrChange>
      </w:pPr>
      <w:r w:rsidRPr="00D9517A">
        <w:rPr>
          <w:rFonts w:ascii="Mulish" w:hAnsi="Mulish"/>
          <w:sz w:val="22"/>
          <w:rPrChange w:id="5043" w:author="Guilherme Pessoa-Amorim [2]" w:date="2021-11-16T13:46:00Z">
            <w:rPr/>
          </w:rPrChange>
        </w:rPr>
        <w:t>Participants with linkage data available for both data sources</w:t>
      </w:r>
    </w:p>
    <w:p w14:paraId="6F21786F" w14:textId="0CE52964" w:rsidR="00417953" w:rsidRPr="00D9517A" w:rsidRDefault="00417953">
      <w:pPr>
        <w:pStyle w:val="ListParagraph"/>
        <w:numPr>
          <w:ilvl w:val="0"/>
          <w:numId w:val="14"/>
        </w:numPr>
        <w:spacing w:line="360" w:lineRule="auto"/>
        <w:jc w:val="both"/>
        <w:rPr>
          <w:rFonts w:ascii="Mulish" w:hAnsi="Mulish"/>
          <w:sz w:val="22"/>
          <w:rPrChange w:id="5044" w:author="Guilherme Pessoa-Amorim [2]" w:date="2021-11-16T13:46:00Z">
            <w:rPr/>
          </w:rPrChange>
        </w:rPr>
        <w:pPrChange w:id="5045" w:author="Guilherme Pessoa-Amorim [2]" w:date="2021-11-15T13:07:00Z">
          <w:pPr>
            <w:pStyle w:val="ListParagraph"/>
            <w:numPr>
              <w:numId w:val="14"/>
            </w:numPr>
            <w:ind w:left="1440" w:hanging="360"/>
            <w:jc w:val="both"/>
          </w:pPr>
        </w:pPrChange>
      </w:pPr>
      <w:r w:rsidRPr="00D9517A">
        <w:rPr>
          <w:rFonts w:ascii="Mulish" w:hAnsi="Mulish"/>
          <w:sz w:val="22"/>
          <w:rPrChange w:id="5046" w:author="Guilherme Pessoa-Amorim [2]" w:date="2021-11-16T13:46:00Z">
            <w:rPr/>
          </w:rPrChange>
        </w:rPr>
        <w:t xml:space="preserve">Participants with linkage data available for </w:t>
      </w:r>
      <w:r w:rsidR="0023499A" w:rsidRPr="00D9517A">
        <w:rPr>
          <w:rFonts w:ascii="Mulish" w:hAnsi="Mulish"/>
          <w:sz w:val="22"/>
          <w:rPrChange w:id="5047" w:author="Guilherme Pessoa-Amorim [2]" w:date="2021-11-16T13:46:00Z">
            <w:rPr/>
          </w:rPrChange>
        </w:rPr>
        <w:t xml:space="preserve">the </w:t>
      </w:r>
      <w:del w:id="5048" w:author="Guilherme Pessoa-Amorim [2]" w:date="2021-11-15T13:05:00Z">
        <w:r w:rsidR="0023499A" w:rsidRPr="00D9517A" w:rsidDel="00EB56F0">
          <w:rPr>
            <w:rFonts w:ascii="Mulish" w:hAnsi="Mulish"/>
            <w:sz w:val="22"/>
            <w:rPrChange w:id="5049" w:author="Guilherme Pessoa-Amorim [2]" w:date="2021-11-16T13:46:00Z">
              <w:rPr/>
            </w:rPrChange>
          </w:rPr>
          <w:delText xml:space="preserve">Prescribing </w:delText>
        </w:r>
      </w:del>
      <w:ins w:id="5050" w:author="Guilherme Pessoa-Amorim [2]" w:date="2021-11-15T13:05:00Z">
        <w:r w:rsidR="00EB56F0" w:rsidRPr="00D9517A">
          <w:rPr>
            <w:rFonts w:ascii="Mulish" w:hAnsi="Mulish"/>
            <w:sz w:val="22"/>
            <w:rPrChange w:id="5051" w:author="Guilherme Pessoa-Amorim [2]" w:date="2021-11-16T13:46:00Z">
              <w:rPr/>
            </w:rPrChange>
          </w:rPr>
          <w:t xml:space="preserve">GP </w:t>
        </w:r>
      </w:ins>
      <w:r w:rsidR="0023499A" w:rsidRPr="00D9517A">
        <w:rPr>
          <w:rFonts w:ascii="Mulish" w:hAnsi="Mulish"/>
          <w:sz w:val="22"/>
          <w:rPrChange w:id="5052" w:author="Guilherme Pessoa-Amorim [2]" w:date="2021-11-16T13:46:00Z">
            <w:rPr/>
          </w:rPrChange>
        </w:rPr>
        <w:t>dataset</w:t>
      </w:r>
    </w:p>
    <w:p w14:paraId="0FBCB228" w14:textId="1C5B552C" w:rsidR="0023499A" w:rsidRPr="00D9517A" w:rsidRDefault="0023499A">
      <w:pPr>
        <w:pStyle w:val="ListParagraph"/>
        <w:numPr>
          <w:ilvl w:val="0"/>
          <w:numId w:val="14"/>
        </w:numPr>
        <w:spacing w:line="360" w:lineRule="auto"/>
        <w:jc w:val="both"/>
        <w:rPr>
          <w:rFonts w:ascii="Mulish" w:hAnsi="Mulish"/>
          <w:sz w:val="22"/>
          <w:rPrChange w:id="5053" w:author="Guilherme Pessoa-Amorim [2]" w:date="2021-11-16T13:46:00Z">
            <w:rPr/>
          </w:rPrChange>
        </w:rPr>
        <w:pPrChange w:id="5054" w:author="Guilherme Pessoa-Amorim [2]" w:date="2021-11-15T13:07:00Z">
          <w:pPr>
            <w:pStyle w:val="ListParagraph"/>
            <w:numPr>
              <w:numId w:val="14"/>
            </w:numPr>
            <w:ind w:left="1440" w:hanging="360"/>
            <w:jc w:val="both"/>
          </w:pPr>
        </w:pPrChange>
      </w:pPr>
      <w:r w:rsidRPr="00D9517A">
        <w:rPr>
          <w:rFonts w:ascii="Mulish" w:hAnsi="Mulish"/>
          <w:sz w:val="22"/>
          <w:rPrChange w:id="5055" w:author="Guilherme Pessoa-Amorim [2]" w:date="2021-11-16T13:46:00Z">
            <w:rPr/>
          </w:rPrChange>
        </w:rPr>
        <w:t>Participants with linkage data available for the Dispensing dataset</w:t>
      </w:r>
    </w:p>
    <w:p w14:paraId="45A4379E" w14:textId="77777777" w:rsidR="00417953" w:rsidRPr="00D9517A" w:rsidRDefault="00417953">
      <w:pPr>
        <w:spacing w:line="360" w:lineRule="auto"/>
        <w:jc w:val="both"/>
        <w:rPr>
          <w:rFonts w:ascii="Mulish" w:hAnsi="Mulish"/>
          <w:sz w:val="22"/>
          <w:rPrChange w:id="5056" w:author="Guilherme Pessoa-Amorim [2]" w:date="2021-11-16T13:46:00Z">
            <w:rPr/>
          </w:rPrChange>
        </w:rPr>
        <w:pPrChange w:id="5057" w:author="Guilherme Pessoa-Amorim [2]" w:date="2021-11-15T13:07:00Z">
          <w:pPr>
            <w:jc w:val="both"/>
          </w:pPr>
        </w:pPrChange>
      </w:pPr>
    </w:p>
    <w:p w14:paraId="1E63480E" w14:textId="20C12573" w:rsidR="00417953" w:rsidRPr="00D9517A" w:rsidRDefault="00417953">
      <w:pPr>
        <w:pStyle w:val="ListParagraph"/>
        <w:numPr>
          <w:ilvl w:val="0"/>
          <w:numId w:val="11"/>
        </w:numPr>
        <w:spacing w:line="360" w:lineRule="auto"/>
        <w:jc w:val="both"/>
        <w:rPr>
          <w:rFonts w:ascii="Mulish" w:hAnsi="Mulish"/>
          <w:sz w:val="22"/>
          <w:rPrChange w:id="5058" w:author="Guilherme Pessoa-Amorim [2]" w:date="2021-11-16T13:46:00Z">
            <w:rPr/>
          </w:rPrChange>
        </w:rPr>
        <w:pPrChange w:id="5059" w:author="Guilherme Pessoa-Amorim [2]" w:date="2021-11-15T13:07:00Z">
          <w:pPr>
            <w:pStyle w:val="ListParagraph"/>
            <w:numPr>
              <w:numId w:val="11"/>
            </w:numPr>
            <w:ind w:left="1080" w:hanging="360"/>
            <w:jc w:val="both"/>
          </w:pPr>
        </w:pPrChange>
      </w:pPr>
      <w:r w:rsidRPr="00D9517A">
        <w:rPr>
          <w:rFonts w:ascii="Mulish" w:hAnsi="Mulish"/>
          <w:sz w:val="22"/>
          <w:rPrChange w:id="5060" w:author="Guilherme Pessoa-Amorim [2]" w:date="2021-11-16T13:46:00Z">
            <w:rPr/>
          </w:rPrChange>
        </w:rPr>
        <w:t>AMALFI</w:t>
      </w:r>
      <w:r w:rsidR="009B0FD2" w:rsidRPr="00D9517A">
        <w:rPr>
          <w:rFonts w:ascii="Mulish" w:hAnsi="Mulish"/>
          <w:sz w:val="22"/>
          <w:rPrChange w:id="5061" w:author="Guilherme Pessoa-Amorim [2]" w:date="2021-11-16T13:46:00Z">
            <w:rPr/>
          </w:rPrChange>
        </w:rPr>
        <w:t xml:space="preserve"> </w:t>
      </w:r>
      <w:r w:rsidRPr="00D9517A">
        <w:rPr>
          <w:rFonts w:ascii="Mulish" w:hAnsi="Mulish"/>
          <w:sz w:val="22"/>
          <w:rPrChange w:id="5062" w:author="Guilherme Pessoa-Amorim [2]" w:date="2021-11-16T13:46:00Z">
            <w:rPr/>
          </w:rPrChange>
        </w:rPr>
        <w:t>and ORION-4</w:t>
      </w:r>
    </w:p>
    <w:p w14:paraId="542C0FA5" w14:textId="4001A158" w:rsidR="00417953" w:rsidRPr="00D9517A" w:rsidRDefault="00417953">
      <w:pPr>
        <w:pStyle w:val="ListParagraph"/>
        <w:numPr>
          <w:ilvl w:val="0"/>
          <w:numId w:val="15"/>
        </w:numPr>
        <w:spacing w:line="360" w:lineRule="auto"/>
        <w:jc w:val="both"/>
        <w:rPr>
          <w:rFonts w:ascii="Mulish" w:hAnsi="Mulish"/>
          <w:sz w:val="22"/>
          <w:rPrChange w:id="5063" w:author="Guilherme Pessoa-Amorim [2]" w:date="2021-11-16T13:46:00Z">
            <w:rPr/>
          </w:rPrChange>
        </w:rPr>
        <w:pPrChange w:id="5064" w:author="Guilherme Pessoa-Amorim [2]" w:date="2021-11-15T13:07:00Z">
          <w:pPr>
            <w:pStyle w:val="ListParagraph"/>
            <w:numPr>
              <w:numId w:val="15"/>
            </w:numPr>
            <w:ind w:left="1440" w:hanging="360"/>
            <w:jc w:val="both"/>
          </w:pPr>
        </w:pPrChange>
      </w:pPr>
      <w:r w:rsidRPr="00D9517A">
        <w:rPr>
          <w:rFonts w:ascii="Mulish" w:hAnsi="Mulish"/>
          <w:sz w:val="22"/>
          <w:rPrChange w:id="5065" w:author="Guilherme Pessoa-Amorim [2]" w:date="2021-11-16T13:46:00Z">
            <w:rPr/>
          </w:rPrChange>
        </w:rPr>
        <w:t>All randomised participants</w:t>
      </w:r>
    </w:p>
    <w:p w14:paraId="199787DC" w14:textId="137BBCDB" w:rsidR="00417953" w:rsidRPr="00D9517A" w:rsidRDefault="00417953">
      <w:pPr>
        <w:pStyle w:val="ListParagraph"/>
        <w:numPr>
          <w:ilvl w:val="0"/>
          <w:numId w:val="15"/>
        </w:numPr>
        <w:spacing w:line="360" w:lineRule="auto"/>
        <w:jc w:val="both"/>
        <w:rPr>
          <w:rFonts w:ascii="Mulish" w:hAnsi="Mulish"/>
          <w:sz w:val="22"/>
          <w:rPrChange w:id="5066" w:author="Guilherme Pessoa-Amorim [2]" w:date="2021-11-16T13:46:00Z">
            <w:rPr/>
          </w:rPrChange>
        </w:rPr>
        <w:pPrChange w:id="5067" w:author="Guilherme Pessoa-Amorim [2]" w:date="2021-11-15T13:07:00Z">
          <w:pPr>
            <w:pStyle w:val="ListParagraph"/>
            <w:numPr>
              <w:numId w:val="15"/>
            </w:numPr>
            <w:ind w:left="1440" w:hanging="360"/>
            <w:jc w:val="both"/>
          </w:pPr>
        </w:pPrChange>
      </w:pPr>
      <w:r w:rsidRPr="00D9517A">
        <w:rPr>
          <w:rFonts w:ascii="Mulish" w:hAnsi="Mulish"/>
          <w:sz w:val="22"/>
          <w:rPrChange w:id="5068" w:author="Guilherme Pessoa-Amorim [2]" w:date="2021-11-16T13:46:00Z">
            <w:rPr/>
          </w:rPrChange>
        </w:rPr>
        <w:t>Participants with linkage data available</w:t>
      </w:r>
      <w:r w:rsidR="0023499A" w:rsidRPr="00D9517A">
        <w:rPr>
          <w:rFonts w:ascii="Mulish" w:hAnsi="Mulish"/>
          <w:sz w:val="22"/>
          <w:rPrChange w:id="5069" w:author="Guilherme Pessoa-Amorim [2]" w:date="2021-11-16T13:46:00Z">
            <w:rPr/>
          </w:rPrChange>
        </w:rPr>
        <w:t xml:space="preserve"> for the Dispensing dataset</w:t>
      </w:r>
    </w:p>
    <w:p w14:paraId="257059C8" w14:textId="77777777" w:rsidR="00417953" w:rsidRPr="00D9517A" w:rsidRDefault="00417953">
      <w:pPr>
        <w:spacing w:line="360" w:lineRule="auto"/>
        <w:ind w:left="720"/>
        <w:jc w:val="both"/>
        <w:rPr>
          <w:rFonts w:ascii="Mulish" w:hAnsi="Mulish"/>
          <w:sz w:val="22"/>
          <w:rPrChange w:id="5070" w:author="Guilherme Pessoa-Amorim [2]" w:date="2021-11-16T13:46:00Z">
            <w:rPr/>
          </w:rPrChange>
        </w:rPr>
        <w:pPrChange w:id="5071" w:author="Guilherme Pessoa-Amorim [2]" w:date="2021-11-15T13:07:00Z">
          <w:pPr>
            <w:ind w:left="720"/>
            <w:jc w:val="both"/>
          </w:pPr>
        </w:pPrChange>
      </w:pPr>
    </w:p>
    <w:p w14:paraId="60DF7B71" w14:textId="3CBD672C" w:rsidR="00417953" w:rsidRPr="00D9517A" w:rsidRDefault="00417953">
      <w:pPr>
        <w:spacing w:line="360" w:lineRule="auto"/>
        <w:ind w:left="720"/>
        <w:jc w:val="both"/>
        <w:rPr>
          <w:rFonts w:ascii="Mulish" w:hAnsi="Mulish"/>
          <w:sz w:val="22"/>
          <w:rPrChange w:id="5072" w:author="Guilherme Pessoa-Amorim [2]" w:date="2021-11-16T13:46:00Z">
            <w:rPr/>
          </w:rPrChange>
        </w:rPr>
        <w:pPrChange w:id="5073" w:author="Guilherme Pessoa-Amorim [2]" w:date="2021-11-15T13:07:00Z">
          <w:pPr>
            <w:ind w:left="720"/>
            <w:jc w:val="both"/>
          </w:pPr>
        </w:pPrChange>
      </w:pPr>
      <w:r w:rsidRPr="00D9517A">
        <w:rPr>
          <w:rFonts w:ascii="Mulish" w:hAnsi="Mulish"/>
          <w:sz w:val="22"/>
          <w:rPrChange w:id="5074" w:author="Guilherme Pessoa-Amorim [2]" w:date="2021-11-16T13:46:00Z">
            <w:rPr/>
          </w:rPrChange>
        </w:rPr>
        <w:t xml:space="preserve">NB: If further data sources </w:t>
      </w:r>
      <w:r w:rsidR="0023499A" w:rsidRPr="00D9517A">
        <w:rPr>
          <w:rFonts w:ascii="Mulish" w:hAnsi="Mulish"/>
          <w:sz w:val="22"/>
          <w:rPrChange w:id="5075" w:author="Guilherme Pessoa-Amorim [2]" w:date="2021-11-16T13:46:00Z">
            <w:rPr/>
          </w:rPrChange>
        </w:rPr>
        <w:t xml:space="preserve">(namely the </w:t>
      </w:r>
      <w:del w:id="5076" w:author="Guilherme Pessoa-Amorim [2]" w:date="2021-11-15T13:05:00Z">
        <w:r w:rsidR="0023499A" w:rsidRPr="00D9517A" w:rsidDel="00EB56F0">
          <w:rPr>
            <w:rFonts w:ascii="Mulish" w:hAnsi="Mulish"/>
            <w:sz w:val="22"/>
            <w:rPrChange w:id="5077" w:author="Guilherme Pessoa-Amorim [2]" w:date="2021-11-16T13:46:00Z">
              <w:rPr/>
            </w:rPrChange>
          </w:rPr>
          <w:delText xml:space="preserve">Prescribing </w:delText>
        </w:r>
      </w:del>
      <w:ins w:id="5078" w:author="Guilherme Pessoa-Amorim [2]" w:date="2021-11-15T13:05:00Z">
        <w:r w:rsidR="00EB56F0" w:rsidRPr="00D9517A">
          <w:rPr>
            <w:rFonts w:ascii="Mulish" w:hAnsi="Mulish"/>
            <w:sz w:val="22"/>
            <w:rPrChange w:id="5079" w:author="Guilherme Pessoa-Amorim [2]" w:date="2021-11-16T13:46:00Z">
              <w:rPr/>
            </w:rPrChange>
          </w:rPr>
          <w:t xml:space="preserve">GP </w:t>
        </w:r>
      </w:ins>
      <w:r w:rsidR="0023499A" w:rsidRPr="00D9517A">
        <w:rPr>
          <w:rFonts w:ascii="Mulish" w:hAnsi="Mulish"/>
          <w:sz w:val="22"/>
          <w:rPrChange w:id="5080" w:author="Guilherme Pessoa-Amorim [2]" w:date="2021-11-16T13:46:00Z">
            <w:rPr/>
          </w:rPrChange>
        </w:rPr>
        <w:t xml:space="preserve">dataset) </w:t>
      </w:r>
      <w:r w:rsidRPr="00D9517A">
        <w:rPr>
          <w:rFonts w:ascii="Mulish" w:hAnsi="Mulish"/>
          <w:sz w:val="22"/>
          <w:rPrChange w:id="5081" w:author="Guilherme Pessoa-Amorim [2]" w:date="2021-11-16T13:46:00Z">
            <w:rPr/>
          </w:rPrChange>
        </w:rPr>
        <w:t>become available for any of these trials during the course of this study, additional linked populations will be defined and assessed</w:t>
      </w:r>
    </w:p>
    <w:p w14:paraId="53615886" w14:textId="77777777" w:rsidR="00417953" w:rsidRPr="00D9517A" w:rsidRDefault="00417953">
      <w:pPr>
        <w:spacing w:line="360" w:lineRule="auto"/>
        <w:ind w:left="720"/>
        <w:jc w:val="both"/>
        <w:rPr>
          <w:rFonts w:ascii="Mulish" w:hAnsi="Mulish"/>
          <w:sz w:val="22"/>
          <w:rPrChange w:id="5082" w:author="Guilherme Pessoa-Amorim [2]" w:date="2021-11-16T13:46:00Z">
            <w:rPr/>
          </w:rPrChange>
        </w:rPr>
        <w:pPrChange w:id="5083" w:author="Guilherme Pessoa-Amorim [2]" w:date="2021-11-15T13:07:00Z">
          <w:pPr>
            <w:ind w:left="720"/>
            <w:jc w:val="both"/>
          </w:pPr>
        </w:pPrChange>
      </w:pPr>
    </w:p>
    <w:p w14:paraId="34F7D737" w14:textId="326C0FC5" w:rsidR="009B0FD2" w:rsidRPr="00D9517A" w:rsidRDefault="009B0FD2">
      <w:pPr>
        <w:spacing w:line="360" w:lineRule="auto"/>
        <w:jc w:val="both"/>
        <w:rPr>
          <w:rFonts w:ascii="Mulish" w:hAnsi="Mulish"/>
          <w:sz w:val="22"/>
          <w:rPrChange w:id="5084" w:author="Guilherme Pessoa-Amorim [2]" w:date="2021-11-16T13:46:00Z">
            <w:rPr/>
          </w:rPrChange>
        </w:rPr>
        <w:pPrChange w:id="5085" w:author="Guilherme Pessoa-Amorim [2]" w:date="2021-11-15T13:07:00Z">
          <w:pPr>
            <w:jc w:val="both"/>
          </w:pPr>
        </w:pPrChange>
      </w:pPr>
      <w:r w:rsidRPr="00D9517A">
        <w:rPr>
          <w:rFonts w:ascii="Mulish" w:hAnsi="Mulish"/>
          <w:sz w:val="22"/>
          <w:rPrChange w:id="5086" w:author="Guilherme Pessoa-Amorim [2]" w:date="2021-11-16T13:46:00Z">
            <w:rPr/>
          </w:rPrChange>
        </w:rPr>
        <w:t xml:space="preserve">The characteristics assessed will depend for each trial and will be </w:t>
      </w:r>
      <w:r w:rsidR="0023499A" w:rsidRPr="00D9517A">
        <w:rPr>
          <w:rFonts w:ascii="Mulish" w:hAnsi="Mulish"/>
          <w:sz w:val="22"/>
          <w:rPrChange w:id="5087" w:author="Guilherme Pessoa-Amorim [2]" w:date="2021-11-16T13:46:00Z">
            <w:rPr/>
          </w:rPrChange>
        </w:rPr>
        <w:t>based</w:t>
      </w:r>
      <w:r w:rsidRPr="00D9517A">
        <w:rPr>
          <w:rFonts w:ascii="Mulish" w:hAnsi="Mulish"/>
          <w:sz w:val="22"/>
          <w:rPrChange w:id="5088" w:author="Guilherme Pessoa-Amorim [2]" w:date="2021-11-16T13:46:00Z">
            <w:rPr/>
          </w:rPrChange>
        </w:rPr>
        <w:t xml:space="preserve"> on </w:t>
      </w:r>
      <w:r w:rsidR="0023499A" w:rsidRPr="00D9517A">
        <w:rPr>
          <w:rFonts w:ascii="Mulish" w:hAnsi="Mulish"/>
          <w:sz w:val="22"/>
          <w:rPrChange w:id="5089" w:author="Guilherme Pessoa-Amorim [2]" w:date="2021-11-16T13:46:00Z">
            <w:rPr/>
          </w:rPrChange>
        </w:rPr>
        <w:t xml:space="preserve">the </w:t>
      </w:r>
      <w:r w:rsidRPr="00D9517A">
        <w:rPr>
          <w:rFonts w:ascii="Mulish" w:hAnsi="Mulish"/>
          <w:sz w:val="22"/>
          <w:rPrChange w:id="5090" w:author="Guilherme Pessoa-Amorim [2]" w:date="2021-11-16T13:46:00Z">
            <w:rPr/>
          </w:rPrChange>
        </w:rPr>
        <w:t xml:space="preserve">trial’s baseline assessment </w:t>
      </w:r>
      <w:r w:rsidR="00E914DD" w:rsidRPr="00D9517A">
        <w:rPr>
          <w:rFonts w:ascii="Mulish" w:hAnsi="Mulish"/>
          <w:sz w:val="22"/>
          <w:rPrChange w:id="5091" w:author="Guilherme Pessoa-Amorim [2]" w:date="2021-11-16T13:46:00Z">
            <w:rPr/>
          </w:rPrChange>
        </w:rPr>
        <w:t xml:space="preserve">(i.e. the randomisation </w:t>
      </w:r>
      <w:r w:rsidR="00AD296F" w:rsidRPr="00D9517A">
        <w:rPr>
          <w:rFonts w:ascii="Mulish" w:hAnsi="Mulish"/>
          <w:sz w:val="22"/>
          <w:rPrChange w:id="5092" w:author="Guilherme Pessoa-Amorim [2]" w:date="2021-11-16T13:46:00Z">
            <w:rPr/>
          </w:rPrChange>
        </w:rPr>
        <w:t>form for RECOVERY, randomisation questionnaire for AMALFI, and screening form for ORION-4</w:t>
      </w:r>
      <w:r w:rsidR="00E914DD" w:rsidRPr="00D9517A">
        <w:rPr>
          <w:rFonts w:ascii="Mulish" w:hAnsi="Mulish"/>
          <w:sz w:val="22"/>
          <w:rPrChange w:id="5093" w:author="Guilherme Pessoa-Amorim [2]" w:date="2021-11-16T13:46:00Z">
            <w:rPr/>
          </w:rPrChange>
        </w:rPr>
        <w:t>). These will include:</w:t>
      </w:r>
    </w:p>
    <w:p w14:paraId="346DBF43" w14:textId="77777777" w:rsidR="00E914DD" w:rsidRPr="00D9517A" w:rsidRDefault="00E914DD">
      <w:pPr>
        <w:spacing w:line="360" w:lineRule="auto"/>
        <w:jc w:val="both"/>
        <w:rPr>
          <w:rFonts w:ascii="Mulish" w:hAnsi="Mulish"/>
          <w:sz w:val="22"/>
          <w:rPrChange w:id="5094" w:author="Guilherme Pessoa-Amorim [2]" w:date="2021-11-16T13:46:00Z">
            <w:rPr/>
          </w:rPrChange>
        </w:rPr>
        <w:pPrChange w:id="5095" w:author="Guilherme Pessoa-Amorim [2]" w:date="2021-11-15T13:07:00Z">
          <w:pPr>
            <w:jc w:val="both"/>
          </w:pPr>
        </w:pPrChange>
      </w:pPr>
    </w:p>
    <w:p w14:paraId="763A914E" w14:textId="5C198C44" w:rsidR="00E914DD" w:rsidRPr="00D9517A" w:rsidRDefault="00E914DD">
      <w:pPr>
        <w:pStyle w:val="ListParagraph"/>
        <w:numPr>
          <w:ilvl w:val="0"/>
          <w:numId w:val="6"/>
        </w:numPr>
        <w:spacing w:line="360" w:lineRule="auto"/>
        <w:jc w:val="both"/>
        <w:rPr>
          <w:rFonts w:ascii="Mulish" w:hAnsi="Mulish"/>
          <w:sz w:val="22"/>
          <w:rPrChange w:id="5096" w:author="Guilherme Pessoa-Amorim [2]" w:date="2021-11-16T13:46:00Z">
            <w:rPr/>
          </w:rPrChange>
        </w:rPr>
        <w:pPrChange w:id="5097" w:author="Guilherme Pessoa-Amorim [2]" w:date="2021-11-15T13:07:00Z">
          <w:pPr>
            <w:pStyle w:val="ListParagraph"/>
            <w:numPr>
              <w:numId w:val="6"/>
            </w:numPr>
            <w:ind w:hanging="360"/>
            <w:jc w:val="both"/>
          </w:pPr>
        </w:pPrChange>
      </w:pPr>
      <w:r w:rsidRPr="00D9517A">
        <w:rPr>
          <w:rFonts w:ascii="Mulish" w:hAnsi="Mulish"/>
          <w:sz w:val="22"/>
          <w:rPrChange w:id="5098" w:author="Guilherme Pessoa-Amorim [2]" w:date="2021-11-16T13:46:00Z">
            <w:rPr/>
          </w:rPrChange>
        </w:rPr>
        <w:t>RECOVERY:</w:t>
      </w:r>
    </w:p>
    <w:p w14:paraId="5B26F1B5" w14:textId="7AEC349B" w:rsidR="00E914DD" w:rsidRPr="00D9517A" w:rsidRDefault="00E914DD">
      <w:pPr>
        <w:pStyle w:val="ListParagraph"/>
        <w:numPr>
          <w:ilvl w:val="0"/>
          <w:numId w:val="8"/>
        </w:numPr>
        <w:spacing w:line="360" w:lineRule="auto"/>
        <w:jc w:val="both"/>
        <w:rPr>
          <w:rFonts w:ascii="Mulish" w:hAnsi="Mulish"/>
          <w:sz w:val="22"/>
          <w:rPrChange w:id="5099" w:author="Guilherme Pessoa-Amorim [2]" w:date="2021-11-16T13:46:00Z">
            <w:rPr/>
          </w:rPrChange>
        </w:rPr>
        <w:pPrChange w:id="5100" w:author="Guilherme Pessoa-Amorim [2]" w:date="2021-11-15T13:07:00Z">
          <w:pPr>
            <w:pStyle w:val="ListParagraph"/>
            <w:numPr>
              <w:numId w:val="8"/>
            </w:numPr>
            <w:ind w:left="1080" w:hanging="360"/>
            <w:jc w:val="both"/>
          </w:pPr>
        </w:pPrChange>
      </w:pPr>
      <w:r w:rsidRPr="00D9517A">
        <w:rPr>
          <w:rFonts w:ascii="Mulish" w:hAnsi="Mulish"/>
          <w:sz w:val="22"/>
          <w:rPrChange w:id="5101" w:author="Guilherme Pessoa-Amorim [2]" w:date="2021-11-16T13:46:00Z">
            <w:rPr/>
          </w:rPrChange>
        </w:rPr>
        <w:lastRenderedPageBreak/>
        <w:t>Age</w:t>
      </w:r>
    </w:p>
    <w:p w14:paraId="52AB1718" w14:textId="36DCE29B" w:rsidR="00E914DD" w:rsidRPr="00D9517A" w:rsidRDefault="00E914DD">
      <w:pPr>
        <w:pStyle w:val="ListParagraph"/>
        <w:numPr>
          <w:ilvl w:val="0"/>
          <w:numId w:val="8"/>
        </w:numPr>
        <w:spacing w:line="360" w:lineRule="auto"/>
        <w:jc w:val="both"/>
        <w:rPr>
          <w:rFonts w:ascii="Mulish" w:hAnsi="Mulish"/>
          <w:sz w:val="22"/>
          <w:rPrChange w:id="5102" w:author="Guilherme Pessoa-Amorim [2]" w:date="2021-11-16T13:46:00Z">
            <w:rPr/>
          </w:rPrChange>
        </w:rPr>
        <w:pPrChange w:id="5103" w:author="Guilherme Pessoa-Amorim [2]" w:date="2021-11-15T13:07:00Z">
          <w:pPr>
            <w:pStyle w:val="ListParagraph"/>
            <w:numPr>
              <w:numId w:val="8"/>
            </w:numPr>
            <w:ind w:left="1080" w:hanging="360"/>
            <w:jc w:val="both"/>
          </w:pPr>
        </w:pPrChange>
      </w:pPr>
      <w:r w:rsidRPr="00D9517A">
        <w:rPr>
          <w:rFonts w:ascii="Mulish" w:hAnsi="Mulish"/>
          <w:sz w:val="22"/>
          <w:rPrChange w:id="5104" w:author="Guilherme Pessoa-Amorim [2]" w:date="2021-11-16T13:46:00Z">
            <w:rPr/>
          </w:rPrChange>
        </w:rPr>
        <w:t>Gender</w:t>
      </w:r>
    </w:p>
    <w:p w14:paraId="5A059EE6" w14:textId="5D0B234D" w:rsidR="00E914DD" w:rsidRPr="00D9517A" w:rsidRDefault="00E914DD">
      <w:pPr>
        <w:pStyle w:val="ListParagraph"/>
        <w:numPr>
          <w:ilvl w:val="0"/>
          <w:numId w:val="8"/>
        </w:numPr>
        <w:spacing w:line="360" w:lineRule="auto"/>
        <w:jc w:val="both"/>
        <w:rPr>
          <w:rFonts w:ascii="Mulish" w:hAnsi="Mulish"/>
          <w:sz w:val="22"/>
          <w:rPrChange w:id="5105" w:author="Guilherme Pessoa-Amorim [2]" w:date="2021-11-16T13:46:00Z">
            <w:rPr/>
          </w:rPrChange>
        </w:rPr>
        <w:pPrChange w:id="5106" w:author="Guilherme Pessoa-Amorim [2]" w:date="2021-11-15T13:07:00Z">
          <w:pPr>
            <w:pStyle w:val="ListParagraph"/>
            <w:numPr>
              <w:numId w:val="8"/>
            </w:numPr>
            <w:ind w:left="1080" w:hanging="360"/>
            <w:jc w:val="both"/>
          </w:pPr>
        </w:pPrChange>
      </w:pPr>
      <w:r w:rsidRPr="00D9517A">
        <w:rPr>
          <w:rFonts w:ascii="Mulish" w:hAnsi="Mulish"/>
          <w:sz w:val="22"/>
          <w:rPrChange w:id="5107" w:author="Guilherme Pessoa-Amorim [2]" w:date="2021-11-16T13:46:00Z">
            <w:rPr/>
          </w:rPrChange>
        </w:rPr>
        <w:t>Days since symptom onset</w:t>
      </w:r>
    </w:p>
    <w:p w14:paraId="3AFC25DA" w14:textId="3E8E489A" w:rsidR="00E914DD" w:rsidRPr="00D9517A" w:rsidRDefault="00E914DD">
      <w:pPr>
        <w:pStyle w:val="ListParagraph"/>
        <w:numPr>
          <w:ilvl w:val="0"/>
          <w:numId w:val="8"/>
        </w:numPr>
        <w:spacing w:line="360" w:lineRule="auto"/>
        <w:jc w:val="both"/>
        <w:rPr>
          <w:rFonts w:ascii="Mulish" w:hAnsi="Mulish"/>
          <w:sz w:val="22"/>
          <w:rPrChange w:id="5108" w:author="Guilherme Pessoa-Amorim [2]" w:date="2021-11-16T13:46:00Z">
            <w:rPr/>
          </w:rPrChange>
        </w:rPr>
        <w:pPrChange w:id="5109" w:author="Guilherme Pessoa-Amorim [2]" w:date="2021-11-15T13:07:00Z">
          <w:pPr>
            <w:pStyle w:val="ListParagraph"/>
            <w:numPr>
              <w:numId w:val="8"/>
            </w:numPr>
            <w:ind w:left="1080" w:hanging="360"/>
            <w:jc w:val="both"/>
          </w:pPr>
        </w:pPrChange>
      </w:pPr>
      <w:r w:rsidRPr="00D9517A">
        <w:rPr>
          <w:rFonts w:ascii="Mulish" w:hAnsi="Mulish"/>
          <w:sz w:val="22"/>
          <w:rPrChange w:id="5110" w:author="Guilherme Pessoa-Amorim [2]" w:date="2021-11-16T13:46:00Z">
            <w:rPr/>
          </w:rPrChange>
        </w:rPr>
        <w:t>Days since hospitalization</w:t>
      </w:r>
    </w:p>
    <w:p w14:paraId="3C286C8E" w14:textId="1A16CF04" w:rsidR="00E914DD" w:rsidRPr="00D9517A" w:rsidRDefault="00E914DD">
      <w:pPr>
        <w:pStyle w:val="ListParagraph"/>
        <w:numPr>
          <w:ilvl w:val="0"/>
          <w:numId w:val="8"/>
        </w:numPr>
        <w:spacing w:line="360" w:lineRule="auto"/>
        <w:jc w:val="both"/>
        <w:rPr>
          <w:rFonts w:ascii="Mulish" w:hAnsi="Mulish"/>
          <w:sz w:val="22"/>
          <w:rPrChange w:id="5111" w:author="Guilherme Pessoa-Amorim [2]" w:date="2021-11-16T13:46:00Z">
            <w:rPr/>
          </w:rPrChange>
        </w:rPr>
        <w:pPrChange w:id="5112" w:author="Guilherme Pessoa-Amorim [2]" w:date="2021-11-15T13:07:00Z">
          <w:pPr>
            <w:pStyle w:val="ListParagraph"/>
            <w:numPr>
              <w:numId w:val="8"/>
            </w:numPr>
            <w:ind w:left="1080" w:hanging="360"/>
            <w:jc w:val="both"/>
          </w:pPr>
        </w:pPrChange>
      </w:pPr>
      <w:r w:rsidRPr="00D9517A">
        <w:rPr>
          <w:rFonts w:ascii="Mulish" w:hAnsi="Mulish"/>
          <w:sz w:val="22"/>
          <w:rPrChange w:id="5113" w:author="Guilherme Pessoa-Amorim [2]" w:date="2021-11-16T13:46:00Z">
            <w:rPr/>
          </w:rPrChange>
        </w:rPr>
        <w:t>Level of respiratory support (none, supplemental oxygen or non-invasive ventilation, or invasive ventilation)</w:t>
      </w:r>
    </w:p>
    <w:p w14:paraId="78109701" w14:textId="4F7162C8" w:rsidR="00E914DD" w:rsidRPr="00D9517A" w:rsidRDefault="00E914DD">
      <w:pPr>
        <w:pStyle w:val="ListParagraph"/>
        <w:numPr>
          <w:ilvl w:val="0"/>
          <w:numId w:val="8"/>
        </w:numPr>
        <w:spacing w:line="360" w:lineRule="auto"/>
        <w:jc w:val="both"/>
        <w:rPr>
          <w:rFonts w:ascii="Mulish" w:hAnsi="Mulish"/>
          <w:sz w:val="22"/>
          <w:rPrChange w:id="5114" w:author="Guilherme Pessoa-Amorim [2]" w:date="2021-11-16T13:46:00Z">
            <w:rPr/>
          </w:rPrChange>
        </w:rPr>
        <w:pPrChange w:id="5115" w:author="Guilherme Pessoa-Amorim [2]" w:date="2021-11-15T13:07:00Z">
          <w:pPr>
            <w:pStyle w:val="ListParagraph"/>
            <w:numPr>
              <w:numId w:val="8"/>
            </w:numPr>
            <w:ind w:left="1080" w:hanging="360"/>
            <w:jc w:val="both"/>
          </w:pPr>
        </w:pPrChange>
      </w:pPr>
      <w:r w:rsidRPr="00D9517A">
        <w:rPr>
          <w:rFonts w:ascii="Mulish" w:hAnsi="Mulish"/>
          <w:sz w:val="22"/>
          <w:rPrChange w:id="5116" w:author="Guilherme Pessoa-Amorim [2]" w:date="2021-11-16T13:46:00Z">
            <w:rPr/>
          </w:rPrChange>
        </w:rPr>
        <w:t>Diabetes</w:t>
      </w:r>
    </w:p>
    <w:p w14:paraId="4BE7708A" w14:textId="55B51A72" w:rsidR="00E914DD" w:rsidRPr="00D9517A" w:rsidRDefault="00E914DD">
      <w:pPr>
        <w:pStyle w:val="ListParagraph"/>
        <w:numPr>
          <w:ilvl w:val="0"/>
          <w:numId w:val="8"/>
        </w:numPr>
        <w:spacing w:line="360" w:lineRule="auto"/>
        <w:jc w:val="both"/>
        <w:rPr>
          <w:rFonts w:ascii="Mulish" w:hAnsi="Mulish"/>
          <w:sz w:val="22"/>
          <w:rPrChange w:id="5117" w:author="Guilherme Pessoa-Amorim [2]" w:date="2021-11-16T13:46:00Z">
            <w:rPr/>
          </w:rPrChange>
        </w:rPr>
        <w:pPrChange w:id="5118" w:author="Guilherme Pessoa-Amorim [2]" w:date="2021-11-15T13:07:00Z">
          <w:pPr>
            <w:pStyle w:val="ListParagraph"/>
            <w:numPr>
              <w:numId w:val="8"/>
            </w:numPr>
            <w:ind w:left="1080" w:hanging="360"/>
            <w:jc w:val="both"/>
          </w:pPr>
        </w:pPrChange>
      </w:pPr>
      <w:r w:rsidRPr="00D9517A">
        <w:rPr>
          <w:rFonts w:ascii="Mulish" w:hAnsi="Mulish"/>
          <w:sz w:val="22"/>
          <w:rPrChange w:id="5119" w:author="Guilherme Pessoa-Amorim [2]" w:date="2021-11-16T13:46:00Z">
            <w:rPr/>
          </w:rPrChange>
        </w:rPr>
        <w:t>Heart disease</w:t>
      </w:r>
    </w:p>
    <w:p w14:paraId="1FC46C58" w14:textId="6D531A7A" w:rsidR="00E914DD" w:rsidRPr="00D9517A" w:rsidRDefault="00E914DD">
      <w:pPr>
        <w:pStyle w:val="ListParagraph"/>
        <w:numPr>
          <w:ilvl w:val="0"/>
          <w:numId w:val="8"/>
        </w:numPr>
        <w:spacing w:line="360" w:lineRule="auto"/>
        <w:jc w:val="both"/>
        <w:rPr>
          <w:rFonts w:ascii="Mulish" w:hAnsi="Mulish"/>
          <w:sz w:val="22"/>
          <w:rPrChange w:id="5120" w:author="Guilherme Pessoa-Amorim [2]" w:date="2021-11-16T13:46:00Z">
            <w:rPr/>
          </w:rPrChange>
        </w:rPr>
        <w:pPrChange w:id="5121" w:author="Guilherme Pessoa-Amorim [2]" w:date="2021-11-15T13:07:00Z">
          <w:pPr>
            <w:pStyle w:val="ListParagraph"/>
            <w:numPr>
              <w:numId w:val="8"/>
            </w:numPr>
            <w:ind w:left="1080" w:hanging="360"/>
            <w:jc w:val="both"/>
          </w:pPr>
        </w:pPrChange>
      </w:pPr>
      <w:r w:rsidRPr="00D9517A">
        <w:rPr>
          <w:rFonts w:ascii="Mulish" w:hAnsi="Mulish"/>
          <w:sz w:val="22"/>
          <w:rPrChange w:id="5122" w:author="Guilherme Pessoa-Amorim [2]" w:date="2021-11-16T13:46:00Z">
            <w:rPr/>
          </w:rPrChange>
        </w:rPr>
        <w:t>Chronic lung disease</w:t>
      </w:r>
    </w:p>
    <w:p w14:paraId="5647960F" w14:textId="77777777" w:rsidR="00417953" w:rsidRPr="00D9517A" w:rsidRDefault="00E914DD">
      <w:pPr>
        <w:pStyle w:val="ListParagraph"/>
        <w:numPr>
          <w:ilvl w:val="0"/>
          <w:numId w:val="8"/>
        </w:numPr>
        <w:spacing w:line="360" w:lineRule="auto"/>
        <w:jc w:val="both"/>
        <w:rPr>
          <w:rFonts w:ascii="Mulish" w:hAnsi="Mulish"/>
          <w:sz w:val="22"/>
          <w:rPrChange w:id="5123" w:author="Guilherme Pessoa-Amorim [2]" w:date="2021-11-16T13:46:00Z">
            <w:rPr/>
          </w:rPrChange>
        </w:rPr>
        <w:pPrChange w:id="5124" w:author="Guilherme Pessoa-Amorim [2]" w:date="2021-11-15T13:07:00Z">
          <w:pPr>
            <w:pStyle w:val="ListParagraph"/>
            <w:numPr>
              <w:numId w:val="8"/>
            </w:numPr>
            <w:ind w:left="1080" w:hanging="360"/>
            <w:jc w:val="both"/>
          </w:pPr>
        </w:pPrChange>
      </w:pPr>
      <w:r w:rsidRPr="00D9517A">
        <w:rPr>
          <w:rFonts w:ascii="Mulish" w:hAnsi="Mulish"/>
          <w:sz w:val="22"/>
          <w:rPrChange w:id="5125" w:author="Guilherme Pessoa-Amorim [2]" w:date="2021-11-16T13:46:00Z">
            <w:rPr/>
          </w:rPrChange>
        </w:rPr>
        <w:t>Tuberculosis</w:t>
      </w:r>
    </w:p>
    <w:p w14:paraId="282BB461" w14:textId="4D1268B4" w:rsidR="00E914DD" w:rsidRPr="00D9517A" w:rsidRDefault="00E914DD">
      <w:pPr>
        <w:pStyle w:val="ListParagraph"/>
        <w:numPr>
          <w:ilvl w:val="0"/>
          <w:numId w:val="8"/>
        </w:numPr>
        <w:spacing w:line="360" w:lineRule="auto"/>
        <w:jc w:val="both"/>
        <w:rPr>
          <w:rFonts w:ascii="Mulish" w:hAnsi="Mulish"/>
          <w:sz w:val="22"/>
          <w:rPrChange w:id="5126" w:author="Guilherme Pessoa-Amorim [2]" w:date="2021-11-16T13:46:00Z">
            <w:rPr/>
          </w:rPrChange>
        </w:rPr>
        <w:pPrChange w:id="5127" w:author="Guilherme Pessoa-Amorim [2]" w:date="2021-11-15T13:07:00Z">
          <w:pPr>
            <w:pStyle w:val="ListParagraph"/>
            <w:numPr>
              <w:numId w:val="8"/>
            </w:numPr>
            <w:ind w:left="1080" w:hanging="360"/>
            <w:jc w:val="both"/>
          </w:pPr>
        </w:pPrChange>
      </w:pPr>
      <w:r w:rsidRPr="00D9517A">
        <w:rPr>
          <w:rFonts w:ascii="Mulish" w:hAnsi="Mulish"/>
          <w:sz w:val="22"/>
          <w:rPrChange w:id="5128" w:author="Guilherme Pessoa-Amorim [2]" w:date="2021-11-16T13:46:00Z">
            <w:rPr/>
          </w:rPrChange>
        </w:rPr>
        <w:t>HIV</w:t>
      </w:r>
    </w:p>
    <w:p w14:paraId="2BA3EE24" w14:textId="72E5E918" w:rsidR="00E914DD" w:rsidRPr="00D9517A" w:rsidRDefault="00E914DD">
      <w:pPr>
        <w:pStyle w:val="ListParagraph"/>
        <w:numPr>
          <w:ilvl w:val="0"/>
          <w:numId w:val="8"/>
        </w:numPr>
        <w:spacing w:line="360" w:lineRule="auto"/>
        <w:jc w:val="both"/>
        <w:rPr>
          <w:rFonts w:ascii="Mulish" w:hAnsi="Mulish"/>
          <w:sz w:val="22"/>
          <w:rPrChange w:id="5129" w:author="Guilherme Pessoa-Amorim [2]" w:date="2021-11-16T13:46:00Z">
            <w:rPr/>
          </w:rPrChange>
        </w:rPr>
        <w:pPrChange w:id="5130" w:author="Guilherme Pessoa-Amorim [2]" w:date="2021-11-15T13:07:00Z">
          <w:pPr>
            <w:pStyle w:val="ListParagraph"/>
            <w:numPr>
              <w:numId w:val="8"/>
            </w:numPr>
            <w:ind w:left="1080" w:hanging="360"/>
            <w:jc w:val="both"/>
          </w:pPr>
        </w:pPrChange>
      </w:pPr>
      <w:r w:rsidRPr="00D9517A">
        <w:rPr>
          <w:rFonts w:ascii="Mulish" w:hAnsi="Mulish"/>
          <w:sz w:val="22"/>
          <w:rPrChange w:id="5131" w:author="Guilherme Pessoa-Amorim [2]" w:date="2021-11-16T13:46:00Z">
            <w:rPr/>
          </w:rPrChange>
        </w:rPr>
        <w:t>Severe kidney impairment</w:t>
      </w:r>
    </w:p>
    <w:p w14:paraId="792C2E42" w14:textId="0BECA70E" w:rsidR="00417953" w:rsidRPr="00D9517A" w:rsidRDefault="00417953">
      <w:pPr>
        <w:pStyle w:val="ListParagraph"/>
        <w:numPr>
          <w:ilvl w:val="0"/>
          <w:numId w:val="8"/>
        </w:numPr>
        <w:spacing w:line="360" w:lineRule="auto"/>
        <w:jc w:val="both"/>
        <w:rPr>
          <w:rFonts w:ascii="Mulish" w:hAnsi="Mulish"/>
          <w:sz w:val="22"/>
          <w:rPrChange w:id="5132" w:author="Guilherme Pessoa-Amorim [2]" w:date="2021-11-16T13:46:00Z">
            <w:rPr/>
          </w:rPrChange>
        </w:rPr>
        <w:pPrChange w:id="5133" w:author="Guilherme Pessoa-Amorim [2]" w:date="2021-11-15T13:07:00Z">
          <w:pPr>
            <w:pStyle w:val="ListParagraph"/>
            <w:numPr>
              <w:numId w:val="8"/>
            </w:numPr>
            <w:ind w:left="1080" w:hanging="360"/>
            <w:jc w:val="both"/>
          </w:pPr>
        </w:pPrChange>
      </w:pPr>
      <w:r w:rsidRPr="00D9517A">
        <w:rPr>
          <w:rFonts w:ascii="Mulish" w:hAnsi="Mulish"/>
          <w:sz w:val="22"/>
          <w:rPrChange w:id="5134" w:author="Guilherme Pessoa-Amorim [2]" w:date="2021-11-16T13:46:00Z">
            <w:rPr/>
          </w:rPrChange>
        </w:rPr>
        <w:t>Ethnicity</w:t>
      </w:r>
    </w:p>
    <w:p w14:paraId="16EE70D1" w14:textId="02C19B8F" w:rsidR="00E914DD" w:rsidRPr="00D9517A" w:rsidRDefault="00E914DD">
      <w:pPr>
        <w:pStyle w:val="ListParagraph"/>
        <w:numPr>
          <w:ilvl w:val="0"/>
          <w:numId w:val="6"/>
        </w:numPr>
        <w:spacing w:line="360" w:lineRule="auto"/>
        <w:jc w:val="both"/>
        <w:rPr>
          <w:rFonts w:ascii="Mulish" w:hAnsi="Mulish"/>
          <w:sz w:val="22"/>
          <w:rPrChange w:id="5135" w:author="Guilherme Pessoa-Amorim [2]" w:date="2021-11-16T13:46:00Z">
            <w:rPr/>
          </w:rPrChange>
        </w:rPr>
        <w:pPrChange w:id="5136" w:author="Guilherme Pessoa-Amorim [2]" w:date="2021-11-15T13:07:00Z">
          <w:pPr>
            <w:pStyle w:val="ListParagraph"/>
            <w:numPr>
              <w:numId w:val="6"/>
            </w:numPr>
            <w:ind w:hanging="360"/>
            <w:jc w:val="both"/>
          </w:pPr>
        </w:pPrChange>
      </w:pPr>
      <w:r w:rsidRPr="00D9517A">
        <w:rPr>
          <w:rFonts w:ascii="Mulish" w:hAnsi="Mulish"/>
          <w:sz w:val="22"/>
          <w:rPrChange w:id="5137" w:author="Guilherme Pessoa-Amorim [2]" w:date="2021-11-16T13:46:00Z">
            <w:rPr/>
          </w:rPrChange>
        </w:rPr>
        <w:t>AMALFI:</w:t>
      </w:r>
    </w:p>
    <w:p w14:paraId="5879676F" w14:textId="1C5E83B5" w:rsidR="00E914DD" w:rsidRPr="00D9517A" w:rsidRDefault="00E914DD">
      <w:pPr>
        <w:pStyle w:val="ListParagraph"/>
        <w:numPr>
          <w:ilvl w:val="0"/>
          <w:numId w:val="7"/>
        </w:numPr>
        <w:spacing w:line="360" w:lineRule="auto"/>
        <w:jc w:val="both"/>
        <w:rPr>
          <w:rFonts w:ascii="Mulish" w:hAnsi="Mulish"/>
          <w:sz w:val="22"/>
          <w:rPrChange w:id="5138" w:author="Guilherme Pessoa-Amorim [2]" w:date="2021-11-16T13:46:00Z">
            <w:rPr/>
          </w:rPrChange>
        </w:rPr>
        <w:pPrChange w:id="5139" w:author="Guilherme Pessoa-Amorim [2]" w:date="2021-11-15T13:07:00Z">
          <w:pPr>
            <w:pStyle w:val="ListParagraph"/>
            <w:numPr>
              <w:numId w:val="7"/>
            </w:numPr>
            <w:ind w:left="1080" w:hanging="360"/>
            <w:jc w:val="both"/>
          </w:pPr>
        </w:pPrChange>
      </w:pPr>
      <w:r w:rsidRPr="00D9517A">
        <w:rPr>
          <w:rFonts w:ascii="Mulish" w:hAnsi="Mulish"/>
          <w:sz w:val="22"/>
          <w:rPrChange w:id="5140" w:author="Guilherme Pessoa-Amorim [2]" w:date="2021-11-16T13:46:00Z">
            <w:rPr/>
          </w:rPrChange>
        </w:rPr>
        <w:t>Age</w:t>
      </w:r>
    </w:p>
    <w:p w14:paraId="70EF85F4" w14:textId="7DA85FF4" w:rsidR="00E914DD" w:rsidRPr="00D9517A" w:rsidRDefault="00E914DD">
      <w:pPr>
        <w:pStyle w:val="ListParagraph"/>
        <w:numPr>
          <w:ilvl w:val="0"/>
          <w:numId w:val="7"/>
        </w:numPr>
        <w:spacing w:line="360" w:lineRule="auto"/>
        <w:jc w:val="both"/>
        <w:rPr>
          <w:rFonts w:ascii="Mulish" w:hAnsi="Mulish"/>
          <w:sz w:val="22"/>
          <w:rPrChange w:id="5141" w:author="Guilherme Pessoa-Amorim [2]" w:date="2021-11-16T13:46:00Z">
            <w:rPr/>
          </w:rPrChange>
        </w:rPr>
        <w:pPrChange w:id="5142" w:author="Guilherme Pessoa-Amorim [2]" w:date="2021-11-15T13:07:00Z">
          <w:pPr>
            <w:pStyle w:val="ListParagraph"/>
            <w:numPr>
              <w:numId w:val="7"/>
            </w:numPr>
            <w:ind w:left="1080" w:hanging="360"/>
            <w:jc w:val="both"/>
          </w:pPr>
        </w:pPrChange>
      </w:pPr>
      <w:r w:rsidRPr="00D9517A">
        <w:rPr>
          <w:rFonts w:ascii="Mulish" w:hAnsi="Mulish"/>
          <w:sz w:val="22"/>
          <w:rPrChange w:id="5143" w:author="Guilherme Pessoa-Amorim [2]" w:date="2021-11-16T13:46:00Z">
            <w:rPr/>
          </w:rPrChange>
        </w:rPr>
        <w:t>Gender</w:t>
      </w:r>
    </w:p>
    <w:p w14:paraId="3F760C80" w14:textId="1DB6E1C2" w:rsidR="00E914DD" w:rsidRPr="00D9517A" w:rsidRDefault="00E914DD">
      <w:pPr>
        <w:pStyle w:val="ListParagraph"/>
        <w:numPr>
          <w:ilvl w:val="0"/>
          <w:numId w:val="7"/>
        </w:numPr>
        <w:spacing w:line="360" w:lineRule="auto"/>
        <w:jc w:val="both"/>
        <w:rPr>
          <w:rFonts w:ascii="Mulish" w:hAnsi="Mulish"/>
          <w:sz w:val="22"/>
          <w:rPrChange w:id="5144" w:author="Guilherme Pessoa-Amorim [2]" w:date="2021-11-16T13:46:00Z">
            <w:rPr/>
          </w:rPrChange>
        </w:rPr>
        <w:pPrChange w:id="5145" w:author="Guilherme Pessoa-Amorim [2]" w:date="2021-11-15T13:07:00Z">
          <w:pPr>
            <w:pStyle w:val="ListParagraph"/>
            <w:numPr>
              <w:numId w:val="7"/>
            </w:numPr>
            <w:ind w:left="1080" w:hanging="360"/>
            <w:jc w:val="both"/>
          </w:pPr>
        </w:pPrChange>
      </w:pPr>
      <w:r w:rsidRPr="00D9517A">
        <w:rPr>
          <w:rFonts w:ascii="Mulish" w:hAnsi="Mulish"/>
          <w:sz w:val="22"/>
          <w:rPrChange w:id="5146" w:author="Guilherme Pessoa-Amorim [2]" w:date="2021-11-16T13:46:00Z">
            <w:rPr/>
          </w:rPrChange>
        </w:rPr>
        <w:t>Heart failure</w:t>
      </w:r>
    </w:p>
    <w:p w14:paraId="0BFF8F3E" w14:textId="01259415" w:rsidR="00E914DD" w:rsidRPr="00D9517A" w:rsidRDefault="00E914DD">
      <w:pPr>
        <w:pStyle w:val="ListParagraph"/>
        <w:numPr>
          <w:ilvl w:val="0"/>
          <w:numId w:val="7"/>
        </w:numPr>
        <w:spacing w:line="360" w:lineRule="auto"/>
        <w:jc w:val="both"/>
        <w:rPr>
          <w:rFonts w:ascii="Mulish" w:hAnsi="Mulish"/>
          <w:sz w:val="22"/>
          <w:rPrChange w:id="5147" w:author="Guilherme Pessoa-Amorim [2]" w:date="2021-11-16T13:46:00Z">
            <w:rPr/>
          </w:rPrChange>
        </w:rPr>
        <w:pPrChange w:id="5148" w:author="Guilherme Pessoa-Amorim [2]" w:date="2021-11-15T13:07:00Z">
          <w:pPr>
            <w:pStyle w:val="ListParagraph"/>
            <w:numPr>
              <w:numId w:val="7"/>
            </w:numPr>
            <w:ind w:left="1080" w:hanging="360"/>
            <w:jc w:val="both"/>
          </w:pPr>
        </w:pPrChange>
      </w:pPr>
      <w:r w:rsidRPr="00D9517A">
        <w:rPr>
          <w:rFonts w:ascii="Mulish" w:hAnsi="Mulish"/>
          <w:sz w:val="22"/>
          <w:rPrChange w:id="5149" w:author="Guilherme Pessoa-Amorim [2]" w:date="2021-11-16T13:46:00Z">
            <w:rPr/>
          </w:rPrChange>
        </w:rPr>
        <w:t>Myocardial infarction</w:t>
      </w:r>
    </w:p>
    <w:p w14:paraId="19AE9DB5" w14:textId="170FF15F" w:rsidR="00E914DD" w:rsidRPr="00D9517A" w:rsidRDefault="00E914DD">
      <w:pPr>
        <w:pStyle w:val="ListParagraph"/>
        <w:numPr>
          <w:ilvl w:val="0"/>
          <w:numId w:val="7"/>
        </w:numPr>
        <w:spacing w:line="360" w:lineRule="auto"/>
        <w:jc w:val="both"/>
        <w:rPr>
          <w:rFonts w:ascii="Mulish" w:hAnsi="Mulish"/>
          <w:sz w:val="22"/>
          <w:rPrChange w:id="5150" w:author="Guilherme Pessoa-Amorim [2]" w:date="2021-11-16T13:46:00Z">
            <w:rPr/>
          </w:rPrChange>
        </w:rPr>
        <w:pPrChange w:id="5151" w:author="Guilherme Pessoa-Amorim [2]" w:date="2021-11-15T13:07:00Z">
          <w:pPr>
            <w:pStyle w:val="ListParagraph"/>
            <w:numPr>
              <w:numId w:val="7"/>
            </w:numPr>
            <w:ind w:left="1080" w:hanging="360"/>
            <w:jc w:val="both"/>
          </w:pPr>
        </w:pPrChange>
      </w:pPr>
      <w:r w:rsidRPr="00D9517A">
        <w:rPr>
          <w:rFonts w:ascii="Mulish" w:hAnsi="Mulish"/>
          <w:sz w:val="22"/>
          <w:rPrChange w:id="5152" w:author="Guilherme Pessoa-Amorim [2]" w:date="2021-11-16T13:46:00Z">
            <w:rPr/>
          </w:rPrChange>
        </w:rPr>
        <w:t>Stroke or transient ischaemic attack</w:t>
      </w:r>
    </w:p>
    <w:p w14:paraId="59AB7724" w14:textId="1971C397" w:rsidR="00E914DD" w:rsidRPr="00D9517A" w:rsidRDefault="00E914DD">
      <w:pPr>
        <w:pStyle w:val="ListParagraph"/>
        <w:numPr>
          <w:ilvl w:val="0"/>
          <w:numId w:val="7"/>
        </w:numPr>
        <w:spacing w:line="360" w:lineRule="auto"/>
        <w:jc w:val="both"/>
        <w:rPr>
          <w:rFonts w:ascii="Mulish" w:hAnsi="Mulish"/>
          <w:sz w:val="22"/>
          <w:rPrChange w:id="5153" w:author="Guilherme Pessoa-Amorim [2]" w:date="2021-11-16T13:46:00Z">
            <w:rPr/>
          </w:rPrChange>
        </w:rPr>
        <w:pPrChange w:id="5154" w:author="Guilherme Pessoa-Amorim [2]" w:date="2021-11-15T13:07:00Z">
          <w:pPr>
            <w:pStyle w:val="ListParagraph"/>
            <w:numPr>
              <w:numId w:val="7"/>
            </w:numPr>
            <w:ind w:left="1080" w:hanging="360"/>
            <w:jc w:val="both"/>
          </w:pPr>
        </w:pPrChange>
      </w:pPr>
      <w:r w:rsidRPr="00D9517A">
        <w:rPr>
          <w:rFonts w:ascii="Mulish" w:hAnsi="Mulish"/>
          <w:sz w:val="22"/>
          <w:rPrChange w:id="5155" w:author="Guilherme Pessoa-Amorim [2]" w:date="2021-11-16T13:46:00Z">
            <w:rPr/>
          </w:rPrChange>
        </w:rPr>
        <w:t>Peripheral vascular disease</w:t>
      </w:r>
    </w:p>
    <w:p w14:paraId="3C694089" w14:textId="2EE16F96" w:rsidR="00E914DD" w:rsidRPr="00D9517A" w:rsidRDefault="00E914DD">
      <w:pPr>
        <w:pStyle w:val="ListParagraph"/>
        <w:numPr>
          <w:ilvl w:val="0"/>
          <w:numId w:val="7"/>
        </w:numPr>
        <w:spacing w:line="360" w:lineRule="auto"/>
        <w:jc w:val="both"/>
        <w:rPr>
          <w:rFonts w:ascii="Mulish" w:hAnsi="Mulish"/>
          <w:sz w:val="22"/>
          <w:rPrChange w:id="5156" w:author="Guilherme Pessoa-Amorim [2]" w:date="2021-11-16T13:46:00Z">
            <w:rPr/>
          </w:rPrChange>
        </w:rPr>
        <w:pPrChange w:id="5157" w:author="Guilherme Pessoa-Amorim [2]" w:date="2021-11-15T13:07:00Z">
          <w:pPr>
            <w:pStyle w:val="ListParagraph"/>
            <w:numPr>
              <w:numId w:val="7"/>
            </w:numPr>
            <w:ind w:left="1080" w:hanging="360"/>
            <w:jc w:val="both"/>
          </w:pPr>
        </w:pPrChange>
      </w:pPr>
      <w:r w:rsidRPr="00D9517A">
        <w:rPr>
          <w:rFonts w:ascii="Mulish" w:hAnsi="Mulish"/>
          <w:sz w:val="22"/>
          <w:rPrChange w:id="5158" w:author="Guilherme Pessoa-Amorim [2]" w:date="2021-11-16T13:46:00Z">
            <w:rPr/>
          </w:rPrChange>
        </w:rPr>
        <w:t>Deep vein thrombosis or pulmonary embolism</w:t>
      </w:r>
    </w:p>
    <w:p w14:paraId="19829ABF" w14:textId="4B6D514F" w:rsidR="00E914DD" w:rsidRPr="00D9517A" w:rsidRDefault="00E914DD">
      <w:pPr>
        <w:pStyle w:val="ListParagraph"/>
        <w:numPr>
          <w:ilvl w:val="0"/>
          <w:numId w:val="7"/>
        </w:numPr>
        <w:spacing w:line="360" w:lineRule="auto"/>
        <w:jc w:val="both"/>
        <w:rPr>
          <w:rFonts w:ascii="Mulish" w:hAnsi="Mulish"/>
          <w:sz w:val="22"/>
          <w:rPrChange w:id="5159" w:author="Guilherme Pessoa-Amorim [2]" w:date="2021-11-16T13:46:00Z">
            <w:rPr/>
          </w:rPrChange>
        </w:rPr>
        <w:pPrChange w:id="5160" w:author="Guilherme Pessoa-Amorim [2]" w:date="2021-11-15T13:07:00Z">
          <w:pPr>
            <w:pStyle w:val="ListParagraph"/>
            <w:numPr>
              <w:numId w:val="7"/>
            </w:numPr>
            <w:ind w:left="1080" w:hanging="360"/>
            <w:jc w:val="both"/>
          </w:pPr>
        </w:pPrChange>
      </w:pPr>
      <w:r w:rsidRPr="00D9517A">
        <w:rPr>
          <w:rFonts w:ascii="Mulish" w:hAnsi="Mulish"/>
          <w:sz w:val="22"/>
          <w:rPrChange w:id="5161" w:author="Guilherme Pessoa-Amorim [2]" w:date="2021-11-16T13:46:00Z">
            <w:rPr/>
          </w:rPrChange>
        </w:rPr>
        <w:t>Diabetes</w:t>
      </w:r>
    </w:p>
    <w:p w14:paraId="3BD532AB" w14:textId="1E39DF10" w:rsidR="00E914DD" w:rsidRPr="00D9517A" w:rsidRDefault="00E914DD">
      <w:pPr>
        <w:pStyle w:val="ListParagraph"/>
        <w:numPr>
          <w:ilvl w:val="0"/>
          <w:numId w:val="7"/>
        </w:numPr>
        <w:spacing w:line="360" w:lineRule="auto"/>
        <w:jc w:val="both"/>
        <w:rPr>
          <w:rFonts w:ascii="Mulish" w:hAnsi="Mulish"/>
          <w:sz w:val="22"/>
          <w:rPrChange w:id="5162" w:author="Guilherme Pessoa-Amorim [2]" w:date="2021-11-16T13:46:00Z">
            <w:rPr/>
          </w:rPrChange>
        </w:rPr>
        <w:pPrChange w:id="5163" w:author="Guilherme Pessoa-Amorim [2]" w:date="2021-11-15T13:07:00Z">
          <w:pPr>
            <w:pStyle w:val="ListParagraph"/>
            <w:numPr>
              <w:numId w:val="7"/>
            </w:numPr>
            <w:ind w:left="1080" w:hanging="360"/>
            <w:jc w:val="both"/>
          </w:pPr>
        </w:pPrChange>
      </w:pPr>
      <w:r w:rsidRPr="00D9517A">
        <w:rPr>
          <w:rFonts w:ascii="Mulish" w:hAnsi="Mulish"/>
          <w:sz w:val="22"/>
          <w:rPrChange w:id="5164" w:author="Guilherme Pessoa-Amorim [2]" w:date="2021-11-16T13:46:00Z">
            <w:rPr/>
          </w:rPrChange>
        </w:rPr>
        <w:t>Hypertension</w:t>
      </w:r>
    </w:p>
    <w:p w14:paraId="77B84262" w14:textId="714F3485" w:rsidR="0008314D" w:rsidRPr="00D9517A" w:rsidRDefault="0008314D">
      <w:pPr>
        <w:spacing w:line="360" w:lineRule="auto"/>
        <w:rPr>
          <w:rFonts w:ascii="Mulish" w:hAnsi="Mulish"/>
          <w:b/>
          <w:bCs/>
          <w:sz w:val="22"/>
          <w:rPrChange w:id="5165" w:author="Guilherme Pessoa-Amorim [2]" w:date="2021-11-16T13:46:00Z">
            <w:rPr>
              <w:b/>
              <w:bCs/>
            </w:rPr>
          </w:rPrChange>
        </w:rPr>
        <w:pPrChange w:id="5166" w:author="Guilherme Pessoa-Amorim [2]" w:date="2021-11-15T13:07:00Z">
          <w:pPr/>
        </w:pPrChange>
      </w:pPr>
    </w:p>
    <w:p w14:paraId="069EC197" w14:textId="40B232AC" w:rsidR="00E914DD" w:rsidRPr="00D9517A" w:rsidRDefault="00E914DD">
      <w:pPr>
        <w:pStyle w:val="ListParagraph"/>
        <w:numPr>
          <w:ilvl w:val="0"/>
          <w:numId w:val="6"/>
        </w:numPr>
        <w:spacing w:line="360" w:lineRule="auto"/>
        <w:rPr>
          <w:rFonts w:ascii="Mulish" w:hAnsi="Mulish"/>
          <w:sz w:val="22"/>
          <w:rPrChange w:id="5167" w:author="Guilherme Pessoa-Amorim [2]" w:date="2021-11-16T13:46:00Z">
            <w:rPr/>
          </w:rPrChange>
        </w:rPr>
        <w:pPrChange w:id="5168" w:author="Guilherme Pessoa-Amorim [2]" w:date="2021-11-15T13:07:00Z">
          <w:pPr>
            <w:pStyle w:val="ListParagraph"/>
            <w:numPr>
              <w:numId w:val="6"/>
            </w:numPr>
            <w:ind w:hanging="360"/>
          </w:pPr>
        </w:pPrChange>
      </w:pPr>
      <w:r w:rsidRPr="00D9517A">
        <w:rPr>
          <w:rFonts w:ascii="Mulish" w:hAnsi="Mulish"/>
          <w:sz w:val="22"/>
          <w:rPrChange w:id="5169" w:author="Guilherme Pessoa-Amorim [2]" w:date="2021-11-16T13:46:00Z">
            <w:rPr/>
          </w:rPrChange>
        </w:rPr>
        <w:t>ORION-4:</w:t>
      </w:r>
    </w:p>
    <w:p w14:paraId="0F4EC635" w14:textId="02E02CB6" w:rsidR="00E914DD" w:rsidRPr="00D9517A" w:rsidRDefault="00E914DD">
      <w:pPr>
        <w:pStyle w:val="ListParagraph"/>
        <w:numPr>
          <w:ilvl w:val="0"/>
          <w:numId w:val="9"/>
        </w:numPr>
        <w:spacing w:line="360" w:lineRule="auto"/>
        <w:ind w:left="1134"/>
        <w:rPr>
          <w:rFonts w:ascii="Mulish" w:hAnsi="Mulish"/>
          <w:sz w:val="22"/>
          <w:rPrChange w:id="5170" w:author="Guilherme Pessoa-Amorim [2]" w:date="2021-11-16T13:46:00Z">
            <w:rPr/>
          </w:rPrChange>
        </w:rPr>
        <w:pPrChange w:id="5171" w:author="Guilherme Pessoa-Amorim [2]" w:date="2021-11-15T13:07:00Z">
          <w:pPr>
            <w:pStyle w:val="ListParagraph"/>
            <w:numPr>
              <w:numId w:val="9"/>
            </w:numPr>
            <w:ind w:left="1134" w:hanging="360"/>
          </w:pPr>
        </w:pPrChange>
      </w:pPr>
      <w:r w:rsidRPr="00D9517A">
        <w:rPr>
          <w:rFonts w:ascii="Mulish" w:hAnsi="Mulish"/>
          <w:sz w:val="22"/>
          <w:rPrChange w:id="5172" w:author="Guilherme Pessoa-Amorim [2]" w:date="2021-11-16T13:46:00Z">
            <w:rPr/>
          </w:rPrChange>
        </w:rPr>
        <w:t>Age</w:t>
      </w:r>
    </w:p>
    <w:p w14:paraId="6D1FFAD6" w14:textId="09C0C2CA" w:rsidR="00E914DD" w:rsidRPr="00D9517A" w:rsidRDefault="00E914DD">
      <w:pPr>
        <w:pStyle w:val="ListParagraph"/>
        <w:numPr>
          <w:ilvl w:val="0"/>
          <w:numId w:val="9"/>
        </w:numPr>
        <w:spacing w:line="360" w:lineRule="auto"/>
        <w:ind w:left="1134"/>
        <w:rPr>
          <w:rFonts w:ascii="Mulish" w:hAnsi="Mulish"/>
          <w:sz w:val="22"/>
          <w:rPrChange w:id="5173" w:author="Guilherme Pessoa-Amorim [2]" w:date="2021-11-16T13:46:00Z">
            <w:rPr/>
          </w:rPrChange>
        </w:rPr>
        <w:pPrChange w:id="5174" w:author="Guilherme Pessoa-Amorim [2]" w:date="2021-11-15T13:07:00Z">
          <w:pPr>
            <w:pStyle w:val="ListParagraph"/>
            <w:numPr>
              <w:numId w:val="9"/>
            </w:numPr>
            <w:ind w:left="1134" w:hanging="360"/>
          </w:pPr>
        </w:pPrChange>
      </w:pPr>
      <w:r w:rsidRPr="00D9517A">
        <w:rPr>
          <w:rFonts w:ascii="Mulish" w:hAnsi="Mulish"/>
          <w:sz w:val="22"/>
          <w:rPrChange w:id="5175" w:author="Guilherme Pessoa-Amorim [2]" w:date="2021-11-16T13:46:00Z">
            <w:rPr/>
          </w:rPrChange>
        </w:rPr>
        <w:t>Gender</w:t>
      </w:r>
    </w:p>
    <w:p w14:paraId="42FD739C" w14:textId="309B8AD2" w:rsidR="002F635D" w:rsidRPr="00D9517A" w:rsidRDefault="002F635D">
      <w:pPr>
        <w:pStyle w:val="ListParagraph"/>
        <w:numPr>
          <w:ilvl w:val="0"/>
          <w:numId w:val="9"/>
        </w:numPr>
        <w:spacing w:line="360" w:lineRule="auto"/>
        <w:ind w:left="1134"/>
        <w:rPr>
          <w:rFonts w:ascii="Mulish" w:hAnsi="Mulish"/>
          <w:sz w:val="22"/>
          <w:rPrChange w:id="5176" w:author="Guilherme Pessoa-Amorim [2]" w:date="2021-11-16T13:46:00Z">
            <w:rPr/>
          </w:rPrChange>
        </w:rPr>
        <w:pPrChange w:id="5177" w:author="Guilherme Pessoa-Amorim [2]" w:date="2021-11-15T13:07:00Z">
          <w:pPr>
            <w:pStyle w:val="ListParagraph"/>
            <w:numPr>
              <w:numId w:val="9"/>
            </w:numPr>
            <w:ind w:left="1134" w:hanging="360"/>
          </w:pPr>
        </w:pPrChange>
      </w:pPr>
      <w:r w:rsidRPr="00D9517A">
        <w:rPr>
          <w:rFonts w:ascii="Mulish" w:hAnsi="Mulish"/>
          <w:sz w:val="22"/>
          <w:rPrChange w:id="5178" w:author="Guilherme Pessoa-Amorim [2]" w:date="2021-11-16T13:46:00Z">
            <w:rPr/>
          </w:rPrChange>
        </w:rPr>
        <w:t>EQ5D quality of life scale (0-100)</w:t>
      </w:r>
    </w:p>
    <w:p w14:paraId="5A2955EE" w14:textId="2B2BE7EC" w:rsidR="002F635D" w:rsidRPr="00D9517A" w:rsidRDefault="002F635D">
      <w:pPr>
        <w:pStyle w:val="ListParagraph"/>
        <w:numPr>
          <w:ilvl w:val="0"/>
          <w:numId w:val="9"/>
        </w:numPr>
        <w:spacing w:line="360" w:lineRule="auto"/>
        <w:ind w:left="1134"/>
        <w:rPr>
          <w:rFonts w:ascii="Mulish" w:hAnsi="Mulish"/>
          <w:sz w:val="22"/>
          <w:rPrChange w:id="5179" w:author="Guilherme Pessoa-Amorim [2]" w:date="2021-11-16T13:46:00Z">
            <w:rPr/>
          </w:rPrChange>
        </w:rPr>
        <w:pPrChange w:id="5180" w:author="Guilherme Pessoa-Amorim [2]" w:date="2021-11-15T13:07:00Z">
          <w:pPr>
            <w:pStyle w:val="ListParagraph"/>
            <w:numPr>
              <w:numId w:val="9"/>
            </w:numPr>
            <w:ind w:left="1134" w:hanging="360"/>
          </w:pPr>
        </w:pPrChange>
      </w:pPr>
      <w:r w:rsidRPr="00D9517A">
        <w:rPr>
          <w:rFonts w:ascii="Mulish" w:hAnsi="Mulish"/>
          <w:sz w:val="22"/>
          <w:rPrChange w:id="5181" w:author="Guilherme Pessoa-Amorim [2]" w:date="2021-11-16T13:46:00Z">
            <w:rPr/>
          </w:rPrChange>
        </w:rPr>
        <w:t>Smoking status</w:t>
      </w:r>
    </w:p>
    <w:p w14:paraId="4E6D1B14" w14:textId="20FA5141" w:rsidR="002F635D" w:rsidRPr="00D9517A" w:rsidRDefault="002F635D">
      <w:pPr>
        <w:pStyle w:val="ListParagraph"/>
        <w:numPr>
          <w:ilvl w:val="0"/>
          <w:numId w:val="9"/>
        </w:numPr>
        <w:spacing w:line="360" w:lineRule="auto"/>
        <w:ind w:left="1134"/>
        <w:rPr>
          <w:rFonts w:ascii="Mulish" w:hAnsi="Mulish"/>
          <w:sz w:val="22"/>
          <w:rPrChange w:id="5182" w:author="Guilherme Pessoa-Amorim [2]" w:date="2021-11-16T13:46:00Z">
            <w:rPr/>
          </w:rPrChange>
        </w:rPr>
        <w:pPrChange w:id="5183" w:author="Guilherme Pessoa-Amorim [2]" w:date="2021-11-15T13:07:00Z">
          <w:pPr>
            <w:pStyle w:val="ListParagraph"/>
            <w:numPr>
              <w:numId w:val="9"/>
            </w:numPr>
            <w:ind w:left="1134" w:hanging="360"/>
          </w:pPr>
        </w:pPrChange>
      </w:pPr>
      <w:r w:rsidRPr="00D9517A">
        <w:rPr>
          <w:rFonts w:ascii="Mulish" w:hAnsi="Mulish"/>
          <w:sz w:val="22"/>
          <w:rPrChange w:id="5184" w:author="Guilherme Pessoa-Amorim [2]" w:date="2021-11-16T13:46:00Z">
            <w:rPr/>
          </w:rPrChange>
        </w:rPr>
        <w:t>Alcohol drinking habits</w:t>
      </w:r>
    </w:p>
    <w:p w14:paraId="5D9998B6" w14:textId="37A88603" w:rsidR="00E914DD" w:rsidRPr="00D9517A" w:rsidRDefault="00E914DD">
      <w:pPr>
        <w:pStyle w:val="ListParagraph"/>
        <w:numPr>
          <w:ilvl w:val="0"/>
          <w:numId w:val="9"/>
        </w:numPr>
        <w:spacing w:line="360" w:lineRule="auto"/>
        <w:ind w:left="1134"/>
        <w:rPr>
          <w:rFonts w:ascii="Mulish" w:hAnsi="Mulish"/>
          <w:sz w:val="22"/>
          <w:rPrChange w:id="5185" w:author="Guilherme Pessoa-Amorim [2]" w:date="2021-11-16T13:46:00Z">
            <w:rPr/>
          </w:rPrChange>
        </w:rPr>
        <w:pPrChange w:id="5186" w:author="Guilherme Pessoa-Amorim [2]" w:date="2021-11-15T13:07:00Z">
          <w:pPr>
            <w:pStyle w:val="ListParagraph"/>
            <w:numPr>
              <w:numId w:val="9"/>
            </w:numPr>
            <w:ind w:left="1134" w:hanging="360"/>
          </w:pPr>
        </w:pPrChange>
      </w:pPr>
      <w:r w:rsidRPr="00D9517A">
        <w:rPr>
          <w:rFonts w:ascii="Mulish" w:hAnsi="Mulish"/>
          <w:sz w:val="22"/>
          <w:rPrChange w:id="5187" w:author="Guilherme Pessoa-Amorim [2]" w:date="2021-11-16T13:46:00Z">
            <w:rPr/>
          </w:rPrChange>
        </w:rPr>
        <w:t>Myocardial infarction</w:t>
      </w:r>
    </w:p>
    <w:p w14:paraId="36CA7C9C" w14:textId="66DCC725" w:rsidR="002F635D" w:rsidRPr="00D9517A" w:rsidRDefault="002F635D">
      <w:pPr>
        <w:pStyle w:val="ListParagraph"/>
        <w:numPr>
          <w:ilvl w:val="0"/>
          <w:numId w:val="9"/>
        </w:numPr>
        <w:spacing w:line="360" w:lineRule="auto"/>
        <w:ind w:left="1134"/>
        <w:rPr>
          <w:rFonts w:ascii="Mulish" w:hAnsi="Mulish"/>
          <w:sz w:val="22"/>
          <w:rPrChange w:id="5188" w:author="Guilherme Pessoa-Amorim [2]" w:date="2021-11-16T13:46:00Z">
            <w:rPr/>
          </w:rPrChange>
        </w:rPr>
        <w:pPrChange w:id="5189" w:author="Guilherme Pessoa-Amorim [2]" w:date="2021-11-15T13:07:00Z">
          <w:pPr>
            <w:pStyle w:val="ListParagraph"/>
            <w:numPr>
              <w:numId w:val="9"/>
            </w:numPr>
            <w:ind w:left="1134" w:hanging="360"/>
          </w:pPr>
        </w:pPrChange>
      </w:pPr>
      <w:r w:rsidRPr="00D9517A">
        <w:rPr>
          <w:rFonts w:ascii="Mulish" w:hAnsi="Mulish"/>
          <w:sz w:val="22"/>
          <w:rPrChange w:id="5190" w:author="Guilherme Pessoa-Amorim [2]" w:date="2021-11-16T13:46:00Z">
            <w:rPr/>
          </w:rPrChange>
        </w:rPr>
        <w:t>Stroke or transient ischaemic attack</w:t>
      </w:r>
    </w:p>
    <w:p w14:paraId="3ED0D48C" w14:textId="0F43EF16" w:rsidR="002F635D" w:rsidRPr="00D9517A" w:rsidRDefault="002F635D">
      <w:pPr>
        <w:pStyle w:val="ListParagraph"/>
        <w:numPr>
          <w:ilvl w:val="0"/>
          <w:numId w:val="9"/>
        </w:numPr>
        <w:spacing w:line="360" w:lineRule="auto"/>
        <w:ind w:left="1134"/>
        <w:rPr>
          <w:rFonts w:ascii="Mulish" w:hAnsi="Mulish"/>
          <w:sz w:val="22"/>
          <w:rPrChange w:id="5191" w:author="Guilherme Pessoa-Amorim [2]" w:date="2021-11-16T13:46:00Z">
            <w:rPr/>
          </w:rPrChange>
        </w:rPr>
        <w:pPrChange w:id="5192" w:author="Guilherme Pessoa-Amorim [2]" w:date="2021-11-15T13:07:00Z">
          <w:pPr>
            <w:pStyle w:val="ListParagraph"/>
            <w:numPr>
              <w:numId w:val="9"/>
            </w:numPr>
            <w:ind w:left="1134" w:hanging="360"/>
          </w:pPr>
        </w:pPrChange>
      </w:pPr>
      <w:r w:rsidRPr="00D9517A">
        <w:rPr>
          <w:rFonts w:ascii="Mulish" w:hAnsi="Mulish"/>
          <w:sz w:val="22"/>
          <w:rPrChange w:id="5193" w:author="Guilherme Pessoa-Amorim [2]" w:date="2021-11-16T13:46:00Z">
            <w:rPr/>
          </w:rPrChange>
        </w:rPr>
        <w:t>Percutaneous coronary intervention</w:t>
      </w:r>
    </w:p>
    <w:p w14:paraId="3C37CD39" w14:textId="0C799AA4" w:rsidR="002F635D" w:rsidRPr="00D9517A" w:rsidRDefault="002F635D">
      <w:pPr>
        <w:pStyle w:val="ListParagraph"/>
        <w:numPr>
          <w:ilvl w:val="0"/>
          <w:numId w:val="9"/>
        </w:numPr>
        <w:spacing w:line="360" w:lineRule="auto"/>
        <w:ind w:left="1134"/>
        <w:rPr>
          <w:rFonts w:ascii="Mulish" w:hAnsi="Mulish"/>
          <w:sz w:val="22"/>
          <w:rPrChange w:id="5194" w:author="Guilherme Pessoa-Amorim [2]" w:date="2021-11-16T13:46:00Z">
            <w:rPr/>
          </w:rPrChange>
        </w:rPr>
        <w:pPrChange w:id="5195" w:author="Guilherme Pessoa-Amorim [2]" w:date="2021-11-15T13:07:00Z">
          <w:pPr>
            <w:pStyle w:val="ListParagraph"/>
            <w:numPr>
              <w:numId w:val="9"/>
            </w:numPr>
            <w:ind w:left="1134" w:hanging="360"/>
          </w:pPr>
        </w:pPrChange>
      </w:pPr>
      <w:r w:rsidRPr="00D9517A">
        <w:rPr>
          <w:rFonts w:ascii="Mulish" w:hAnsi="Mulish"/>
          <w:sz w:val="22"/>
          <w:rPrChange w:id="5196" w:author="Guilherme Pessoa-Amorim [2]" w:date="2021-11-16T13:46:00Z">
            <w:rPr/>
          </w:rPrChange>
        </w:rPr>
        <w:t>Coronary artery bypass surgery</w:t>
      </w:r>
    </w:p>
    <w:p w14:paraId="32573557" w14:textId="77777777" w:rsidR="002F635D" w:rsidRPr="00D9517A" w:rsidRDefault="002F635D">
      <w:pPr>
        <w:pStyle w:val="ListParagraph"/>
        <w:numPr>
          <w:ilvl w:val="0"/>
          <w:numId w:val="9"/>
        </w:numPr>
        <w:spacing w:line="360" w:lineRule="auto"/>
        <w:ind w:left="1134"/>
        <w:rPr>
          <w:rFonts w:ascii="Mulish" w:hAnsi="Mulish"/>
          <w:sz w:val="22"/>
          <w:rPrChange w:id="5197" w:author="Guilherme Pessoa-Amorim [2]" w:date="2021-11-16T13:46:00Z">
            <w:rPr/>
          </w:rPrChange>
        </w:rPr>
        <w:pPrChange w:id="5198" w:author="Guilherme Pessoa-Amorim [2]" w:date="2021-11-15T13:07:00Z">
          <w:pPr>
            <w:pStyle w:val="ListParagraph"/>
            <w:numPr>
              <w:numId w:val="9"/>
            </w:numPr>
            <w:ind w:left="1134" w:hanging="360"/>
          </w:pPr>
        </w:pPrChange>
      </w:pPr>
      <w:r w:rsidRPr="00D9517A">
        <w:rPr>
          <w:rFonts w:ascii="Mulish" w:hAnsi="Mulish"/>
          <w:sz w:val="22"/>
          <w:rPrChange w:id="5199" w:author="Guilherme Pessoa-Amorim [2]" w:date="2021-11-16T13:46:00Z">
            <w:rPr/>
          </w:rPrChange>
        </w:rPr>
        <w:lastRenderedPageBreak/>
        <w:t>Non-coronary arterial surgery or stent insertion</w:t>
      </w:r>
    </w:p>
    <w:p w14:paraId="434330BC" w14:textId="5D4313C9" w:rsidR="00E914DD" w:rsidRPr="00D9517A" w:rsidRDefault="002F635D">
      <w:pPr>
        <w:pStyle w:val="ListParagraph"/>
        <w:numPr>
          <w:ilvl w:val="0"/>
          <w:numId w:val="9"/>
        </w:numPr>
        <w:spacing w:line="360" w:lineRule="auto"/>
        <w:ind w:left="1134"/>
        <w:rPr>
          <w:rFonts w:ascii="Mulish" w:hAnsi="Mulish"/>
          <w:sz w:val="22"/>
          <w:rPrChange w:id="5200" w:author="Guilherme Pessoa-Amorim [2]" w:date="2021-11-16T13:46:00Z">
            <w:rPr/>
          </w:rPrChange>
        </w:rPr>
        <w:pPrChange w:id="5201" w:author="Guilherme Pessoa-Amorim [2]" w:date="2021-11-15T13:07:00Z">
          <w:pPr>
            <w:pStyle w:val="ListParagraph"/>
            <w:numPr>
              <w:numId w:val="9"/>
            </w:numPr>
            <w:ind w:left="1134" w:hanging="360"/>
          </w:pPr>
        </w:pPrChange>
      </w:pPr>
      <w:r w:rsidRPr="00D9517A">
        <w:rPr>
          <w:rFonts w:ascii="Mulish" w:hAnsi="Mulish"/>
          <w:sz w:val="22"/>
          <w:rPrChange w:id="5202" w:author="Guilherme Pessoa-Amorim [2]" w:date="2021-11-16T13:46:00Z">
            <w:rPr/>
          </w:rPrChange>
        </w:rPr>
        <w:t>Non-traumatic amputation</w:t>
      </w:r>
    </w:p>
    <w:p w14:paraId="632C2899" w14:textId="715AFF1A" w:rsidR="00E914DD" w:rsidRPr="00D9517A" w:rsidRDefault="00E914DD">
      <w:pPr>
        <w:pStyle w:val="ListParagraph"/>
        <w:numPr>
          <w:ilvl w:val="0"/>
          <w:numId w:val="9"/>
        </w:numPr>
        <w:spacing w:line="360" w:lineRule="auto"/>
        <w:ind w:left="1134"/>
        <w:rPr>
          <w:rFonts w:ascii="Mulish" w:hAnsi="Mulish"/>
          <w:sz w:val="22"/>
          <w:rPrChange w:id="5203" w:author="Guilherme Pessoa-Amorim [2]" w:date="2021-11-16T13:46:00Z">
            <w:rPr/>
          </w:rPrChange>
        </w:rPr>
        <w:pPrChange w:id="5204" w:author="Guilherme Pessoa-Amorim [2]" w:date="2021-11-15T13:07:00Z">
          <w:pPr>
            <w:pStyle w:val="ListParagraph"/>
            <w:numPr>
              <w:numId w:val="9"/>
            </w:numPr>
            <w:ind w:left="1134" w:hanging="360"/>
          </w:pPr>
        </w:pPrChange>
      </w:pPr>
      <w:r w:rsidRPr="00D9517A">
        <w:rPr>
          <w:rFonts w:ascii="Mulish" w:hAnsi="Mulish"/>
          <w:sz w:val="22"/>
          <w:rPrChange w:id="5205" w:author="Guilherme Pessoa-Amorim [2]" w:date="2021-11-16T13:46:00Z">
            <w:rPr/>
          </w:rPrChange>
        </w:rPr>
        <w:t>Diabetes</w:t>
      </w:r>
    </w:p>
    <w:p w14:paraId="78ECCD3E" w14:textId="77777777" w:rsidR="00417953" w:rsidRPr="00D9517A" w:rsidRDefault="00417953">
      <w:pPr>
        <w:spacing w:line="360" w:lineRule="auto"/>
        <w:rPr>
          <w:rFonts w:ascii="Mulish" w:hAnsi="Mulish"/>
          <w:b/>
          <w:bCs/>
          <w:sz w:val="22"/>
          <w:rPrChange w:id="5206" w:author="Guilherme Pessoa-Amorim [2]" w:date="2021-11-16T13:46:00Z">
            <w:rPr>
              <w:b/>
              <w:bCs/>
            </w:rPr>
          </w:rPrChange>
        </w:rPr>
        <w:pPrChange w:id="5207" w:author="Guilherme Pessoa-Amorim [2]" w:date="2021-11-15T13:07:00Z">
          <w:pPr/>
        </w:pPrChange>
      </w:pPr>
    </w:p>
    <w:p w14:paraId="5C3386B5" w14:textId="7265F2C0" w:rsidR="00D863CD" w:rsidRPr="00D9517A" w:rsidRDefault="00D863CD">
      <w:pPr>
        <w:spacing w:line="360" w:lineRule="auto"/>
        <w:rPr>
          <w:rFonts w:ascii="Mulish" w:hAnsi="Mulish"/>
          <w:b/>
          <w:bCs/>
          <w:sz w:val="22"/>
          <w:rPrChange w:id="5208" w:author="Guilherme Pessoa-Amorim [2]" w:date="2021-11-16T13:46:00Z">
            <w:rPr>
              <w:b/>
              <w:bCs/>
            </w:rPr>
          </w:rPrChange>
        </w:rPr>
        <w:pPrChange w:id="5209" w:author="Guilherme Pessoa-Amorim [2]" w:date="2021-11-15T13:07:00Z">
          <w:pPr/>
        </w:pPrChange>
      </w:pPr>
    </w:p>
    <w:p w14:paraId="0274FDCF" w14:textId="77777777" w:rsidR="001C4DDF" w:rsidRPr="00D9517A" w:rsidRDefault="001C4DDF">
      <w:pPr>
        <w:spacing w:line="360" w:lineRule="auto"/>
        <w:rPr>
          <w:rFonts w:ascii="Mulish" w:eastAsiaTheme="majorEastAsia" w:hAnsi="Mulish" w:cstheme="majorBidi"/>
          <w:color w:val="2F5496" w:themeColor="accent1" w:themeShade="BF"/>
          <w:sz w:val="28"/>
          <w:szCs w:val="32"/>
          <w:rPrChange w:id="5210" w:author="Guilherme Pessoa-Amorim [2]" w:date="2021-11-16T13:46:00Z">
            <w:rPr>
              <w:rFonts w:asciiTheme="majorHAnsi" w:eastAsiaTheme="majorEastAsia" w:hAnsiTheme="majorHAnsi" w:cstheme="majorBidi"/>
              <w:color w:val="2F5496" w:themeColor="accent1" w:themeShade="BF"/>
              <w:sz w:val="32"/>
              <w:szCs w:val="32"/>
            </w:rPr>
          </w:rPrChange>
        </w:rPr>
        <w:pPrChange w:id="5211" w:author="Guilherme Pessoa-Amorim [2]" w:date="2021-11-15T13:07:00Z">
          <w:pPr/>
        </w:pPrChange>
      </w:pPr>
      <w:r w:rsidRPr="00D9517A">
        <w:rPr>
          <w:rFonts w:ascii="Mulish" w:hAnsi="Mulish"/>
          <w:sz w:val="22"/>
          <w:rPrChange w:id="5212" w:author="Guilherme Pessoa-Amorim [2]" w:date="2021-11-16T13:46:00Z">
            <w:rPr/>
          </w:rPrChange>
        </w:rPr>
        <w:br w:type="page"/>
      </w:r>
    </w:p>
    <w:p w14:paraId="4D8A2B8B" w14:textId="51A44405" w:rsidR="00417953" w:rsidRPr="00D9517A" w:rsidRDefault="00417953">
      <w:pPr>
        <w:pStyle w:val="Heading1"/>
        <w:spacing w:line="360" w:lineRule="auto"/>
        <w:rPr>
          <w:rFonts w:ascii="Mulish" w:hAnsi="Mulish"/>
          <w:sz w:val="28"/>
          <w:rPrChange w:id="5213" w:author="Guilherme Pessoa-Amorim [2]" w:date="2021-11-16T13:46:00Z">
            <w:rPr/>
          </w:rPrChange>
        </w:rPr>
        <w:pPrChange w:id="5214" w:author="Guilherme Pessoa-Amorim [2]" w:date="2021-11-15T13:07:00Z">
          <w:pPr>
            <w:pStyle w:val="Heading1"/>
          </w:pPr>
        </w:pPrChange>
      </w:pPr>
      <w:bookmarkStart w:id="5215" w:name="_Toc87965192"/>
      <w:r w:rsidRPr="00D9517A">
        <w:rPr>
          <w:rFonts w:ascii="Mulish" w:hAnsi="Mulish"/>
          <w:sz w:val="28"/>
          <w:rPrChange w:id="5216" w:author="Guilherme Pessoa-Amorim [2]" w:date="2021-11-16T13:46:00Z">
            <w:rPr/>
          </w:rPrChange>
        </w:rPr>
        <w:lastRenderedPageBreak/>
        <w:t>Comparative analyses</w:t>
      </w:r>
      <w:bookmarkEnd w:id="5215"/>
    </w:p>
    <w:p w14:paraId="52994604" w14:textId="77777777" w:rsidR="00D863CD" w:rsidRPr="00D9517A" w:rsidRDefault="00D863CD">
      <w:pPr>
        <w:spacing w:line="360" w:lineRule="auto"/>
        <w:rPr>
          <w:rFonts w:ascii="Mulish" w:hAnsi="Mulish"/>
          <w:b/>
          <w:bCs/>
          <w:sz w:val="22"/>
          <w:rPrChange w:id="5217" w:author="Guilherme Pessoa-Amorim [2]" w:date="2021-11-16T13:46:00Z">
            <w:rPr>
              <w:b/>
              <w:bCs/>
            </w:rPr>
          </w:rPrChange>
        </w:rPr>
        <w:pPrChange w:id="5218" w:author="Guilherme Pessoa-Amorim [2]" w:date="2021-11-15T13:07:00Z">
          <w:pPr/>
        </w:pPrChange>
      </w:pPr>
    </w:p>
    <w:p w14:paraId="38739765" w14:textId="4E23BB00" w:rsidR="00417953" w:rsidRPr="00D9517A" w:rsidRDefault="00417953">
      <w:pPr>
        <w:pStyle w:val="Heading2"/>
        <w:spacing w:line="360" w:lineRule="auto"/>
        <w:rPr>
          <w:rFonts w:ascii="Mulish" w:hAnsi="Mulish"/>
          <w:sz w:val="24"/>
          <w:rPrChange w:id="5219" w:author="Guilherme Pessoa-Amorim [2]" w:date="2021-11-16T13:46:00Z">
            <w:rPr/>
          </w:rPrChange>
        </w:rPr>
        <w:pPrChange w:id="5220" w:author="Guilherme Pessoa-Amorim [2]" w:date="2021-11-15T13:07:00Z">
          <w:pPr>
            <w:pStyle w:val="Heading2"/>
          </w:pPr>
        </w:pPrChange>
      </w:pPr>
      <w:bookmarkStart w:id="5221" w:name="_Ref87882359"/>
      <w:bookmarkStart w:id="5222" w:name="_Toc87965193"/>
      <w:r w:rsidRPr="00D9517A">
        <w:rPr>
          <w:rFonts w:ascii="Mulish" w:hAnsi="Mulish"/>
          <w:sz w:val="24"/>
          <w:rPrChange w:id="5223" w:author="Guilherme Pessoa-Amorim [2]" w:date="2021-11-16T13:46:00Z">
            <w:rPr/>
          </w:rPrChange>
        </w:rPr>
        <w:t>Baseline characteristics</w:t>
      </w:r>
      <w:bookmarkEnd w:id="5221"/>
      <w:bookmarkEnd w:id="5222"/>
    </w:p>
    <w:p w14:paraId="79B86875" w14:textId="77777777" w:rsidR="00464A34" w:rsidRPr="00D9517A" w:rsidRDefault="00464A34">
      <w:pPr>
        <w:spacing w:line="360" w:lineRule="auto"/>
        <w:rPr>
          <w:rFonts w:ascii="Mulish" w:hAnsi="Mulish"/>
          <w:sz w:val="22"/>
          <w:rPrChange w:id="5224" w:author="Guilherme Pessoa-Amorim [2]" w:date="2021-11-16T13:46:00Z">
            <w:rPr/>
          </w:rPrChange>
        </w:rPr>
        <w:pPrChange w:id="5225" w:author="Guilherme Pessoa-Amorim [2]" w:date="2021-11-15T13:07:00Z">
          <w:pPr/>
        </w:pPrChange>
      </w:pPr>
    </w:p>
    <w:p w14:paraId="4C9C3A84" w14:textId="3DD0EAB7" w:rsidR="00464A34" w:rsidRPr="00D9517A" w:rsidDel="00D532AC" w:rsidRDefault="00D532AC">
      <w:pPr>
        <w:spacing w:line="360" w:lineRule="auto"/>
        <w:jc w:val="both"/>
        <w:rPr>
          <w:del w:id="5226" w:author="Guilherme Pessoa-Amorim [2]" w:date="2021-11-15T11:31:00Z"/>
          <w:rFonts w:ascii="Mulish" w:hAnsi="Mulish"/>
          <w:sz w:val="22"/>
          <w:rPrChange w:id="5227" w:author="Guilherme Pessoa-Amorim [2]" w:date="2021-11-16T13:46:00Z">
            <w:rPr>
              <w:del w:id="5228" w:author="Guilherme Pessoa-Amorim [2]" w:date="2021-11-15T11:31:00Z"/>
            </w:rPr>
          </w:rPrChange>
        </w:rPr>
        <w:pPrChange w:id="5229" w:author="Guilherme Pessoa-Amorim [2]" w:date="2021-11-15T13:07:00Z">
          <w:pPr>
            <w:jc w:val="both"/>
          </w:pPr>
        </w:pPrChange>
      </w:pPr>
      <w:ins w:id="5230" w:author="Guilherme Pessoa-Amorim [2]" w:date="2021-11-15T11:32:00Z">
        <w:r w:rsidRPr="00D9517A">
          <w:rPr>
            <w:rFonts w:ascii="Mulish" w:hAnsi="Mulish"/>
            <w:sz w:val="22"/>
            <w:rPrChange w:id="5231" w:author="Guilherme Pessoa-Amorim [2]" w:date="2021-11-16T13:46:00Z">
              <w:rPr/>
            </w:rPrChange>
          </w:rPr>
          <w:t>Baseline characteristics of the overall and linked populations (i.e. those for whom</w:t>
        </w:r>
      </w:ins>
      <w:ins w:id="5232" w:author="Guilherme Pessoa-Amorim [2]" w:date="2021-11-15T11:33:00Z">
        <w:r w:rsidRPr="00D9517A">
          <w:rPr>
            <w:rFonts w:ascii="Mulish" w:hAnsi="Mulish"/>
            <w:sz w:val="22"/>
            <w:rPrChange w:id="5233" w:author="Guilherme Pessoa-Amorim [2]" w:date="2021-11-16T13:46:00Z">
              <w:rPr/>
            </w:rPrChange>
          </w:rPr>
          <w:t xml:space="preserve"> the</w:t>
        </w:r>
      </w:ins>
      <w:ins w:id="5234" w:author="Guilherme Pessoa-Amorim [2]" w:date="2021-11-15T11:32:00Z">
        <w:r w:rsidRPr="00D9517A">
          <w:rPr>
            <w:rFonts w:ascii="Mulish" w:hAnsi="Mulish"/>
            <w:sz w:val="22"/>
            <w:rPrChange w:id="5235" w:author="Guilherme Pessoa-Amorim [2]" w:date="2021-11-16T13:46:00Z">
              <w:rPr/>
            </w:rPrChange>
          </w:rPr>
          <w:t xml:space="preserve"> RCD </w:t>
        </w:r>
      </w:ins>
      <w:ins w:id="5236" w:author="Guilherme Pessoa-Amorim [2]" w:date="2021-11-15T11:33:00Z">
        <w:r w:rsidRPr="00D9517A">
          <w:rPr>
            <w:rFonts w:ascii="Mulish" w:hAnsi="Mulish"/>
            <w:sz w:val="22"/>
            <w:rPrChange w:id="5237" w:author="Guilherme Pessoa-Amorim [2]" w:date="2021-11-16T13:46:00Z">
              <w:rPr/>
            </w:rPrChange>
          </w:rPr>
          <w:t xml:space="preserve">source </w:t>
        </w:r>
      </w:ins>
      <w:ins w:id="5238" w:author="Guilherme Pessoa-Amorim [2]" w:date="2021-11-15T11:32:00Z">
        <w:r w:rsidRPr="00D9517A">
          <w:rPr>
            <w:rFonts w:ascii="Mulish" w:hAnsi="Mulish"/>
            <w:sz w:val="22"/>
            <w:rPrChange w:id="5239" w:author="Guilherme Pessoa-Amorim [2]" w:date="2021-11-16T13:46:00Z">
              <w:rPr/>
            </w:rPrChange>
          </w:rPr>
          <w:t>is available</w:t>
        </w:r>
      </w:ins>
      <w:ins w:id="5240" w:author="Guilherme Pessoa-Amorim [2]" w:date="2021-11-15T11:33:00Z">
        <w:r w:rsidRPr="00D9517A">
          <w:rPr>
            <w:rFonts w:ascii="Mulish" w:hAnsi="Mulish"/>
            <w:sz w:val="22"/>
            <w:rPrChange w:id="5241" w:author="Guilherme Pessoa-Amorim [2]" w:date="2021-11-16T13:46:00Z">
              <w:rPr/>
            </w:rPrChange>
          </w:rPr>
          <w:t>)</w:t>
        </w:r>
      </w:ins>
      <w:ins w:id="5242" w:author="Guilherme Pessoa-Amorim [2]" w:date="2021-11-15T11:32:00Z">
        <w:r w:rsidRPr="00D9517A">
          <w:rPr>
            <w:rFonts w:ascii="Mulish" w:hAnsi="Mulish"/>
            <w:sz w:val="22"/>
            <w:rPrChange w:id="5243" w:author="Guilherme Pessoa-Amorim [2]" w:date="2021-11-16T13:46:00Z">
              <w:rPr/>
            </w:rPrChange>
          </w:rPr>
          <w:t xml:space="preserve"> will be compared to inspect the presence of any biases related to how different populations may interact with the healthcare system and thus be represented in the RCD sources (e.g. underrepresentation of specific age groups, genders, ethnicities, geographies, etc).</w:t>
        </w:r>
        <w:r w:rsidRPr="00D9517A">
          <w:rPr>
            <w:rFonts w:ascii="Mulish" w:hAnsi="Mulish"/>
            <w:sz w:val="22"/>
            <w:rPrChange w:id="5244" w:author="Guilherme Pessoa-Amorim [2]" w:date="2021-11-16T13:46:00Z">
              <w:rPr/>
            </w:rPrChange>
          </w:rPr>
          <w:fldChar w:fldCharType="begin"/>
        </w:r>
      </w:ins>
      <w:r w:rsidR="00DB314E" w:rsidRPr="00D9517A">
        <w:rPr>
          <w:rFonts w:ascii="Mulish" w:hAnsi="Mulish"/>
          <w:sz w:val="22"/>
          <w:rPrChange w:id="5245" w:author="Guilherme Pessoa-Amorim [2]" w:date="2021-11-16T13:46:00Z">
            <w:rPr/>
          </w:rPrChange>
        </w:rPr>
        <w:instrText xml:space="preserve"> ADDIN ZOTERO_ITEM CSL_CITATION {"citationID":"nOYUBT6E","properties":{"formattedCitation":"\\super 8,9\\nosupersub{}","plainCitation":"8,9","noteIndex":0},"citationItems":[{"id":3475,"uris":["http://zotero.org/users/5813034/items/LPQ3Q6MU"],"uri":["http://zotero.org/users/5813034/items/LPQ3Q6MU"],"itemData":{"id":3475,"type":"bill","language":"en","page":"346","title":"Data Linkage: A powerful research tool with potential problems","title-short":"Data Linkage","URL":"https://bmchealthservres.biomedcentral.com/articles/10.1186/1472-6963-10-346","volume":"10","author":[{"family":"Bohensky","given":"Megan A"},{"family":"Jolley","given":"Damien"},{"family":"Sundararajan","given":"Vijaya"},{"family":"Evans","given":"Sue"},{"family":"Pilcher","given":"David V"},{"family":"Scott","given":"Ian"},{"family":"Brand","given":"Caroline A"}],"accessed":{"date-parts":[["2021",7,26]]},"issued":{"date-parts":[["2010",12]]}}},{"id":12727,"uris":["http://zotero.org/users/5813034/items/LRBP4NSP"],"uri":["http://zotero.org/users/5813034/items/LRBP4NSP"],"itemData":{"id":12727,"type":"article-journal","container-title":"BMC Medical Research Methodology","DOI":"10.1186/1471-2288-14-36","ISSN":"1471-2288","issue":"1","journalAbbreviation":"BMC Med Res Methodol","language":"en","page":"36","source":"DOI.org (Crossref)","title":"Evaluating bias due to data linkage error in electronic healthcare records","volume":"14","author":[{"family":"Harron","given":"Katie"},{"family":"Wade","given":"Angie"},{"family":"Gilbert","given":"Ruth"},{"family":"Muller-Pebody","given":"Berit"},{"family":"Goldstein","given":"Harvey"}],"issued":{"date-parts":[["2014",12]]}}}],"schema":"https://github.com/citation-style-language/schema/raw/master/csl-citation.json"} </w:instrText>
      </w:r>
      <w:ins w:id="5246" w:author="Guilherme Pessoa-Amorim [2]" w:date="2021-11-15T11:32:00Z">
        <w:r w:rsidRPr="00D9517A">
          <w:rPr>
            <w:rFonts w:ascii="Mulish" w:hAnsi="Mulish"/>
            <w:sz w:val="22"/>
            <w:rPrChange w:id="5247" w:author="Guilherme Pessoa-Amorim [2]" w:date="2021-11-16T13:46:00Z">
              <w:rPr/>
            </w:rPrChange>
          </w:rPr>
          <w:fldChar w:fldCharType="separate"/>
        </w:r>
      </w:ins>
      <w:r w:rsidR="00DB314E" w:rsidRPr="00D9517A">
        <w:rPr>
          <w:rFonts w:ascii="Mulish" w:hAnsi="Mulish" w:cs="Calibri"/>
          <w:sz w:val="22"/>
          <w:vertAlign w:val="superscript"/>
          <w:rPrChange w:id="5248" w:author="Guilherme Pessoa-Amorim [2]" w:date="2021-11-16T13:46:00Z">
            <w:rPr>
              <w:rFonts w:ascii="Calibri" w:hAnsi="Calibri" w:cs="Calibri"/>
              <w:vertAlign w:val="superscript"/>
            </w:rPr>
          </w:rPrChange>
        </w:rPr>
        <w:t>8,9</w:t>
      </w:r>
      <w:ins w:id="5249" w:author="Guilherme Pessoa-Amorim [2]" w:date="2021-11-15T11:32:00Z">
        <w:r w:rsidRPr="00D9517A">
          <w:rPr>
            <w:rFonts w:ascii="Mulish" w:hAnsi="Mulish"/>
            <w:sz w:val="22"/>
            <w:rPrChange w:id="5250" w:author="Guilherme Pessoa-Amorim [2]" w:date="2021-11-16T13:46:00Z">
              <w:rPr/>
            </w:rPrChange>
          </w:rPr>
          <w:fldChar w:fldCharType="end"/>
        </w:r>
        <w:r w:rsidRPr="00D9517A">
          <w:rPr>
            <w:rFonts w:ascii="Mulish" w:hAnsi="Mulish"/>
            <w:sz w:val="22"/>
            <w:rPrChange w:id="5251" w:author="Guilherme Pessoa-Amorim [2]" w:date="2021-11-16T13:46:00Z">
              <w:rPr/>
            </w:rPrChange>
          </w:rPr>
          <w:t xml:space="preserve"> </w:t>
        </w:r>
      </w:ins>
      <w:r w:rsidR="00417953" w:rsidRPr="00D9517A">
        <w:rPr>
          <w:rFonts w:ascii="Mulish" w:hAnsi="Mulish"/>
          <w:sz w:val="22"/>
          <w:rPrChange w:id="5252" w:author="Guilherme Pessoa-Amorim [2]" w:date="2021-11-16T13:46:00Z">
            <w:rPr/>
          </w:rPrChange>
        </w:rPr>
        <w:t>For AMALFI and ORION-4,</w:t>
      </w:r>
      <w:del w:id="5253" w:author="Guilherme Pessoa-Amorim [2]" w:date="2021-11-15T11:34:00Z">
        <w:r w:rsidR="00417953" w:rsidRPr="00D9517A" w:rsidDel="00D532AC">
          <w:rPr>
            <w:rFonts w:ascii="Mulish" w:hAnsi="Mulish"/>
            <w:sz w:val="22"/>
            <w:rPrChange w:id="5254" w:author="Guilherme Pessoa-Amorim [2]" w:date="2021-11-16T13:46:00Z">
              <w:rPr/>
            </w:rPrChange>
          </w:rPr>
          <w:delText xml:space="preserve"> </w:delText>
        </w:r>
      </w:del>
      <w:ins w:id="5255" w:author="Guilherme Pessoa-Amorim [2]" w:date="2021-11-15T11:33:00Z">
        <w:r w:rsidRPr="00D9517A">
          <w:rPr>
            <w:rFonts w:ascii="Mulish" w:hAnsi="Mulish"/>
            <w:sz w:val="22"/>
            <w:rPrChange w:id="5256" w:author="Guilherme Pessoa-Amorim [2]" w:date="2021-11-16T13:46:00Z">
              <w:rPr/>
            </w:rPrChange>
          </w:rPr>
          <w:t xml:space="preserve"> </w:t>
        </w:r>
      </w:ins>
      <w:del w:id="5257" w:author="Guilherme Pessoa-Amorim [2]" w:date="2021-11-15T11:33:00Z">
        <w:r w:rsidR="00417953" w:rsidRPr="00D9517A" w:rsidDel="00D532AC">
          <w:rPr>
            <w:rFonts w:ascii="Mulish" w:hAnsi="Mulish"/>
            <w:sz w:val="22"/>
            <w:rPrChange w:id="5258" w:author="Guilherme Pessoa-Amorim [2]" w:date="2021-11-16T13:46:00Z">
              <w:rPr/>
            </w:rPrChange>
          </w:rPr>
          <w:delText>the baseline characteristics mentioned above will be compared</w:delText>
        </w:r>
      </w:del>
      <w:ins w:id="5259" w:author="Guilherme Pessoa-Amorim [2]" w:date="2021-11-15T11:33:00Z">
        <w:r w:rsidRPr="00D9517A">
          <w:rPr>
            <w:rFonts w:ascii="Mulish" w:hAnsi="Mulish"/>
            <w:sz w:val="22"/>
            <w:rPrChange w:id="5260" w:author="Guilherme Pessoa-Amorim [2]" w:date="2021-11-16T13:46:00Z">
              <w:rPr/>
            </w:rPrChange>
          </w:rPr>
          <w:t>comparisons will be made</w:t>
        </w:r>
      </w:ins>
      <w:r w:rsidR="00417953" w:rsidRPr="00D9517A">
        <w:rPr>
          <w:rFonts w:ascii="Mulish" w:hAnsi="Mulish"/>
          <w:sz w:val="22"/>
          <w:rPrChange w:id="5261" w:author="Guilherme Pessoa-Amorim [2]" w:date="2021-11-16T13:46:00Z">
            <w:rPr/>
          </w:rPrChange>
        </w:rPr>
        <w:t xml:space="preserve"> between the overall population and the </w:t>
      </w:r>
      <w:del w:id="5262" w:author="Guilherme Pessoa-Amorim [2]" w:date="2021-11-15T11:33:00Z">
        <w:r w:rsidR="001C4DDF" w:rsidRPr="00D9517A" w:rsidDel="00D532AC">
          <w:rPr>
            <w:rFonts w:ascii="Mulish" w:hAnsi="Mulish"/>
            <w:sz w:val="22"/>
            <w:rPrChange w:id="5263" w:author="Guilherme Pessoa-Amorim [2]" w:date="2021-11-16T13:46:00Z">
              <w:rPr/>
            </w:rPrChange>
          </w:rPr>
          <w:delText>population for whom RCD is available</w:delText>
        </w:r>
      </w:del>
      <w:ins w:id="5264" w:author="Guilherme Pessoa-Amorim [2]" w:date="2021-11-15T11:33:00Z">
        <w:r w:rsidRPr="00D9517A">
          <w:rPr>
            <w:rFonts w:ascii="Mulish" w:hAnsi="Mulish"/>
            <w:sz w:val="22"/>
            <w:rPrChange w:id="5265" w:author="Guilherme Pessoa-Amorim [2]" w:date="2021-11-16T13:46:00Z">
              <w:rPr/>
            </w:rPrChange>
          </w:rPr>
          <w:t>linked population.</w:t>
        </w:r>
      </w:ins>
      <w:del w:id="5266" w:author="Guilherme Pessoa-Amorim [2]" w:date="2021-11-15T11:33:00Z">
        <w:r w:rsidR="001C4DDF" w:rsidRPr="00D9517A" w:rsidDel="00D532AC">
          <w:rPr>
            <w:rFonts w:ascii="Mulish" w:hAnsi="Mulish"/>
            <w:sz w:val="22"/>
            <w:rPrChange w:id="5267" w:author="Guilherme Pessoa-Amorim [2]" w:date="2021-11-16T13:46:00Z">
              <w:rPr/>
            </w:rPrChange>
          </w:rPr>
          <w:delText xml:space="preserve"> (i.e. the “linked” population)</w:delText>
        </w:r>
      </w:del>
      <w:del w:id="5268" w:author="Guilherme Pessoa-Amorim [2]" w:date="2021-11-15T11:32:00Z">
        <w:r w:rsidR="001C4DDF" w:rsidRPr="00D9517A" w:rsidDel="00D532AC">
          <w:rPr>
            <w:rFonts w:ascii="Mulish" w:hAnsi="Mulish"/>
            <w:sz w:val="22"/>
            <w:rPrChange w:id="5269" w:author="Guilherme Pessoa-Amorim [2]" w:date="2021-11-16T13:46:00Z">
              <w:rPr/>
            </w:rPrChange>
          </w:rPr>
          <w:delText>.</w:delText>
        </w:r>
        <w:r w:rsidRPr="00D9517A" w:rsidDel="00D532AC">
          <w:rPr>
            <w:rFonts w:ascii="Mulish" w:hAnsi="Mulish"/>
            <w:sz w:val="22"/>
            <w:rPrChange w:id="5270" w:author="Guilherme Pessoa-Amorim [2]" w:date="2021-11-16T13:46:00Z">
              <w:rPr/>
            </w:rPrChange>
          </w:rPr>
          <w:fldChar w:fldCharType="begin"/>
        </w:r>
        <w:r w:rsidRPr="00D9517A" w:rsidDel="00D532AC">
          <w:rPr>
            <w:rFonts w:ascii="Mulish" w:hAnsi="Mulish"/>
            <w:sz w:val="22"/>
            <w:rPrChange w:id="5271" w:author="Guilherme Pessoa-Amorim [2]" w:date="2021-11-16T13:46:00Z">
              <w:rPr/>
            </w:rPrChange>
          </w:rPr>
          <w:delInstrText xml:space="preserve"> ADDIN ZOTERO_ITEM CSL_CITATION {"citationID":"nOYUBT6E","properties":{"formattedCitation":"\\super 7,8\\nosupersub{}","plainCitation":"7,8","noteIndex":0},"citationItems":[{"id":3475,"uris":["http://zotero.org/users/5813034/items/LPQ3Q6MU"],"uri":["http://zotero.org/users/5813034/items/LPQ3Q6MU"],"itemData":{"id":3475,"type":"article-journal","container-title":"BMC Health Services Research","DOI":"10.1186/1472-6963-10-346","ISSN":"1472-6963","issue":"1","journalAbbreviation":"BMC Health Serv Res","language":"en","page":"346","source":"DOI.org (Crossref)","title":"Data Linkage: A powerful research tool with potential problems","title-short":"Data Linkage","volume":"10","author":[{"family":"Bohensky","given":"Megan A"},{"family":"Jolley","given":"Damien"},{"family":"Sundararajan","given":"Vijaya"},{"family":"Evans","given":"Sue"},{"family":"Pilcher","given":"David V"},{"family":"Scott","given":"Ian"},{"family":"Brand","given":"Caroline A"}],"issued":{"date-parts":[["2010",12]]}}},{"id":12727,"uris":["http://zotero.org/users/5813034/items/LRBP4NSP"],"uri":["http://zotero.org/users/5813034/items/LRBP4NSP"],"itemData":{"id":12727,"type":"article-journal","container-title":"BMC Medical Research Methodology","DOI":"10.1186/1471-2288-14-36","ISSN":"1471-2288","issue":"1","journalAbbreviation":"BMC Med Res Methodol","language":"en","page":"36","source":"DOI.org (Crossref)","title":"Evaluating bias due to data linkage error in electronic healthcare records","volume":"14","author":[{"family":"Harron","given":"Katie"},{"family":"Wade","given":"Angie"},{"family":"Gilbert","given":"Ruth"},{"family":"Muller-Pebody","given":"Berit"},{"family":"Goldstein","given":"Harvey"}],"issued":{"date-parts":[["2014",12]]}}}],"schema":"https://github.com/citation-style-language/schema/raw/master/csl-citation.json"} </w:delInstrText>
        </w:r>
        <w:r w:rsidRPr="00D9517A" w:rsidDel="00D532AC">
          <w:rPr>
            <w:rFonts w:ascii="Mulish" w:hAnsi="Mulish"/>
            <w:sz w:val="22"/>
            <w:rPrChange w:id="5272" w:author="Guilherme Pessoa-Amorim [2]" w:date="2021-11-16T13:46:00Z">
              <w:rPr/>
            </w:rPrChange>
          </w:rPr>
          <w:fldChar w:fldCharType="separate"/>
        </w:r>
        <w:r w:rsidRPr="00D9517A" w:rsidDel="00D532AC">
          <w:rPr>
            <w:rFonts w:ascii="Mulish" w:hAnsi="Mulish" w:cs="Calibri"/>
            <w:sz w:val="22"/>
            <w:vertAlign w:val="superscript"/>
            <w:rPrChange w:id="5273" w:author="Guilherme Pessoa-Amorim [2]" w:date="2021-11-16T13:46:00Z">
              <w:rPr>
                <w:rFonts w:ascii="Calibri" w:hAnsi="Calibri" w:cs="Calibri"/>
                <w:vertAlign w:val="superscript"/>
              </w:rPr>
            </w:rPrChange>
          </w:rPr>
          <w:delText>7,8</w:delText>
        </w:r>
        <w:r w:rsidRPr="00D9517A" w:rsidDel="00D532AC">
          <w:rPr>
            <w:rFonts w:ascii="Mulish" w:hAnsi="Mulish"/>
            <w:sz w:val="22"/>
            <w:rPrChange w:id="5274" w:author="Guilherme Pessoa-Amorim [2]" w:date="2021-11-16T13:46:00Z">
              <w:rPr/>
            </w:rPrChange>
          </w:rPr>
          <w:fldChar w:fldCharType="end"/>
        </w:r>
        <w:r w:rsidR="00417953" w:rsidRPr="00D9517A" w:rsidDel="00D532AC">
          <w:rPr>
            <w:rFonts w:ascii="Mulish" w:hAnsi="Mulish"/>
            <w:sz w:val="22"/>
            <w:rPrChange w:id="5275" w:author="Guilherme Pessoa-Amorim [2]" w:date="2021-11-16T13:46:00Z">
              <w:rPr/>
            </w:rPrChange>
          </w:rPr>
          <w:delText xml:space="preserve"> </w:delText>
        </w:r>
      </w:del>
    </w:p>
    <w:p w14:paraId="13868BFA" w14:textId="7B166069" w:rsidR="00464A34" w:rsidRPr="00D9517A" w:rsidDel="00D532AC" w:rsidRDefault="00464A34">
      <w:pPr>
        <w:spacing w:line="360" w:lineRule="auto"/>
        <w:jc w:val="both"/>
        <w:rPr>
          <w:del w:id="5276" w:author="Guilherme Pessoa-Amorim [2]" w:date="2021-11-15T11:31:00Z"/>
          <w:rFonts w:ascii="Mulish" w:hAnsi="Mulish"/>
          <w:sz w:val="22"/>
          <w:rPrChange w:id="5277" w:author="Guilherme Pessoa-Amorim [2]" w:date="2021-11-16T13:46:00Z">
            <w:rPr>
              <w:del w:id="5278" w:author="Guilherme Pessoa-Amorim [2]" w:date="2021-11-15T11:31:00Z"/>
            </w:rPr>
          </w:rPrChange>
        </w:rPr>
        <w:pPrChange w:id="5279" w:author="Guilherme Pessoa-Amorim [2]" w:date="2021-11-15T13:07:00Z">
          <w:pPr>
            <w:jc w:val="both"/>
          </w:pPr>
        </w:pPrChange>
      </w:pPr>
    </w:p>
    <w:p w14:paraId="04342AEC" w14:textId="0677AFF8" w:rsidR="00673354" w:rsidRPr="003E336D" w:rsidRDefault="00D532AC">
      <w:pPr>
        <w:spacing w:line="360" w:lineRule="auto"/>
        <w:jc w:val="both"/>
        <w:rPr>
          <w:ins w:id="5280" w:author="Guilherme Pessoa-Amorim [2]" w:date="2021-11-15T18:19:00Z"/>
          <w:rFonts w:ascii="Mulish" w:hAnsi="Mulish"/>
          <w:sz w:val="22"/>
        </w:rPr>
        <w:pPrChange w:id="5281" w:author="Guilherme Pessoa-Amorim [2]" w:date="2021-11-15T13:07:00Z">
          <w:pPr>
            <w:jc w:val="both"/>
          </w:pPr>
        </w:pPrChange>
      </w:pPr>
      <w:ins w:id="5282" w:author="Guilherme Pessoa-Amorim [2]" w:date="2021-11-15T11:33:00Z">
        <w:r w:rsidRPr="00D9517A">
          <w:rPr>
            <w:rFonts w:ascii="Mulish" w:hAnsi="Mulish"/>
            <w:sz w:val="22"/>
            <w:rPrChange w:id="5283" w:author="Guilherme Pessoa-Amorim [2]" w:date="2021-11-16T13:46:00Z">
              <w:rPr/>
            </w:rPrChange>
          </w:rPr>
          <w:t xml:space="preserve"> </w:t>
        </w:r>
      </w:ins>
      <w:r w:rsidR="00417953" w:rsidRPr="00D9517A">
        <w:rPr>
          <w:rFonts w:ascii="Mulish" w:hAnsi="Mulish"/>
          <w:sz w:val="22"/>
          <w:rPrChange w:id="5284" w:author="Guilherme Pessoa-Amorim [2]" w:date="2021-11-16T13:46:00Z">
            <w:rPr/>
          </w:rPrChange>
        </w:rPr>
        <w:t xml:space="preserve">For RECOVERY, </w:t>
      </w:r>
      <w:del w:id="5285" w:author="Guilherme Pessoa-Amorim [2]" w:date="2021-11-15T11:34:00Z">
        <w:r w:rsidR="00C3573B" w:rsidRPr="00D9517A" w:rsidDel="00D532AC">
          <w:rPr>
            <w:rFonts w:ascii="Mulish" w:hAnsi="Mulish"/>
            <w:sz w:val="22"/>
            <w:rPrChange w:id="5286" w:author="Guilherme Pessoa-Amorim [2]" w:date="2021-11-16T13:46:00Z">
              <w:rPr/>
            </w:rPrChange>
          </w:rPr>
          <w:delText xml:space="preserve">two separate </w:delText>
        </w:r>
      </w:del>
      <w:r w:rsidR="00C3573B" w:rsidRPr="00D9517A">
        <w:rPr>
          <w:rFonts w:ascii="Mulish" w:hAnsi="Mulish"/>
          <w:sz w:val="22"/>
          <w:rPrChange w:id="5287" w:author="Guilherme Pessoa-Amorim [2]" w:date="2021-11-16T13:46:00Z">
            <w:rPr/>
          </w:rPrChange>
        </w:rPr>
        <w:t xml:space="preserve">comparisons will be </w:t>
      </w:r>
      <w:del w:id="5288" w:author="Guilherme Pessoa-Amorim [2]" w:date="2021-11-15T11:34:00Z">
        <w:r w:rsidR="00C3573B" w:rsidRPr="00D9517A" w:rsidDel="00D532AC">
          <w:rPr>
            <w:rFonts w:ascii="Mulish" w:hAnsi="Mulish"/>
            <w:sz w:val="22"/>
            <w:rPrChange w:id="5289" w:author="Guilherme Pessoa-Amorim [2]" w:date="2021-11-16T13:46:00Z">
              <w:rPr/>
            </w:rPrChange>
          </w:rPr>
          <w:delText>made</w:delText>
        </w:r>
      </w:del>
      <w:ins w:id="5290" w:author="Guilherme Pessoa-Amorim [2]" w:date="2021-11-15T11:34:00Z">
        <w:r w:rsidRPr="00D9517A">
          <w:rPr>
            <w:rFonts w:ascii="Mulish" w:hAnsi="Mulish"/>
            <w:sz w:val="22"/>
            <w:rPrChange w:id="5291" w:author="Guilherme Pessoa-Amorim [2]" w:date="2021-11-16T13:46:00Z">
              <w:rPr/>
            </w:rPrChange>
          </w:rPr>
          <w:t>performed for</w:t>
        </w:r>
      </w:ins>
      <w:del w:id="5292" w:author="Guilherme Pessoa-Amorim [2]" w:date="2021-11-15T11:34:00Z">
        <w:r w:rsidR="00C3573B" w:rsidRPr="00D9517A" w:rsidDel="00D532AC">
          <w:rPr>
            <w:rFonts w:ascii="Mulish" w:hAnsi="Mulish"/>
            <w:sz w:val="22"/>
            <w:rPrChange w:id="5293" w:author="Guilherme Pessoa-Amorim [2]" w:date="2021-11-16T13:46:00Z">
              <w:rPr/>
            </w:rPrChange>
          </w:rPr>
          <w:delText>: 1)</w:delText>
        </w:r>
      </w:del>
      <w:r w:rsidR="00C3573B" w:rsidRPr="00D9517A">
        <w:rPr>
          <w:rFonts w:ascii="Mulish" w:hAnsi="Mulish"/>
          <w:sz w:val="22"/>
          <w:rPrChange w:id="5294" w:author="Guilherme Pessoa-Amorim [2]" w:date="2021-11-16T13:46:00Z">
            <w:rPr/>
          </w:rPrChange>
        </w:rPr>
        <w:t xml:space="preserve"> all randomised participants versus participants with linkage </w:t>
      </w:r>
      <w:del w:id="5295" w:author="Guilherme Pessoa-Amorim [2]" w:date="2021-11-15T11:34:00Z">
        <w:r w:rsidR="00C3573B" w:rsidRPr="00D9517A" w:rsidDel="00D532AC">
          <w:rPr>
            <w:rFonts w:ascii="Mulish" w:hAnsi="Mulish"/>
            <w:sz w:val="22"/>
            <w:rPrChange w:id="5296" w:author="Guilherme Pessoa-Amorim [2]" w:date="2021-11-16T13:46:00Z">
              <w:rPr/>
            </w:rPrChange>
          </w:rPr>
          <w:delText xml:space="preserve">from any of the two data sources, and 2) participants with linked data </w:delText>
        </w:r>
      </w:del>
      <w:r w:rsidR="00C3573B" w:rsidRPr="00D9517A">
        <w:rPr>
          <w:rFonts w:ascii="Mulish" w:hAnsi="Mulish"/>
          <w:sz w:val="22"/>
          <w:rPrChange w:id="5297" w:author="Guilherme Pessoa-Amorim [2]" w:date="2021-11-16T13:46:00Z">
            <w:rPr/>
          </w:rPrChange>
        </w:rPr>
        <w:t>from each data source</w:t>
      </w:r>
      <w:ins w:id="5298" w:author="Guilherme Pessoa-Amorim [2]" w:date="2021-11-16T13:24:00Z">
        <w:r w:rsidR="00603165" w:rsidRPr="003E336D">
          <w:rPr>
            <w:rFonts w:ascii="Mulish" w:hAnsi="Mulish"/>
            <w:sz w:val="22"/>
          </w:rPr>
          <w:t xml:space="preserve"> (i.e. two separate comparisons)</w:t>
        </w:r>
      </w:ins>
      <w:r w:rsidR="00C3573B" w:rsidRPr="00D9517A">
        <w:rPr>
          <w:rFonts w:ascii="Mulish" w:hAnsi="Mulish"/>
          <w:sz w:val="22"/>
          <w:rPrChange w:id="5299" w:author="Guilherme Pessoa-Amorim [2]" w:date="2021-11-16T13:46:00Z">
            <w:rPr/>
          </w:rPrChange>
        </w:rPr>
        <w:t xml:space="preserve">. </w:t>
      </w:r>
    </w:p>
    <w:p w14:paraId="4497C9D3" w14:textId="77777777" w:rsidR="00673354" w:rsidRPr="00D9517A" w:rsidRDefault="00673354">
      <w:pPr>
        <w:spacing w:line="360" w:lineRule="auto"/>
        <w:jc w:val="both"/>
        <w:rPr>
          <w:ins w:id="5300" w:author="Guilherme Pessoa-Amorim [2]" w:date="2021-11-15T18:19:00Z"/>
          <w:rFonts w:ascii="Mulish" w:hAnsi="Mulish"/>
          <w:sz w:val="22"/>
        </w:rPr>
        <w:pPrChange w:id="5301" w:author="Guilherme Pessoa-Amorim [2]" w:date="2021-11-15T13:07:00Z">
          <w:pPr>
            <w:jc w:val="both"/>
          </w:pPr>
        </w:pPrChange>
      </w:pPr>
    </w:p>
    <w:p w14:paraId="5F1C7864" w14:textId="605F56F4" w:rsidR="00C3573B" w:rsidRPr="00D9517A" w:rsidRDefault="00673354">
      <w:pPr>
        <w:spacing w:line="360" w:lineRule="auto"/>
        <w:jc w:val="both"/>
        <w:rPr>
          <w:rFonts w:ascii="Mulish" w:hAnsi="Mulish"/>
          <w:sz w:val="22"/>
          <w:rPrChange w:id="5302" w:author="Guilherme Pessoa-Amorim [2]" w:date="2021-11-16T13:46:00Z">
            <w:rPr/>
          </w:rPrChange>
        </w:rPr>
        <w:pPrChange w:id="5303" w:author="Guilherme Pessoa-Amorim [2]" w:date="2021-11-15T13:07:00Z">
          <w:pPr>
            <w:jc w:val="both"/>
          </w:pPr>
        </w:pPrChange>
      </w:pPr>
      <w:ins w:id="5304" w:author="Guilherme Pessoa-Amorim [2]" w:date="2021-11-15T18:19:00Z">
        <w:r w:rsidRPr="00D9517A">
          <w:rPr>
            <w:rFonts w:ascii="Mulish" w:hAnsi="Mulish"/>
            <w:sz w:val="22"/>
          </w:rPr>
          <w:t>C</w:t>
        </w:r>
      </w:ins>
      <w:ins w:id="5305" w:author="Guilherme Pessoa-Amorim [2]" w:date="2021-11-15T18:18:00Z">
        <w:r w:rsidRPr="00D9517A">
          <w:rPr>
            <w:rFonts w:ascii="Mulish" w:hAnsi="Mulish"/>
            <w:sz w:val="22"/>
          </w:rPr>
          <w:t>ontinuous variables will be compared using independent samples T-test if normally distributed, or the Mann-Whitney U test if non-normally distributed; categorical variables will be compared using Pearson’s Chi-squared or Fisher’s exact tests where appropriate. Assessment of distribution normality will be performed by visual data inspection.</w:t>
        </w:r>
      </w:ins>
    </w:p>
    <w:p w14:paraId="221D1605" w14:textId="1B0EAB2D" w:rsidR="0097604B" w:rsidRPr="00D9517A" w:rsidRDefault="0097604B">
      <w:pPr>
        <w:spacing w:line="360" w:lineRule="auto"/>
        <w:ind w:left="360"/>
        <w:jc w:val="both"/>
        <w:rPr>
          <w:rFonts w:ascii="Mulish" w:hAnsi="Mulish"/>
          <w:b/>
          <w:bCs/>
          <w:sz w:val="22"/>
          <w:rPrChange w:id="5306" w:author="Guilherme Pessoa-Amorim [2]" w:date="2021-11-16T13:46:00Z">
            <w:rPr>
              <w:b/>
              <w:bCs/>
            </w:rPr>
          </w:rPrChange>
        </w:rPr>
        <w:pPrChange w:id="5307" w:author="Guilherme Pessoa-Amorim [2]" w:date="2021-11-15T13:07:00Z">
          <w:pPr>
            <w:ind w:left="360"/>
            <w:jc w:val="both"/>
          </w:pPr>
        </w:pPrChange>
      </w:pPr>
    </w:p>
    <w:p w14:paraId="1CC9AFFF" w14:textId="6F4809D0" w:rsidR="001C4DDF" w:rsidRPr="00D9517A" w:rsidRDefault="001C4DDF">
      <w:pPr>
        <w:pStyle w:val="Heading2"/>
        <w:spacing w:line="360" w:lineRule="auto"/>
        <w:rPr>
          <w:rFonts w:ascii="Mulish" w:hAnsi="Mulish"/>
          <w:sz w:val="24"/>
          <w:rPrChange w:id="5308" w:author="Guilherme Pessoa-Amorim [2]" w:date="2021-11-16T13:46:00Z">
            <w:rPr/>
          </w:rPrChange>
        </w:rPr>
        <w:pPrChange w:id="5309" w:author="Guilherme Pessoa-Amorim [2]" w:date="2021-11-15T13:07:00Z">
          <w:pPr>
            <w:pStyle w:val="Heading2"/>
          </w:pPr>
        </w:pPrChange>
      </w:pPr>
      <w:bookmarkStart w:id="5310" w:name="_Ref87862878"/>
      <w:bookmarkStart w:id="5311" w:name="_Toc87965194"/>
      <w:r w:rsidRPr="00D9517A">
        <w:rPr>
          <w:rFonts w:ascii="Mulish" w:hAnsi="Mulish"/>
          <w:sz w:val="24"/>
          <w:rPrChange w:id="5312" w:author="Guilherme Pessoa-Amorim [2]" w:date="2021-11-16T13:46:00Z">
            <w:rPr/>
          </w:rPrChange>
        </w:rPr>
        <w:t>Primary</w:t>
      </w:r>
      <w:ins w:id="5313" w:author="Guilherme Pessoa-Amorim [2]" w:date="2021-11-15T18:19:00Z">
        <w:r w:rsidR="00673354" w:rsidRPr="003E336D">
          <w:rPr>
            <w:rFonts w:ascii="Mulish" w:hAnsi="Mulish"/>
            <w:sz w:val="24"/>
          </w:rPr>
          <w:t xml:space="preserve">, </w:t>
        </w:r>
      </w:ins>
      <w:del w:id="5314" w:author="Guilherme Pessoa-Amorim [2]" w:date="2021-11-15T18:19:00Z">
        <w:r w:rsidRPr="00D9517A" w:rsidDel="00673354">
          <w:rPr>
            <w:rFonts w:ascii="Mulish" w:hAnsi="Mulish"/>
            <w:sz w:val="24"/>
            <w:rPrChange w:id="5315" w:author="Guilherme Pessoa-Amorim [2]" w:date="2021-11-16T13:46:00Z">
              <w:rPr/>
            </w:rPrChange>
          </w:rPr>
          <w:delText xml:space="preserve"> and </w:delText>
        </w:r>
      </w:del>
      <w:r w:rsidRPr="00D9517A">
        <w:rPr>
          <w:rFonts w:ascii="Mulish" w:hAnsi="Mulish"/>
          <w:sz w:val="24"/>
          <w:rPrChange w:id="5316" w:author="Guilherme Pessoa-Amorim [2]" w:date="2021-11-16T13:46:00Z">
            <w:rPr/>
          </w:rPrChange>
        </w:rPr>
        <w:t>secondary</w:t>
      </w:r>
      <w:ins w:id="5317" w:author="Guilherme Pessoa-Amorim [2]" w:date="2021-11-15T18:19:00Z">
        <w:r w:rsidR="00673354" w:rsidRPr="003E336D">
          <w:rPr>
            <w:rFonts w:ascii="Mulish" w:hAnsi="Mulish"/>
            <w:sz w:val="24"/>
          </w:rPr>
          <w:t>, and subsidiary</w:t>
        </w:r>
      </w:ins>
      <w:r w:rsidRPr="00D9517A">
        <w:rPr>
          <w:rFonts w:ascii="Mulish" w:hAnsi="Mulish"/>
          <w:sz w:val="24"/>
          <w:rPrChange w:id="5318" w:author="Guilherme Pessoa-Amorim [2]" w:date="2021-11-16T13:46:00Z">
            <w:rPr/>
          </w:rPrChange>
        </w:rPr>
        <w:t xml:space="preserve"> outcomes</w:t>
      </w:r>
      <w:bookmarkEnd w:id="5310"/>
      <w:bookmarkEnd w:id="5311"/>
    </w:p>
    <w:p w14:paraId="6CC59819" w14:textId="75EBE1AE" w:rsidR="00464A34" w:rsidRPr="00D9517A" w:rsidDel="00673354" w:rsidRDefault="00464A34">
      <w:pPr>
        <w:spacing w:line="360" w:lineRule="auto"/>
        <w:jc w:val="both"/>
        <w:rPr>
          <w:del w:id="5319" w:author="Guilherme Pessoa-Amorim [2]" w:date="2021-11-15T18:20:00Z"/>
          <w:rFonts w:ascii="Mulish" w:hAnsi="Mulish"/>
          <w:sz w:val="22"/>
          <w:rPrChange w:id="5320" w:author="Guilherme Pessoa-Amorim [2]" w:date="2021-11-16T13:46:00Z">
            <w:rPr>
              <w:del w:id="5321" w:author="Guilherme Pessoa-Amorim [2]" w:date="2021-11-15T18:20:00Z"/>
            </w:rPr>
          </w:rPrChange>
        </w:rPr>
        <w:pPrChange w:id="5322" w:author="Guilherme Pessoa-Amorim [2]" w:date="2021-11-15T13:07:00Z">
          <w:pPr>
            <w:jc w:val="both"/>
          </w:pPr>
        </w:pPrChange>
      </w:pPr>
    </w:p>
    <w:p w14:paraId="0ADF8C78" w14:textId="7F64B764" w:rsidR="00772772" w:rsidRPr="00D9517A" w:rsidDel="00673354" w:rsidRDefault="00C3573B">
      <w:pPr>
        <w:spacing w:line="360" w:lineRule="auto"/>
        <w:jc w:val="both"/>
        <w:rPr>
          <w:del w:id="5323" w:author="Guilherme Pessoa-Amorim [2]" w:date="2021-11-15T18:19:00Z"/>
          <w:rFonts w:ascii="Mulish" w:hAnsi="Mulish"/>
          <w:sz w:val="22"/>
          <w:rPrChange w:id="5324" w:author="Guilherme Pessoa-Amorim [2]" w:date="2021-11-16T13:46:00Z">
            <w:rPr>
              <w:del w:id="5325" w:author="Guilherme Pessoa-Amorim [2]" w:date="2021-11-15T18:19:00Z"/>
            </w:rPr>
          </w:rPrChange>
        </w:rPr>
        <w:pPrChange w:id="5326" w:author="Guilherme Pessoa-Amorim [2]" w:date="2021-11-15T13:07:00Z">
          <w:pPr>
            <w:jc w:val="both"/>
          </w:pPr>
        </w:pPrChange>
      </w:pPr>
      <w:del w:id="5327" w:author="Guilherme Pessoa-Amorim [2]" w:date="2021-11-15T11:28:00Z">
        <w:r w:rsidRPr="00D9517A" w:rsidDel="0060723A">
          <w:rPr>
            <w:rFonts w:ascii="Mulish" w:hAnsi="Mulish"/>
            <w:sz w:val="22"/>
            <w:rPrChange w:id="5328" w:author="Guilherme Pessoa-Amorim [2]" w:date="2021-11-16T13:46:00Z">
              <w:rPr/>
            </w:rPrChange>
          </w:rPr>
          <w:delText>C</w:delText>
        </w:r>
      </w:del>
      <w:del w:id="5329" w:author="Guilherme Pessoa-Amorim [2]" w:date="2021-11-15T18:18:00Z">
        <w:r w:rsidRPr="00D9517A" w:rsidDel="00673354">
          <w:rPr>
            <w:rFonts w:ascii="Mulish" w:hAnsi="Mulish"/>
            <w:sz w:val="22"/>
            <w:rPrChange w:id="5330" w:author="Guilherme Pessoa-Amorim [2]" w:date="2021-11-16T13:46:00Z">
              <w:rPr/>
            </w:rPrChange>
          </w:rPr>
          <w:delText>ontinuous variables will be compared using independent samples T-test if normally</w:delText>
        </w:r>
        <w:r w:rsidR="0023499A" w:rsidRPr="00D9517A" w:rsidDel="00673354">
          <w:rPr>
            <w:rFonts w:ascii="Mulish" w:hAnsi="Mulish"/>
            <w:sz w:val="22"/>
            <w:rPrChange w:id="5331" w:author="Guilherme Pessoa-Amorim [2]" w:date="2021-11-16T13:46:00Z">
              <w:rPr/>
            </w:rPrChange>
          </w:rPr>
          <w:delText xml:space="preserve"> </w:delText>
        </w:r>
        <w:r w:rsidRPr="00D9517A" w:rsidDel="00673354">
          <w:rPr>
            <w:rFonts w:ascii="Mulish" w:hAnsi="Mulish"/>
            <w:sz w:val="22"/>
            <w:rPrChange w:id="5332" w:author="Guilherme Pessoa-Amorim [2]" w:date="2021-11-16T13:46:00Z">
              <w:rPr/>
            </w:rPrChange>
          </w:rPr>
          <w:delText>distributed</w:delText>
        </w:r>
        <w:r w:rsidR="002C12F5" w:rsidRPr="00D9517A" w:rsidDel="00673354">
          <w:rPr>
            <w:rFonts w:ascii="Mulish" w:hAnsi="Mulish"/>
            <w:sz w:val="22"/>
            <w:rPrChange w:id="5333" w:author="Guilherme Pessoa-Amorim [2]" w:date="2021-11-16T13:46:00Z">
              <w:rPr/>
            </w:rPrChange>
          </w:rPr>
          <w:delText>,</w:delText>
        </w:r>
        <w:r w:rsidRPr="00D9517A" w:rsidDel="00673354">
          <w:rPr>
            <w:rFonts w:ascii="Mulish" w:hAnsi="Mulish"/>
            <w:sz w:val="22"/>
            <w:rPrChange w:id="5334" w:author="Guilherme Pessoa-Amorim [2]" w:date="2021-11-16T13:46:00Z">
              <w:rPr/>
            </w:rPrChange>
          </w:rPr>
          <w:delText xml:space="preserve"> or the Mann-Whitney U test if non-normally distributed; categorical variables will be compared using Pearson’s Chi-squared </w:delText>
        </w:r>
        <w:r w:rsidR="00772772" w:rsidRPr="00D9517A" w:rsidDel="00673354">
          <w:rPr>
            <w:rFonts w:ascii="Mulish" w:hAnsi="Mulish"/>
            <w:sz w:val="22"/>
            <w:rPrChange w:id="5335" w:author="Guilherme Pessoa-Amorim [2]" w:date="2021-11-16T13:46:00Z">
              <w:rPr/>
            </w:rPrChange>
          </w:rPr>
          <w:delText>or Fisher’s exact tests where appropriate.</w:delText>
        </w:r>
        <w:r w:rsidR="001505F8" w:rsidRPr="00D9517A" w:rsidDel="00673354">
          <w:rPr>
            <w:rFonts w:ascii="Mulish" w:hAnsi="Mulish"/>
            <w:sz w:val="22"/>
            <w:rPrChange w:id="5336" w:author="Guilherme Pessoa-Amorim [2]" w:date="2021-11-16T13:46:00Z">
              <w:rPr/>
            </w:rPrChange>
          </w:rPr>
          <w:delText xml:space="preserve"> </w:delText>
        </w:r>
        <w:r w:rsidRPr="00D9517A" w:rsidDel="00673354">
          <w:rPr>
            <w:rFonts w:ascii="Mulish" w:hAnsi="Mulish"/>
            <w:sz w:val="22"/>
            <w:rPrChange w:id="5337" w:author="Guilherme Pessoa-Amorim [2]" w:date="2021-11-16T13:46:00Z">
              <w:rPr/>
            </w:rPrChange>
          </w:rPr>
          <w:delText xml:space="preserve">Assessment of distribution normality will be performed by visual </w:delText>
        </w:r>
        <w:r w:rsidR="0097604B" w:rsidRPr="00D9517A" w:rsidDel="00673354">
          <w:rPr>
            <w:rFonts w:ascii="Mulish" w:hAnsi="Mulish"/>
            <w:sz w:val="22"/>
            <w:rPrChange w:id="5338" w:author="Guilherme Pessoa-Amorim [2]" w:date="2021-11-16T13:46:00Z">
              <w:rPr/>
            </w:rPrChange>
          </w:rPr>
          <w:delText xml:space="preserve">data </w:delText>
        </w:r>
        <w:r w:rsidRPr="00D9517A" w:rsidDel="00673354">
          <w:rPr>
            <w:rFonts w:ascii="Mulish" w:hAnsi="Mulish"/>
            <w:sz w:val="22"/>
            <w:rPrChange w:id="5339" w:author="Guilherme Pessoa-Amorim [2]" w:date="2021-11-16T13:46:00Z">
              <w:rPr/>
            </w:rPrChange>
          </w:rPr>
          <w:delText>inspection</w:delText>
        </w:r>
        <w:r w:rsidR="0097604B" w:rsidRPr="00D9517A" w:rsidDel="00673354">
          <w:rPr>
            <w:rFonts w:ascii="Mulish" w:hAnsi="Mulish"/>
            <w:sz w:val="22"/>
            <w:rPrChange w:id="5340" w:author="Guilherme Pessoa-Amorim [2]" w:date="2021-11-16T13:46:00Z">
              <w:rPr/>
            </w:rPrChange>
          </w:rPr>
          <w:delText>.</w:delText>
        </w:r>
      </w:del>
    </w:p>
    <w:p w14:paraId="6BC5300C" w14:textId="52365333" w:rsidR="001C4DDF" w:rsidRPr="00D9517A" w:rsidDel="00673354" w:rsidRDefault="001C4DDF">
      <w:pPr>
        <w:spacing w:line="360" w:lineRule="auto"/>
        <w:jc w:val="both"/>
        <w:rPr>
          <w:del w:id="5341" w:author="Guilherme Pessoa-Amorim [2]" w:date="2021-11-15T18:19:00Z"/>
          <w:rFonts w:ascii="Mulish" w:hAnsi="Mulish"/>
          <w:sz w:val="22"/>
          <w:rPrChange w:id="5342" w:author="Guilherme Pessoa-Amorim [2]" w:date="2021-11-16T13:46:00Z">
            <w:rPr>
              <w:del w:id="5343" w:author="Guilherme Pessoa-Amorim [2]" w:date="2021-11-15T18:19:00Z"/>
            </w:rPr>
          </w:rPrChange>
        </w:rPr>
        <w:pPrChange w:id="5344" w:author="Guilherme Pessoa-Amorim [2]" w:date="2021-11-15T13:07:00Z">
          <w:pPr>
            <w:jc w:val="both"/>
          </w:pPr>
        </w:pPrChange>
      </w:pPr>
    </w:p>
    <w:p w14:paraId="524A7813" w14:textId="43B0FC77" w:rsidR="004C3999" w:rsidRPr="00D9517A" w:rsidRDefault="0023499A">
      <w:pPr>
        <w:spacing w:line="360" w:lineRule="auto"/>
        <w:jc w:val="both"/>
        <w:rPr>
          <w:ins w:id="5345" w:author="Guilherme Pessoa-Amorim" w:date="2021-11-15T09:51:00Z"/>
          <w:rFonts w:ascii="Mulish" w:hAnsi="Mulish" w:cs="Calibri Light"/>
          <w:sz w:val="22"/>
          <w:rPrChange w:id="5346" w:author="Guilherme Pessoa-Amorim [2]" w:date="2021-11-16T13:46:00Z">
            <w:rPr>
              <w:ins w:id="5347" w:author="Guilherme Pessoa-Amorim" w:date="2021-11-15T09:51:00Z"/>
            </w:rPr>
          </w:rPrChange>
        </w:rPr>
        <w:pPrChange w:id="5348" w:author="Guilherme Pessoa-Amorim [2]" w:date="2021-11-15T13:07:00Z">
          <w:pPr>
            <w:pStyle w:val="ListParagraph"/>
            <w:numPr>
              <w:ilvl w:val="1"/>
              <w:numId w:val="16"/>
            </w:numPr>
            <w:ind w:left="2880" w:hanging="360"/>
          </w:pPr>
        </w:pPrChange>
      </w:pPr>
      <w:r w:rsidRPr="00D9517A">
        <w:rPr>
          <w:rFonts w:ascii="Mulish" w:hAnsi="Mulish"/>
          <w:sz w:val="22"/>
          <w:rPrChange w:id="5349" w:author="Guilherme Pessoa-Amorim [2]" w:date="2021-11-16T13:46:00Z">
            <w:rPr/>
          </w:rPrChange>
        </w:rPr>
        <w:t>For</w:t>
      </w:r>
      <w:ins w:id="5350" w:author="Guilherme Pessoa-Amorim [2]" w:date="2021-11-15T18:17:00Z">
        <w:r w:rsidR="00673354" w:rsidRPr="003E336D">
          <w:rPr>
            <w:rFonts w:ascii="Mulish" w:hAnsi="Mulish"/>
            <w:sz w:val="22"/>
          </w:rPr>
          <w:t xml:space="preserve"> comparisons </w:t>
        </w:r>
      </w:ins>
      <w:ins w:id="5351" w:author="Guilherme Pessoa-Amorim [2]" w:date="2021-11-15T18:19:00Z">
        <w:r w:rsidR="00673354" w:rsidRPr="003E336D">
          <w:rPr>
            <w:rFonts w:ascii="Mulish" w:hAnsi="Mulish"/>
            <w:sz w:val="22"/>
          </w:rPr>
          <w:t>of binary outcomes (with vs without record)</w:t>
        </w:r>
        <w:r w:rsidR="00673354" w:rsidRPr="00D9517A">
          <w:rPr>
            <w:rFonts w:ascii="Mulish" w:hAnsi="Mulish"/>
            <w:sz w:val="22"/>
          </w:rPr>
          <w:t xml:space="preserve"> </w:t>
        </w:r>
      </w:ins>
      <w:ins w:id="5352" w:author="Guilherme Pessoa-Amorim [2]" w:date="2021-11-15T18:17:00Z">
        <w:r w:rsidR="00673354" w:rsidRPr="00D9517A">
          <w:rPr>
            <w:rFonts w:ascii="Mulish" w:hAnsi="Mulish"/>
            <w:sz w:val="22"/>
          </w:rPr>
          <w:t>between data sources,</w:t>
        </w:r>
      </w:ins>
      <w:r w:rsidRPr="00D9517A">
        <w:rPr>
          <w:rFonts w:ascii="Mulish" w:hAnsi="Mulish"/>
          <w:sz w:val="22"/>
          <w:rPrChange w:id="5353" w:author="Guilherme Pessoa-Amorim [2]" w:date="2021-11-16T13:46:00Z">
            <w:rPr/>
          </w:rPrChange>
        </w:rPr>
        <w:t xml:space="preserve"> </w:t>
      </w:r>
      <w:ins w:id="5354" w:author="Guilherme Pessoa-Amorim [2]" w:date="2021-11-15T18:18:00Z">
        <w:r w:rsidR="00673354" w:rsidRPr="003E336D">
          <w:rPr>
            <w:rFonts w:ascii="Mulish" w:hAnsi="Mulish"/>
            <w:sz w:val="22"/>
          </w:rPr>
          <w:t xml:space="preserve">two-by-two contingency tables will be constructed for </w:t>
        </w:r>
      </w:ins>
      <w:r w:rsidRPr="00D9517A">
        <w:rPr>
          <w:rFonts w:ascii="Mulish" w:hAnsi="Mulish"/>
          <w:sz w:val="22"/>
          <w:rPrChange w:id="5355" w:author="Guilherme Pessoa-Amorim [2]" w:date="2021-11-16T13:46:00Z">
            <w:rPr/>
          </w:rPrChange>
        </w:rPr>
        <w:t xml:space="preserve">each trial and </w:t>
      </w:r>
      <w:del w:id="5356" w:author="Guilherme Pessoa-Amorim [2]" w:date="2021-11-15T18:18:00Z">
        <w:r w:rsidRPr="00D9517A" w:rsidDel="00673354">
          <w:rPr>
            <w:rFonts w:ascii="Mulish" w:hAnsi="Mulish"/>
            <w:sz w:val="22"/>
            <w:rPrChange w:id="5357" w:author="Guilherme Pessoa-Amorim [2]" w:date="2021-11-16T13:46:00Z">
              <w:rPr/>
            </w:rPrChange>
          </w:rPr>
          <w:delText xml:space="preserve">for </w:delText>
        </w:r>
      </w:del>
      <w:r w:rsidRPr="00D9517A">
        <w:rPr>
          <w:rFonts w:ascii="Mulish" w:hAnsi="Mulish"/>
          <w:sz w:val="22"/>
          <w:rPrChange w:id="5358" w:author="Guilherme Pessoa-Amorim [2]" w:date="2021-11-16T13:46:00Z">
            <w:rPr/>
          </w:rPrChange>
        </w:rPr>
        <w:t>each drug group of interest</w:t>
      </w:r>
      <w:del w:id="5359" w:author="Guilherme Pessoa-Amorim [2]" w:date="2021-11-15T18:18:00Z">
        <w:r w:rsidRPr="00D9517A" w:rsidDel="00673354">
          <w:rPr>
            <w:rFonts w:ascii="Mulish" w:hAnsi="Mulish"/>
            <w:sz w:val="22"/>
            <w:rPrChange w:id="5360" w:author="Guilherme Pessoa-Amorim [2]" w:date="2021-11-16T13:46:00Z">
              <w:rPr/>
            </w:rPrChange>
          </w:rPr>
          <w:delText>, t</w:delText>
        </w:r>
        <w:r w:rsidR="006E5244" w:rsidRPr="00D9517A" w:rsidDel="00673354">
          <w:rPr>
            <w:rFonts w:ascii="Mulish" w:hAnsi="Mulish"/>
            <w:sz w:val="22"/>
            <w:rPrChange w:id="5361" w:author="Guilherme Pessoa-Amorim [2]" w:date="2021-11-16T13:46:00Z">
              <w:rPr/>
            </w:rPrChange>
          </w:rPr>
          <w:delText>wo-by-two c</w:delText>
        </w:r>
        <w:r w:rsidR="001C4DDF" w:rsidRPr="00D9517A" w:rsidDel="00673354">
          <w:rPr>
            <w:rFonts w:ascii="Mulish" w:hAnsi="Mulish"/>
            <w:sz w:val="22"/>
            <w:rPrChange w:id="5362" w:author="Guilherme Pessoa-Amorim [2]" w:date="2021-11-16T13:46:00Z">
              <w:rPr/>
            </w:rPrChange>
          </w:rPr>
          <w:delText>ontingency</w:delText>
        </w:r>
        <w:r w:rsidR="006E5244" w:rsidRPr="00D9517A" w:rsidDel="00673354">
          <w:rPr>
            <w:rFonts w:ascii="Mulish" w:hAnsi="Mulish"/>
            <w:sz w:val="22"/>
            <w:rPrChange w:id="5363" w:author="Guilherme Pessoa-Amorim [2]" w:date="2021-11-16T13:46:00Z">
              <w:rPr/>
            </w:rPrChange>
          </w:rPr>
          <w:delText xml:space="preserve"> </w:delText>
        </w:r>
        <w:r w:rsidRPr="00D9517A" w:rsidDel="00673354">
          <w:rPr>
            <w:rFonts w:ascii="Mulish" w:hAnsi="Mulish"/>
            <w:sz w:val="22"/>
            <w:rPrChange w:id="5364" w:author="Guilherme Pessoa-Amorim [2]" w:date="2021-11-16T13:46:00Z">
              <w:rPr/>
            </w:rPrChange>
          </w:rPr>
          <w:delText xml:space="preserve">tables </w:delText>
        </w:r>
        <w:r w:rsidR="006E5244" w:rsidRPr="00D9517A" w:rsidDel="00673354">
          <w:rPr>
            <w:rFonts w:ascii="Mulish" w:hAnsi="Mulish"/>
            <w:sz w:val="22"/>
            <w:rPrChange w:id="5365" w:author="Guilherme Pessoa-Amorim [2]" w:date="2021-11-16T13:46:00Z">
              <w:rPr/>
            </w:rPrChange>
          </w:rPr>
          <w:delText>will be constructed for comparisons of binary outcomes (with vs without record) according to different data sources</w:delText>
        </w:r>
      </w:del>
      <w:r w:rsidR="006E5244" w:rsidRPr="00D9517A">
        <w:rPr>
          <w:rFonts w:ascii="Mulish" w:hAnsi="Mulish"/>
          <w:sz w:val="22"/>
          <w:rPrChange w:id="5366" w:author="Guilherme Pessoa-Amorim [2]" w:date="2021-11-16T13:46:00Z">
            <w:rPr/>
          </w:rPrChange>
        </w:rPr>
        <w:t xml:space="preserve">. </w:t>
      </w:r>
      <w:r w:rsidR="002C12F5" w:rsidRPr="00D9517A">
        <w:rPr>
          <w:rFonts w:ascii="Mulish" w:hAnsi="Mulish"/>
          <w:sz w:val="22"/>
          <w:rPrChange w:id="5367" w:author="Guilherme Pessoa-Amorim [2]" w:date="2021-11-16T13:46:00Z">
            <w:rPr/>
          </w:rPrChange>
        </w:rPr>
        <w:t>The measurement of agreement between data sources will be performed using Cohen’s Kappa</w:t>
      </w:r>
      <w:ins w:id="5368" w:author="Guilherme Pessoa-Amorim" w:date="2021-11-15T10:34:00Z">
        <w:r w:rsidR="004C20A8" w:rsidRPr="00D9517A">
          <w:rPr>
            <w:rFonts w:ascii="Mulish" w:hAnsi="Mulish"/>
            <w:sz w:val="22"/>
            <w:rPrChange w:id="5369" w:author="Guilherme Pessoa-Amorim [2]" w:date="2021-11-16T13:46:00Z">
              <w:rPr/>
            </w:rPrChange>
          </w:rPr>
          <w:t>;</w:t>
        </w:r>
      </w:ins>
      <w:r w:rsidR="004C20A8" w:rsidRPr="00D9517A">
        <w:rPr>
          <w:rFonts w:ascii="Mulish" w:hAnsi="Mulish"/>
          <w:sz w:val="22"/>
          <w:rPrChange w:id="5370" w:author="Guilherme Pessoa-Amorim [2]" w:date="2021-11-16T13:46:00Z">
            <w:rPr/>
          </w:rPrChange>
        </w:rPr>
        <w:fldChar w:fldCharType="begin"/>
      </w:r>
      <w:r w:rsidR="00DB314E" w:rsidRPr="00D9517A">
        <w:rPr>
          <w:rFonts w:ascii="Mulish" w:hAnsi="Mulish"/>
          <w:sz w:val="22"/>
          <w:rPrChange w:id="5371" w:author="Guilherme Pessoa-Amorim [2]" w:date="2021-11-16T13:46:00Z">
            <w:rPr/>
          </w:rPrChange>
        </w:rPr>
        <w:instrText xml:space="preserve"> ADDIN ZOTERO_ITEM CSL_CITATION {"citationID":"bob0defr","properties":{"formattedCitation":"\\super 10\\nosupersub{}","plainCitation":"10","noteIndex":0},"citationItems":[{"id":14528,"uris":["http://zotero.org/users/5813034/items/M7PIW94Y"],"uri":["http://zotero.org/users/5813034/items/M7PIW94Y"],"itemData":{"id":14528,"type":"article-journal","container-title":"Educational and Psychological Measurement","DOI":"10.1177/001316446002000104","ISSN":"0013-1644, 1552-3888","issue":"1","journalAbbreviation":"Educational and Psychological Measurement","language":"en","page":"37-46","source":"DOI.org (Crossref)","title":"A Coefficient of Agreement for Nominal Scales","volume":"20","author":[{"family":"Cohen","given":"Jacob"}],"issued":{"date-parts":[["1960",4]]}}}],"schema":"https://github.com/citation-style-language/schema/raw/master/csl-citation.json"} </w:instrText>
      </w:r>
      <w:r w:rsidR="004C20A8" w:rsidRPr="00D9517A">
        <w:rPr>
          <w:rFonts w:ascii="Mulish" w:hAnsi="Mulish"/>
          <w:sz w:val="22"/>
          <w:rPrChange w:id="5372" w:author="Guilherme Pessoa-Amorim [2]" w:date="2021-11-16T13:46:00Z">
            <w:rPr/>
          </w:rPrChange>
        </w:rPr>
        <w:fldChar w:fldCharType="separate"/>
      </w:r>
      <w:r w:rsidR="00DB314E" w:rsidRPr="00D9517A">
        <w:rPr>
          <w:rFonts w:ascii="Mulish" w:hAnsi="Mulish" w:cs="Calibri"/>
          <w:sz w:val="22"/>
          <w:vertAlign w:val="superscript"/>
          <w:rPrChange w:id="5373" w:author="Guilherme Pessoa-Amorim [2]" w:date="2021-11-16T13:46:00Z">
            <w:rPr>
              <w:rFonts w:ascii="Calibri" w:hAnsi="Calibri" w:cs="Calibri"/>
              <w:vertAlign w:val="superscript"/>
            </w:rPr>
          </w:rPrChange>
        </w:rPr>
        <w:t>10</w:t>
      </w:r>
      <w:r w:rsidR="004C20A8" w:rsidRPr="00D9517A">
        <w:rPr>
          <w:rFonts w:ascii="Mulish" w:hAnsi="Mulish"/>
          <w:sz w:val="22"/>
          <w:rPrChange w:id="5374" w:author="Guilherme Pessoa-Amorim [2]" w:date="2021-11-16T13:46:00Z">
            <w:rPr/>
          </w:rPrChange>
        </w:rPr>
        <w:fldChar w:fldCharType="end"/>
      </w:r>
      <w:ins w:id="5375" w:author="Guilherme Pessoa-Amorim" w:date="2021-11-15T10:20:00Z">
        <w:r w:rsidR="00C451C0" w:rsidRPr="00D9517A">
          <w:rPr>
            <w:rFonts w:ascii="Mulish" w:hAnsi="Mulish"/>
            <w:sz w:val="22"/>
            <w:rPrChange w:id="5376" w:author="Guilherme Pessoa-Amorim [2]" w:date="2021-11-16T13:46:00Z">
              <w:rPr/>
            </w:rPrChange>
          </w:rPr>
          <w:t xml:space="preserve"> </w:t>
        </w:r>
      </w:ins>
      <w:ins w:id="5377" w:author="Guilherme Pessoa-Amorim" w:date="2021-11-15T10:36:00Z">
        <w:r w:rsidR="004C20A8" w:rsidRPr="00D9517A">
          <w:rPr>
            <w:rFonts w:ascii="Mulish" w:hAnsi="Mulish"/>
            <w:sz w:val="22"/>
            <w:rPrChange w:id="5378" w:author="Guilherme Pessoa-Amorim [2]" w:date="2021-11-16T13:46:00Z">
              <w:rPr/>
            </w:rPrChange>
          </w:rPr>
          <w:t>k &gt;0.8</w:t>
        </w:r>
      </w:ins>
      <w:ins w:id="5379" w:author="Guilherme Pessoa-Amorim" w:date="2021-11-15T10:35:00Z">
        <w:r w:rsidR="004C20A8" w:rsidRPr="00D9517A">
          <w:rPr>
            <w:rFonts w:ascii="Mulish" w:hAnsi="Mulish"/>
            <w:sz w:val="22"/>
            <w:rPrChange w:id="5380" w:author="Guilherme Pessoa-Amorim [2]" w:date="2021-11-16T13:46:00Z">
              <w:rPr/>
            </w:rPrChange>
          </w:rPr>
          <w:t xml:space="preserve"> </w:t>
        </w:r>
      </w:ins>
      <w:ins w:id="5381" w:author="Guilherme Pessoa-Amorim" w:date="2021-11-15T10:36:00Z">
        <w:r w:rsidR="004C20A8" w:rsidRPr="00D9517A">
          <w:rPr>
            <w:rFonts w:ascii="Mulish" w:hAnsi="Mulish"/>
            <w:sz w:val="22"/>
            <w:rPrChange w:id="5382" w:author="Guilherme Pessoa-Amorim [2]" w:date="2021-11-16T13:46:00Z">
              <w:rPr/>
            </w:rPrChange>
          </w:rPr>
          <w:t xml:space="preserve">will be considered </w:t>
        </w:r>
      </w:ins>
      <w:ins w:id="5383" w:author="Guilherme Pessoa-Amorim" w:date="2021-11-15T10:37:00Z">
        <w:r w:rsidR="004C20A8" w:rsidRPr="00D9517A">
          <w:rPr>
            <w:rFonts w:ascii="Mulish" w:hAnsi="Mulish"/>
            <w:sz w:val="22"/>
            <w:rPrChange w:id="5384" w:author="Guilherme Pessoa-Amorim [2]" w:date="2021-11-16T13:46:00Z">
              <w:rPr/>
            </w:rPrChange>
          </w:rPr>
          <w:t>evidence of substantial agreement</w:t>
        </w:r>
        <w:del w:id="5385" w:author="Guilherme Pessoa-Amorim [2]" w:date="2021-11-16T13:25:00Z">
          <w:r w:rsidR="004C20A8" w:rsidRPr="00D9517A" w:rsidDel="00603165">
            <w:rPr>
              <w:rFonts w:ascii="Mulish" w:hAnsi="Mulish"/>
              <w:sz w:val="22"/>
              <w:rPrChange w:id="5386" w:author="Guilherme Pessoa-Amorim [2]" w:date="2021-11-16T13:46:00Z">
                <w:rPr/>
              </w:rPrChange>
            </w:rPr>
            <w:delText xml:space="preserve"> and near complete overlap between sources</w:delText>
          </w:r>
        </w:del>
      </w:ins>
      <w:r w:rsidR="002C12F5" w:rsidRPr="00D9517A">
        <w:rPr>
          <w:rFonts w:ascii="Mulish" w:hAnsi="Mulish"/>
          <w:sz w:val="22"/>
          <w:rPrChange w:id="5387" w:author="Guilherme Pessoa-Amorim [2]" w:date="2021-11-16T13:46:00Z">
            <w:rPr/>
          </w:rPrChange>
        </w:rPr>
        <w:t>.</w:t>
      </w:r>
      <w:r w:rsidR="00BC3133" w:rsidRPr="00D9517A">
        <w:rPr>
          <w:rFonts w:ascii="Mulish" w:hAnsi="Mulish"/>
          <w:sz w:val="22"/>
          <w:rPrChange w:id="5388" w:author="Guilherme Pessoa-Amorim [2]" w:date="2021-11-16T13:46:00Z">
            <w:rPr/>
          </w:rPrChange>
        </w:rPr>
        <w:fldChar w:fldCharType="begin"/>
      </w:r>
      <w:r w:rsidR="00DB314E" w:rsidRPr="00D9517A">
        <w:rPr>
          <w:rFonts w:ascii="Mulish" w:hAnsi="Mulish"/>
          <w:sz w:val="22"/>
          <w:rPrChange w:id="5389" w:author="Guilherme Pessoa-Amorim [2]" w:date="2021-11-16T13:46:00Z">
            <w:rPr/>
          </w:rPrChange>
        </w:rPr>
        <w:instrText xml:space="preserve"> ADDIN ZOTERO_ITEM CSL_CITATION {"citationID":"vcdDyxMg","properties":{"formattedCitation":"\\super 11\\nosupersub{}","plainCitation":"11","noteIndex":0},"citationItems":[{"id":14531,"uris":["http://zotero.org/users/5813034/items/BKQNTRGE"],"uri":["http://zotero.org/users/5813034/items/BKQNTRGE"],"itemData":{"id":14531,"type":"article-journal","abstract":"Items such as physical exam findings, radiographic interpretations, or other diagnostic tests often rely on some degree of subjective interpretation by observers. Studies that measure the agreement between two or more observers should include a statistic that takes into account the fact that observers will sometimes agree or disagree simply by chance. The kappa statistic (or kappa coefficient) is the most commonly used statistic for this purpose. A kappa of 1 indicates perfect agreement, whereas a kappa of 0 indicates agreement equivalent to chance. A limitation of kappa is that it is affected by the prevalence of the finding under observation. Methods to overcome this limitation have been described.","container-title":"Family Medicine","ISSN":"0742-3225","issue":"5","journalAbbreviation":"Fam Med","language":"eng","note":"PMID: 15883903","page":"360-363","source":"PubMed","title":"Understanding interobserver agreement: the kappa statistic","title-short":"Understanding interobserver agreement","volume":"37","author":[{"family":"Viera","given":"Anthony J."},{"family":"Garrett","given":"Joanne M."}],"issued":{"date-parts":[["2005",5]]}}}],"schema":"https://github.com/citation-style-language/schema/raw/master/csl-citation.json"} </w:instrText>
      </w:r>
      <w:r w:rsidR="00BC3133" w:rsidRPr="00D9517A">
        <w:rPr>
          <w:rFonts w:ascii="Mulish" w:hAnsi="Mulish"/>
          <w:sz w:val="22"/>
          <w:rPrChange w:id="5390" w:author="Guilherme Pessoa-Amorim [2]" w:date="2021-11-16T13:46:00Z">
            <w:rPr/>
          </w:rPrChange>
        </w:rPr>
        <w:fldChar w:fldCharType="separate"/>
      </w:r>
      <w:r w:rsidR="00DB314E" w:rsidRPr="00D9517A">
        <w:rPr>
          <w:rFonts w:ascii="Mulish" w:hAnsi="Mulish" w:cs="Calibri"/>
          <w:sz w:val="22"/>
          <w:vertAlign w:val="superscript"/>
          <w:rPrChange w:id="5391" w:author="Guilherme Pessoa-Amorim [2]" w:date="2021-11-16T13:46:00Z">
            <w:rPr>
              <w:rFonts w:ascii="Calibri" w:hAnsi="Calibri" w:cs="Calibri"/>
              <w:vertAlign w:val="superscript"/>
            </w:rPr>
          </w:rPrChange>
        </w:rPr>
        <w:t>11</w:t>
      </w:r>
      <w:r w:rsidR="00BC3133" w:rsidRPr="00D9517A">
        <w:rPr>
          <w:rFonts w:ascii="Mulish" w:hAnsi="Mulish"/>
          <w:sz w:val="22"/>
          <w:rPrChange w:id="5392" w:author="Guilherme Pessoa-Amorim [2]" w:date="2021-11-16T13:46:00Z">
            <w:rPr/>
          </w:rPrChange>
        </w:rPr>
        <w:fldChar w:fldCharType="end"/>
      </w:r>
      <w:del w:id="5393" w:author="Guilherme Pessoa-Amorim" w:date="2021-11-15T10:34:00Z">
        <w:r w:rsidR="006B1B5A" w:rsidRPr="00D9517A" w:rsidDel="004C20A8">
          <w:rPr>
            <w:rFonts w:ascii="Mulish" w:hAnsi="Mulish"/>
            <w:sz w:val="22"/>
            <w:rPrChange w:id="5394" w:author="Guilherme Pessoa-Amorim [2]" w:date="2021-11-16T13:46:00Z">
              <w:rPr/>
            </w:rPrChange>
          </w:rPr>
          <w:fldChar w:fldCharType="begin"/>
        </w:r>
        <w:r w:rsidR="00C451C0" w:rsidRPr="00D9517A" w:rsidDel="004C20A8">
          <w:rPr>
            <w:rFonts w:ascii="Mulish" w:hAnsi="Mulish"/>
            <w:sz w:val="22"/>
            <w:rPrChange w:id="5395" w:author="Guilherme Pessoa-Amorim [2]" w:date="2021-11-16T13:46:00Z">
              <w:rPr/>
            </w:rPrChange>
          </w:rPr>
          <w:delInstrText xml:space="preserve"> ADDIN ZOTERO_ITEM CSL_CITATION {"citationID":"qTuQkDBY","properties":{"formattedCitation":"\\super 6,7\\nosupersub{}","plainCitation":"6,7","noteIndex":0},"citationItems":[{"id":14376,"uris":["http://zotero.org/users/5813034/items/YH5R9IW3"],"uri":["http://zotero.org/users/5813034/items/YH5R9IW3"],"itemData":{"id":14376,"type":"article-journal","abstract":"PURPOSE: Pharmacy and linked claims databases are commonly used to determine medication receipt as a measure of quality of care. However, these data sources have not been previously compared with self-reported data for receipt of medications used for glucocorticoid-induced osteoporosis (GIOP).\nMETHODS: Using databases from a national managed care organization (MCO), we identified 6282 chronic glucocorticoid users (60+ days in 18 months). We compared self-reported current use of alendronate, risedronate, calcitonin, and raloxifene (reference standard) to different intervals of preceding pharmacy data to determine agreement, sensitivity, specificity, and positive and negative predictive values of the pharmacy data.\nRESULTS: Survey respondents (n = 2363) were mean +/- SD age 53 +/- 14 years old, 70% women, and 78% Caucasian. Agreement between self-reported and pharmacy data ranged from Kappa = 0.64 (95%CI 0.53-0.75) (calcitonin) to 0.80 (0.76-0.84) (alendronate). The positive predictive value of a filled prescription in the pharmacy database in the prior 6 months exceeded 90% compared to the reference standard of self-reported current bisphosphonate use. However, the 6-month interval of pharmacy data failed to capture &gt;25% of self-reported current bisphosphonate users. The optimal interval of pharmacy data to distinguish between current and past bisphosphonate users was 120-180 days.\nCONCLUSIONS: Among chronic glucocorticoid users enrolled in managed care, underreporting of current osteoporosis medication use was uncommon, and agreement between self-report and pharmacy data was high. Use of pharmacy data alone is unlikely to underestimate quality of osteoporosis care, but different intervals of pharmacy data have important implications on the ability to identify current users of osteoporosis medications.","container-title":"Pharmacoepidemiology and Drug Safety","DOI":"10.1002/pds.1226","ISSN":"1053-8569","issue":"10","journalAbbreviation":"Pharmacoepidemiol Drug Saf","language":"eng","note":"PMID: 16498575","page":"710-718","source":"PubMed","title":"Agreement and validity of pharmacy data versus self-report for use of osteoporosis medications among chronic glucocorticoid users","volume":"15","author":[{"family":"Curtis","given":"Jeffrey R."},{"family":"Westfall","given":"Andrew O."},{"family":"Allison","given":"Jeroan"},{"family":"Freeman","given":"Allison"},{"family":"Kovac","given":"Stacey H."},{"family":"Saag","given":"Kenneth G."}],"issued":{"date-parts":[["2006",10]]}}},{"id":14531,"uris":["http://zotero.org/users/5813034/items/BKQNTRGE"],"uri":["http://zotero.org/users/5813034/items/BKQNTRGE"],"itemData":{"id":14531,"type":"article-journal","abstract":"Items such as physical exam findings, radiographic interpretations, or other diagnostic tests often rely on some degree of subjective interpretation by observers. Studies that measure the agreement between two or more observers should include a statistic that takes into account the fact that observers will sometimes agree or disagree simply by chance. The kappa statistic (or kappa coefficient) is the most commonly used statistic for this purpose. A kappa of 1 indicates perfect agreement, whereas a kappa of 0 indicates agreement equivalent to chance. A limitation of kappa is that it is affected by the prevalence of the finding under observation. Methods to overcome this limitation have been described.","container-title":"Family Medicine","ISSN":"0742-3225","issue":"5","journalAbbreviation":"Fam Med","language":"eng","note":"PMID: 15883903","page":"360-363","source":"PubMed","title":"Understanding interobserver agreement: the kappa statistic","title-short":"Understanding interobserver agreement","volume":"37","author":[{"family":"Viera","given":"Anthony J."},{"family":"Garrett","given":"Joanne M."}],"issued":{"date-parts":[["2005",5]]}}}],"schema":"https://github.com/citation-style-language/schema/raw/master/csl-citation.json"} </w:delInstrText>
        </w:r>
        <w:r w:rsidR="006B1B5A" w:rsidRPr="00D9517A" w:rsidDel="004C20A8">
          <w:rPr>
            <w:rFonts w:ascii="Mulish" w:hAnsi="Mulish"/>
            <w:sz w:val="22"/>
            <w:rPrChange w:id="5396" w:author="Guilherme Pessoa-Amorim [2]" w:date="2021-11-16T13:46:00Z">
              <w:rPr/>
            </w:rPrChange>
          </w:rPr>
          <w:fldChar w:fldCharType="separate"/>
        </w:r>
        <w:r w:rsidR="00C451C0" w:rsidRPr="00D9517A" w:rsidDel="004C20A8">
          <w:rPr>
            <w:rFonts w:ascii="Mulish" w:hAnsi="Mulish" w:cs="Calibri"/>
            <w:sz w:val="22"/>
            <w:vertAlign w:val="superscript"/>
            <w:rPrChange w:id="5397" w:author="Guilherme Pessoa-Amorim [2]" w:date="2021-11-16T13:46:00Z">
              <w:rPr>
                <w:rFonts w:ascii="Calibri" w:hAnsi="Calibri" w:cs="Calibri"/>
                <w:vertAlign w:val="superscript"/>
              </w:rPr>
            </w:rPrChange>
          </w:rPr>
          <w:delText>6,7</w:delText>
        </w:r>
        <w:r w:rsidR="006B1B5A" w:rsidRPr="00D9517A" w:rsidDel="004C20A8">
          <w:rPr>
            <w:rFonts w:ascii="Mulish" w:hAnsi="Mulish"/>
            <w:sz w:val="22"/>
            <w:rPrChange w:id="5398" w:author="Guilherme Pessoa-Amorim [2]" w:date="2021-11-16T13:46:00Z">
              <w:rPr/>
            </w:rPrChange>
          </w:rPr>
          <w:fldChar w:fldCharType="end"/>
        </w:r>
      </w:del>
      <w:r w:rsidR="002C12F5" w:rsidRPr="00D9517A">
        <w:rPr>
          <w:rFonts w:ascii="Mulish" w:hAnsi="Mulish"/>
          <w:sz w:val="22"/>
          <w:rPrChange w:id="5399" w:author="Guilherme Pessoa-Amorim [2]" w:date="2021-11-16T13:46:00Z">
            <w:rPr/>
          </w:rPrChange>
        </w:rPr>
        <w:t xml:space="preserve"> </w:t>
      </w:r>
      <w:ins w:id="5400" w:author="Guilherme Pessoa-Amorim" w:date="2021-11-15T10:34:00Z">
        <w:r w:rsidR="00162CDF" w:rsidRPr="00D9517A">
          <w:rPr>
            <w:rFonts w:ascii="Mulish" w:hAnsi="Mulish"/>
            <w:sz w:val="22"/>
            <w:rPrChange w:id="5401" w:author="Guilherme Pessoa-Amorim [2]" w:date="2021-11-16T13:46:00Z">
              <w:rPr/>
            </w:rPrChange>
          </w:rPr>
          <w:t xml:space="preserve">Venn diagrams will be built depicting the number of participants captured by each source. </w:t>
        </w:r>
      </w:ins>
      <w:r w:rsidR="002C12F5" w:rsidRPr="00D9517A">
        <w:rPr>
          <w:rFonts w:ascii="Mulish" w:hAnsi="Mulish"/>
          <w:sz w:val="22"/>
          <w:rPrChange w:id="5402" w:author="Guilherme Pessoa-Amorim [2]" w:date="2021-11-16T13:46:00Z">
            <w:rPr/>
          </w:rPrChange>
        </w:rPr>
        <w:t xml:space="preserve">Additionally, sensitivity, specificity, positive and negative predictive values will be computed based on a </w:t>
      </w:r>
      <w:del w:id="5403" w:author="Guilherme Pessoa-Amorim" w:date="2021-11-15T10:29:00Z">
        <w:r w:rsidR="002C12F5" w:rsidRPr="00D9517A" w:rsidDel="00162CDF">
          <w:rPr>
            <w:rFonts w:ascii="Mulish" w:hAnsi="Mulish"/>
            <w:sz w:val="22"/>
            <w:rPrChange w:id="5404" w:author="Guilherme Pessoa-Amorim [2]" w:date="2021-11-16T13:46:00Z">
              <w:rPr/>
            </w:rPrChange>
          </w:rPr>
          <w:delText xml:space="preserve">criterion </w:delText>
        </w:r>
      </w:del>
      <w:ins w:id="5405" w:author="Guilherme Pessoa-Amorim" w:date="2021-11-15T10:29:00Z">
        <w:del w:id="5406" w:author="Guilherme Pessoa-Amorim [2]" w:date="2021-11-15T11:23:00Z">
          <w:r w:rsidR="00162CDF" w:rsidRPr="00D9517A" w:rsidDel="009746A2">
            <w:rPr>
              <w:rFonts w:ascii="Mulish" w:hAnsi="Mulish"/>
              <w:sz w:val="22"/>
              <w:rPrChange w:id="5407" w:author="Guilherme Pessoa-Amorim [2]" w:date="2021-11-16T13:46:00Z">
                <w:rPr/>
              </w:rPrChange>
            </w:rPr>
            <w:delText>gold</w:delText>
          </w:r>
        </w:del>
      </w:ins>
      <w:ins w:id="5408" w:author="Guilherme Pessoa-Amorim [2]" w:date="2021-11-15T11:23:00Z">
        <w:r w:rsidR="009746A2" w:rsidRPr="00D9517A">
          <w:rPr>
            <w:rFonts w:ascii="Mulish" w:hAnsi="Mulish"/>
            <w:sz w:val="22"/>
            <w:rPrChange w:id="5409" w:author="Guilherme Pessoa-Amorim [2]" w:date="2021-11-16T13:46:00Z">
              <w:rPr/>
            </w:rPrChange>
          </w:rPr>
          <w:t>reference</w:t>
        </w:r>
      </w:ins>
      <w:ins w:id="5410" w:author="Guilherme Pessoa-Amorim" w:date="2021-11-15T10:29:00Z">
        <w:r w:rsidR="00162CDF" w:rsidRPr="00D9517A">
          <w:rPr>
            <w:rFonts w:ascii="Mulish" w:hAnsi="Mulish"/>
            <w:sz w:val="22"/>
            <w:rPrChange w:id="5411" w:author="Guilherme Pessoa-Amorim [2]" w:date="2021-11-16T13:46:00Z">
              <w:rPr/>
            </w:rPrChange>
          </w:rPr>
          <w:t xml:space="preserve"> </w:t>
        </w:r>
      </w:ins>
      <w:r w:rsidR="002C12F5" w:rsidRPr="00D9517A">
        <w:rPr>
          <w:rFonts w:ascii="Mulish" w:hAnsi="Mulish"/>
          <w:sz w:val="22"/>
          <w:rPrChange w:id="5412" w:author="Guilherme Pessoa-Amorim [2]" w:date="2021-11-16T13:46:00Z">
            <w:rPr/>
          </w:rPrChange>
        </w:rPr>
        <w:t>standard for each comparison (</w:t>
      </w:r>
      <w:r w:rsidRPr="00D9517A">
        <w:rPr>
          <w:rFonts w:ascii="Mulish" w:hAnsi="Mulish"/>
          <w:sz w:val="22"/>
          <w:rPrChange w:id="5413" w:author="Guilherme Pessoa-Amorim [2]" w:date="2021-11-16T13:46:00Z">
            <w:rPr/>
          </w:rPrChange>
        </w:rPr>
        <w:t xml:space="preserve">except for comparisons in RECOVERY; </w:t>
      </w:r>
      <w:r w:rsidR="002C12F5" w:rsidRPr="00D9517A">
        <w:rPr>
          <w:rFonts w:ascii="Mulish" w:hAnsi="Mulish"/>
          <w:sz w:val="22"/>
          <w:rPrChange w:id="5414" w:author="Guilherme Pessoa-Amorim [2]" w:date="2021-11-16T13:46:00Z">
            <w:rPr/>
          </w:rPrChange>
        </w:rPr>
        <w:t xml:space="preserve">see section </w:t>
      </w:r>
      <w:ins w:id="5415" w:author="Guilherme Pessoa-Amorim" w:date="2021-11-15T15:54:00Z">
        <w:r w:rsidR="00E81441" w:rsidRPr="00D9517A">
          <w:rPr>
            <w:rFonts w:ascii="Mulish" w:hAnsi="Mulish"/>
            <w:sz w:val="22"/>
          </w:rPr>
          <w:fldChar w:fldCharType="begin"/>
        </w:r>
        <w:r w:rsidR="00E81441" w:rsidRPr="00D9517A">
          <w:rPr>
            <w:rFonts w:ascii="Mulish" w:hAnsi="Mulish"/>
            <w:sz w:val="22"/>
          </w:rPr>
          <w:instrText xml:space="preserve"> REF _Ref87884111 \r \h </w:instrText>
        </w:r>
      </w:ins>
      <w:r w:rsidR="00042004" w:rsidRPr="00D9517A">
        <w:rPr>
          <w:rFonts w:ascii="Mulish" w:hAnsi="Mulish"/>
          <w:sz w:val="22"/>
        </w:rPr>
        <w:instrText xml:space="preserve"> \* MERGEFORMAT </w:instrText>
      </w:r>
      <w:r w:rsidR="00E81441" w:rsidRPr="00D9517A">
        <w:rPr>
          <w:rFonts w:ascii="Mulish" w:hAnsi="Mulish"/>
          <w:sz w:val="22"/>
        </w:rPr>
      </w:r>
      <w:r w:rsidR="00E81441" w:rsidRPr="00D9517A">
        <w:rPr>
          <w:rFonts w:ascii="Mulish" w:hAnsi="Mulish"/>
          <w:sz w:val="22"/>
          <w:rPrChange w:id="5416" w:author="Guilherme Pessoa-Amorim [2]" w:date="2021-11-16T13:46:00Z">
            <w:rPr>
              <w:rFonts w:ascii="Mulish" w:hAnsi="Mulish"/>
              <w:sz w:val="22"/>
            </w:rPr>
          </w:rPrChange>
        </w:rPr>
        <w:fldChar w:fldCharType="separate"/>
      </w:r>
      <w:ins w:id="5417" w:author="Guilherme Pessoa-Amorim [2]" w:date="2021-11-16T14:25:00Z">
        <w:r w:rsidR="003E336D">
          <w:rPr>
            <w:rFonts w:ascii="Mulish" w:hAnsi="Mulish"/>
            <w:sz w:val="22"/>
          </w:rPr>
          <w:t>4.3.8</w:t>
        </w:r>
      </w:ins>
      <w:ins w:id="5418" w:author="Guilherme Pessoa-Amorim" w:date="2021-11-15T15:54:00Z">
        <w:del w:id="5419" w:author="Guilherme Pessoa-Amorim [2]" w:date="2021-11-16T14:25:00Z">
          <w:r w:rsidR="00E81441" w:rsidRPr="00D9517A" w:rsidDel="003E336D">
            <w:rPr>
              <w:rFonts w:ascii="Mulish" w:hAnsi="Mulish"/>
              <w:sz w:val="22"/>
            </w:rPr>
            <w:delText>4.3.8</w:delText>
          </w:r>
        </w:del>
        <w:r w:rsidR="00E81441" w:rsidRPr="00D9517A">
          <w:rPr>
            <w:rFonts w:ascii="Mulish" w:hAnsi="Mulish"/>
            <w:sz w:val="22"/>
            <w:rPrChange w:id="5420" w:author="Guilherme Pessoa-Amorim [2]" w:date="2021-11-16T13:46:00Z">
              <w:rPr>
                <w:rFonts w:ascii="Mulish" w:hAnsi="Mulish"/>
                <w:sz w:val="22"/>
              </w:rPr>
            </w:rPrChange>
          </w:rPr>
          <w:fldChar w:fldCharType="end"/>
        </w:r>
      </w:ins>
      <w:del w:id="5421" w:author="Guilherme Pessoa-Amorim" w:date="2021-11-15T15:54:00Z">
        <w:r w:rsidR="002C12F5" w:rsidRPr="00D9517A" w:rsidDel="00E81441">
          <w:rPr>
            <w:rFonts w:ascii="Mulish" w:hAnsi="Mulish"/>
            <w:sz w:val="22"/>
            <w:rPrChange w:id="5422" w:author="Guilherme Pessoa-Amorim [2]" w:date="2021-11-16T13:46:00Z">
              <w:rPr/>
            </w:rPrChange>
          </w:rPr>
          <w:delText>2.3.</w:delText>
        </w:r>
        <w:r w:rsidRPr="00D9517A" w:rsidDel="00E81441">
          <w:rPr>
            <w:rFonts w:ascii="Mulish" w:hAnsi="Mulish"/>
            <w:sz w:val="22"/>
            <w:rPrChange w:id="5423" w:author="Guilherme Pessoa-Amorim [2]" w:date="2021-11-16T13:46:00Z">
              <w:rPr/>
            </w:rPrChange>
          </w:rPr>
          <w:delText>8</w:delText>
        </w:r>
      </w:del>
      <w:r w:rsidR="002C12F5" w:rsidRPr="00D9517A">
        <w:rPr>
          <w:rFonts w:ascii="Mulish" w:hAnsi="Mulish"/>
          <w:sz w:val="22"/>
          <w:rPrChange w:id="5424" w:author="Guilherme Pessoa-Amorim [2]" w:date="2021-11-16T13:46:00Z">
            <w:rPr/>
          </w:rPrChange>
        </w:rPr>
        <w:t>).</w:t>
      </w:r>
      <w:r w:rsidR="00A93159" w:rsidRPr="00D9517A">
        <w:rPr>
          <w:rFonts w:ascii="Mulish" w:hAnsi="Mulish"/>
          <w:sz w:val="22"/>
          <w:rPrChange w:id="5425" w:author="Guilherme Pessoa-Amorim [2]" w:date="2021-11-16T13:46:00Z">
            <w:rPr/>
          </w:rPrChange>
        </w:rPr>
        <w:fldChar w:fldCharType="begin"/>
      </w:r>
      <w:r w:rsidR="002411FC" w:rsidRPr="00D9517A">
        <w:rPr>
          <w:rFonts w:ascii="Mulish" w:hAnsi="Mulish"/>
          <w:sz w:val="22"/>
          <w:rPrChange w:id="5426" w:author="Guilherme Pessoa-Amorim [2]" w:date="2021-11-16T13:46:00Z">
            <w:rPr/>
          </w:rPrChange>
        </w:rPr>
        <w:instrText xml:space="preserve"> ADDIN ZOTERO_ITEM CSL_CITATION {"citationID":"J0tNtVi8","properties":{"formattedCitation":"\\super 1\\nosupersub{}","plainCitation":"1","noteIndex":0},"citationItems":[{"id":15437,"uris":["http://zotero.org/users/5813034/items/FLRC97BZ"],"uri":["http://zotero.org/users/5813034/items/FLRC97BZ"],"itemData":{"id":15437,"type":"article","title":"FDA draft guidance for Industry: Real-World Data - Assessing  Electronic Health Records and  Medical Claims Data To  Support Regulatory Decision-Making for Drug and Biological  Products","author":[{"family":"Food and Drug Agency","given":""}],"issued":{"date-parts":[["2021",9]]}}}],"schema":"https://github.com/citation-style-language/schema/raw/master/csl-citation.json"} </w:instrText>
      </w:r>
      <w:r w:rsidR="00A93159" w:rsidRPr="00D9517A">
        <w:rPr>
          <w:rFonts w:ascii="Mulish" w:hAnsi="Mulish"/>
          <w:sz w:val="22"/>
          <w:rPrChange w:id="5427" w:author="Guilherme Pessoa-Amorim [2]" w:date="2021-11-16T13:46:00Z">
            <w:rPr/>
          </w:rPrChange>
        </w:rPr>
        <w:fldChar w:fldCharType="separate"/>
      </w:r>
      <w:r w:rsidR="002411FC" w:rsidRPr="00D9517A">
        <w:rPr>
          <w:rFonts w:ascii="Mulish" w:hAnsi="Mulish" w:cs="Calibri"/>
          <w:sz w:val="22"/>
          <w:vertAlign w:val="superscript"/>
          <w:rPrChange w:id="5428" w:author="Guilherme Pessoa-Amorim [2]" w:date="2021-11-16T13:46:00Z">
            <w:rPr>
              <w:rFonts w:ascii="Calibri" w:hAnsi="Calibri" w:cs="Calibri"/>
              <w:vertAlign w:val="superscript"/>
            </w:rPr>
          </w:rPrChange>
        </w:rPr>
        <w:t>1</w:t>
      </w:r>
      <w:r w:rsidR="00A93159" w:rsidRPr="00D9517A">
        <w:rPr>
          <w:rFonts w:ascii="Mulish" w:hAnsi="Mulish"/>
          <w:sz w:val="22"/>
          <w:rPrChange w:id="5429" w:author="Guilherme Pessoa-Amorim [2]" w:date="2021-11-16T13:46:00Z">
            <w:rPr/>
          </w:rPrChange>
        </w:rPr>
        <w:fldChar w:fldCharType="end"/>
      </w:r>
      <w:ins w:id="5430" w:author="Guilherme Pessoa-Amorim" w:date="2021-11-15T10:32:00Z">
        <w:r w:rsidR="00162CDF" w:rsidRPr="00D9517A">
          <w:rPr>
            <w:rFonts w:ascii="Mulish" w:hAnsi="Mulish"/>
            <w:sz w:val="22"/>
            <w:rPrChange w:id="5431" w:author="Guilherme Pessoa-Amorim [2]" w:date="2021-11-16T13:46:00Z">
              <w:rPr/>
            </w:rPrChange>
          </w:rPr>
          <w:t xml:space="preserve"> </w:t>
        </w:r>
      </w:ins>
      <w:ins w:id="5432" w:author="Guilherme Pessoa-Amorim" w:date="2021-11-15T09:51:00Z">
        <w:r w:rsidR="004C3999" w:rsidRPr="00D9517A">
          <w:rPr>
            <w:rFonts w:ascii="Mulish" w:hAnsi="Mulish" w:cs="Calibri Light"/>
            <w:sz w:val="22"/>
            <w:rPrChange w:id="5433" w:author="Guilherme Pessoa-Amorim [2]" w:date="2021-11-16T13:46:00Z">
              <w:rPr/>
            </w:rPrChange>
          </w:rPr>
          <w:t xml:space="preserve">In the absence of an established standard for </w:t>
        </w:r>
        <w:r w:rsidR="00162CDF" w:rsidRPr="00D9517A">
          <w:rPr>
            <w:rFonts w:ascii="Mulish" w:hAnsi="Mulish" w:cs="Calibri Light"/>
            <w:sz w:val="22"/>
            <w:rPrChange w:id="5434" w:author="Guilherme Pessoa-Amorim [2]" w:date="2021-11-16T13:46:00Z">
              <w:rPr>
                <w:rFonts w:ascii="Calibri" w:hAnsi="Calibri" w:cs="Calibri Light"/>
              </w:rPr>
            </w:rPrChange>
          </w:rPr>
          <w:t>this</w:t>
        </w:r>
        <w:r w:rsidR="004C3999" w:rsidRPr="00D9517A">
          <w:rPr>
            <w:rFonts w:ascii="Mulish" w:hAnsi="Mulish" w:cs="Calibri Light"/>
            <w:sz w:val="22"/>
            <w:rPrChange w:id="5435" w:author="Guilherme Pessoa-Amorim [2]" w:date="2021-11-16T13:46:00Z">
              <w:rPr/>
            </w:rPrChange>
          </w:rPr>
          <w:t xml:space="preserve"> trial, the source which captures both more patients and more entries will be considered superior; </w:t>
        </w:r>
        <w:del w:id="5436" w:author="Guilherme Pessoa-Amorim [2]" w:date="2021-11-16T13:26:00Z">
          <w:r w:rsidR="004C3999" w:rsidRPr="00D9517A" w:rsidDel="00603165">
            <w:rPr>
              <w:rFonts w:ascii="Mulish" w:hAnsi="Mulish" w:cs="Calibri Light"/>
              <w:sz w:val="22"/>
              <w:rPrChange w:id="5437" w:author="Guilherme Pessoa-Amorim [2]" w:date="2021-11-16T13:46:00Z">
                <w:rPr/>
              </w:rPrChange>
            </w:rPr>
            <w:delText>if the other source captures a substantial additional number of patients (</w:delText>
          </w:r>
        </w:del>
      </w:ins>
      <w:ins w:id="5438" w:author="Guilherme Pessoa-Amorim" w:date="2021-11-15T10:33:00Z">
        <w:del w:id="5439" w:author="Guilherme Pessoa-Amorim [2]" w:date="2021-11-16T13:26:00Z">
          <w:r w:rsidR="00162CDF" w:rsidRPr="00D9517A" w:rsidDel="00603165">
            <w:rPr>
              <w:rFonts w:ascii="Mulish" w:hAnsi="Mulish" w:cs="Calibri Light"/>
              <w:sz w:val="22"/>
              <w:rPrChange w:id="5440" w:author="Guilherme Pessoa-Amorim [2]" w:date="2021-11-16T13:46:00Z">
                <w:rPr>
                  <w:rFonts w:ascii="Calibri" w:hAnsi="Calibri" w:cs="Calibri Light"/>
                </w:rPr>
              </w:rPrChange>
            </w:rPr>
            <w:delText xml:space="preserve">set at </w:delText>
          </w:r>
        </w:del>
      </w:ins>
      <w:ins w:id="5441" w:author="Guilherme Pessoa-Amorim" w:date="2021-11-15T09:51:00Z">
        <w:del w:id="5442" w:author="Guilherme Pessoa-Amorim [2]" w:date="2021-11-16T13:26:00Z">
          <w:r w:rsidR="004C3999" w:rsidRPr="00D9517A" w:rsidDel="00603165">
            <w:rPr>
              <w:rFonts w:ascii="Mulish" w:hAnsi="Mulish" w:cs="Calibri Light"/>
              <w:sz w:val="22"/>
              <w:rPrChange w:id="5443" w:author="Guilherme Pessoa-Amorim [2]" w:date="2021-11-16T13:46:00Z">
                <w:rPr/>
              </w:rPrChange>
            </w:rPr>
            <w:delText>over 5% of the overall number</w:delText>
          </w:r>
        </w:del>
      </w:ins>
      <w:ins w:id="5444" w:author="Guilherme Pessoa-Amorim" w:date="2021-11-15T10:33:00Z">
        <w:del w:id="5445" w:author="Guilherme Pessoa-Amorim [2]" w:date="2021-11-16T13:26:00Z">
          <w:r w:rsidR="00162CDF" w:rsidRPr="00D9517A" w:rsidDel="00603165">
            <w:rPr>
              <w:rFonts w:ascii="Mulish" w:hAnsi="Mulish" w:cs="Calibri Light"/>
              <w:sz w:val="22"/>
              <w:rPrChange w:id="5446" w:author="Guilherme Pessoa-Amorim [2]" w:date="2021-11-16T13:46:00Z">
                <w:rPr>
                  <w:rFonts w:ascii="Calibri" w:hAnsi="Calibri" w:cs="Calibri Light"/>
                </w:rPr>
              </w:rPrChange>
            </w:rPr>
            <w:delText xml:space="preserve"> captured in both</w:delText>
          </w:r>
        </w:del>
      </w:ins>
      <w:ins w:id="5447" w:author="Guilherme Pessoa-Amorim" w:date="2021-11-15T09:51:00Z">
        <w:del w:id="5448" w:author="Guilherme Pessoa-Amorim [2]" w:date="2021-11-16T13:26:00Z">
          <w:r w:rsidR="004C3999" w:rsidRPr="00D9517A" w:rsidDel="00603165">
            <w:rPr>
              <w:rFonts w:ascii="Mulish" w:hAnsi="Mulish" w:cs="Calibri Light"/>
              <w:sz w:val="22"/>
              <w:rPrChange w:id="5449" w:author="Guilherme Pessoa-Amorim [2]" w:date="2021-11-16T13:46:00Z">
                <w:rPr/>
              </w:rPrChange>
            </w:rPr>
            <w:delText>) it will be considered as useful in conjunction</w:delText>
          </w:r>
        </w:del>
      </w:ins>
      <w:ins w:id="5450" w:author="Guilherme Pessoa-Amorim" w:date="2021-11-15T10:33:00Z">
        <w:del w:id="5451" w:author="Guilherme Pessoa-Amorim [2]" w:date="2021-11-16T13:26:00Z">
          <w:r w:rsidR="00162CDF" w:rsidRPr="00D9517A" w:rsidDel="00603165">
            <w:rPr>
              <w:rFonts w:ascii="Mulish" w:hAnsi="Mulish" w:cs="Calibri Light"/>
              <w:sz w:val="22"/>
              <w:rPrChange w:id="5452" w:author="Guilherme Pessoa-Amorim [2]" w:date="2021-11-16T13:46:00Z">
                <w:rPr>
                  <w:rFonts w:ascii="Calibri" w:hAnsi="Calibri" w:cs="Calibri Light"/>
                </w:rPr>
              </w:rPrChange>
            </w:rPr>
            <w:delText xml:space="preserve"> with the best source.</w:delText>
          </w:r>
        </w:del>
      </w:ins>
      <w:ins w:id="5453" w:author="Guilherme Pessoa-Amorim [2]" w:date="2021-11-16T13:26:00Z">
        <w:r w:rsidR="00603165" w:rsidRPr="003E336D">
          <w:rPr>
            <w:rFonts w:ascii="Mulish" w:hAnsi="Mulish" w:cs="Calibri Light"/>
            <w:sz w:val="22"/>
          </w:rPr>
          <w:t>if</w:t>
        </w:r>
      </w:ins>
      <w:ins w:id="5454" w:author="Guilherme Pessoa-Amorim [2]" w:date="2021-11-15T11:25:00Z">
        <w:r w:rsidR="0060723A" w:rsidRPr="00D9517A">
          <w:rPr>
            <w:rFonts w:ascii="Mulish" w:hAnsi="Mulish" w:cs="Calibri Light"/>
            <w:sz w:val="22"/>
            <w:rPrChange w:id="5455" w:author="Guilherme Pessoa-Amorim [2]" w:date="2021-11-16T13:46:00Z">
              <w:rPr>
                <w:rFonts w:ascii="Calibri" w:hAnsi="Calibri" w:cs="Calibri Light"/>
              </w:rPr>
            </w:rPrChange>
          </w:rPr>
          <w:t xml:space="preserve"> th</w:t>
        </w:r>
      </w:ins>
      <w:ins w:id="5456" w:author="Guilherme Pessoa-Amorim [2]" w:date="2021-11-15T11:27:00Z">
        <w:r w:rsidR="0060723A" w:rsidRPr="00D9517A">
          <w:rPr>
            <w:rFonts w:ascii="Mulish" w:hAnsi="Mulish" w:cs="Calibri Light"/>
            <w:sz w:val="22"/>
            <w:rPrChange w:id="5457" w:author="Guilherme Pessoa-Amorim [2]" w:date="2021-11-16T13:46:00Z">
              <w:rPr>
                <w:rFonts w:ascii="Calibri" w:hAnsi="Calibri" w:cs="Calibri Light"/>
              </w:rPr>
            </w:rPrChange>
          </w:rPr>
          <w:t>e data source deemed best</w:t>
        </w:r>
      </w:ins>
      <w:ins w:id="5458" w:author="Guilherme Pessoa-Amorim [2]" w:date="2021-11-15T11:25:00Z">
        <w:r w:rsidR="009746A2" w:rsidRPr="00D9517A">
          <w:rPr>
            <w:rFonts w:ascii="Mulish" w:hAnsi="Mulish" w:cs="Calibri Light"/>
            <w:sz w:val="22"/>
            <w:rPrChange w:id="5459" w:author="Guilherme Pessoa-Amorim [2]" w:date="2021-11-16T13:46:00Z">
              <w:rPr>
                <w:rFonts w:ascii="Calibri" w:hAnsi="Calibri" w:cs="Calibri Light"/>
              </w:rPr>
            </w:rPrChange>
          </w:rPr>
          <w:t xml:space="preserve"> </w:t>
        </w:r>
      </w:ins>
      <w:ins w:id="5460" w:author="Guilherme Pessoa-Amorim [2]" w:date="2021-11-15T11:26:00Z">
        <w:r w:rsidR="009746A2" w:rsidRPr="00D9517A">
          <w:rPr>
            <w:rFonts w:ascii="Mulish" w:hAnsi="Mulish" w:cs="Calibri Light"/>
            <w:sz w:val="22"/>
            <w:rPrChange w:id="5461" w:author="Guilherme Pessoa-Amorim [2]" w:date="2021-11-16T13:46:00Z">
              <w:rPr>
                <w:rFonts w:ascii="Calibri" w:hAnsi="Calibri" w:cs="Calibri Light"/>
              </w:rPr>
            </w:rPrChange>
          </w:rPr>
          <w:t>varies</w:t>
        </w:r>
      </w:ins>
      <w:ins w:id="5462" w:author="Guilherme Pessoa-Amorim [2]" w:date="2021-11-15T11:25:00Z">
        <w:r w:rsidR="009746A2" w:rsidRPr="00D9517A">
          <w:rPr>
            <w:rFonts w:ascii="Mulish" w:hAnsi="Mulish" w:cs="Calibri Light"/>
            <w:sz w:val="22"/>
            <w:rPrChange w:id="5463" w:author="Guilherme Pessoa-Amorim [2]" w:date="2021-11-16T13:46:00Z">
              <w:rPr>
                <w:rFonts w:ascii="Calibri" w:hAnsi="Calibri" w:cs="Calibri Light"/>
              </w:rPr>
            </w:rPrChange>
          </w:rPr>
          <w:t xml:space="preserve"> for different drug groups</w:t>
        </w:r>
      </w:ins>
      <w:ins w:id="5464" w:author="Guilherme Pessoa-Amorim [2]" w:date="2021-11-15T11:27:00Z">
        <w:r w:rsidR="00603165" w:rsidRPr="003E336D">
          <w:rPr>
            <w:rFonts w:ascii="Mulish" w:hAnsi="Mulish" w:cs="Calibri Light"/>
            <w:sz w:val="22"/>
          </w:rPr>
          <w:t xml:space="preserve"> this will </w:t>
        </w:r>
        <w:r w:rsidR="0060723A" w:rsidRPr="00D9517A">
          <w:rPr>
            <w:rFonts w:ascii="Mulish" w:hAnsi="Mulish" w:cs="Calibri Light"/>
            <w:sz w:val="22"/>
            <w:rPrChange w:id="5465" w:author="Guilherme Pessoa-Amorim [2]" w:date="2021-11-16T13:46:00Z">
              <w:rPr>
                <w:rFonts w:ascii="Calibri" w:hAnsi="Calibri" w:cs="Calibri Light"/>
              </w:rPr>
            </w:rPrChange>
          </w:rPr>
          <w:t>be described.</w:t>
        </w:r>
      </w:ins>
    </w:p>
    <w:p w14:paraId="09490B7D" w14:textId="77777777" w:rsidR="004C3999" w:rsidRPr="00D9517A" w:rsidRDefault="004C3999">
      <w:pPr>
        <w:spacing w:line="360" w:lineRule="auto"/>
        <w:jc w:val="both"/>
        <w:rPr>
          <w:rFonts w:ascii="Mulish" w:hAnsi="Mulish"/>
          <w:sz w:val="22"/>
          <w:rPrChange w:id="5466" w:author="Guilherme Pessoa-Amorim [2]" w:date="2021-11-16T13:46:00Z">
            <w:rPr/>
          </w:rPrChange>
        </w:rPr>
        <w:pPrChange w:id="5467" w:author="Guilherme Pessoa-Amorim [2]" w:date="2021-11-15T13:07:00Z">
          <w:pPr>
            <w:jc w:val="both"/>
          </w:pPr>
        </w:pPrChange>
      </w:pPr>
    </w:p>
    <w:p w14:paraId="7A9024D9" w14:textId="137CF45C" w:rsidR="001C4DDF" w:rsidRPr="00D9517A" w:rsidDel="00162CDF" w:rsidRDefault="001C4DDF">
      <w:pPr>
        <w:spacing w:line="360" w:lineRule="auto"/>
        <w:jc w:val="both"/>
        <w:rPr>
          <w:del w:id="5468" w:author="Guilherme Pessoa-Amorim" w:date="2021-11-15T10:33:00Z"/>
          <w:rFonts w:ascii="Mulish" w:hAnsi="Mulish"/>
          <w:sz w:val="22"/>
          <w:highlight w:val="yellow"/>
          <w:rPrChange w:id="5469" w:author="Guilherme Pessoa-Amorim [2]" w:date="2021-11-16T13:46:00Z">
            <w:rPr>
              <w:del w:id="5470" w:author="Guilherme Pessoa-Amorim" w:date="2021-11-15T10:33:00Z"/>
              <w:highlight w:val="yellow"/>
            </w:rPr>
          </w:rPrChange>
        </w:rPr>
        <w:pPrChange w:id="5471" w:author="Guilherme Pessoa-Amorim [2]" w:date="2021-11-15T13:07:00Z">
          <w:pPr>
            <w:jc w:val="both"/>
          </w:pPr>
        </w:pPrChange>
      </w:pPr>
    </w:p>
    <w:p w14:paraId="3B050366" w14:textId="54F20D13" w:rsidR="001C4DDF" w:rsidRPr="003E336D" w:rsidRDefault="001C4DDF">
      <w:pPr>
        <w:spacing w:line="360" w:lineRule="auto"/>
        <w:jc w:val="both"/>
        <w:rPr>
          <w:ins w:id="5472" w:author="Guilherme Pessoa-Amorim [2]" w:date="2021-11-15T18:21:00Z"/>
          <w:rFonts w:ascii="Mulish" w:hAnsi="Mulish"/>
          <w:sz w:val="22"/>
        </w:rPr>
        <w:pPrChange w:id="5473" w:author="Guilherme Pessoa-Amorim [2]" w:date="2021-11-15T13:07:00Z">
          <w:pPr>
            <w:jc w:val="both"/>
          </w:pPr>
        </w:pPrChange>
      </w:pPr>
      <w:r w:rsidRPr="00D9517A">
        <w:rPr>
          <w:rFonts w:ascii="Mulish" w:hAnsi="Mulish"/>
          <w:sz w:val="22"/>
          <w:rPrChange w:id="5474" w:author="Guilherme Pessoa-Amorim [2]" w:date="2021-11-16T13:46:00Z">
            <w:rPr/>
          </w:rPrChange>
        </w:rPr>
        <w:t>For time-to-event outcomes</w:t>
      </w:r>
      <w:ins w:id="5475" w:author="Guilherme Pessoa-Amorim [2]" w:date="2021-11-15T11:27:00Z">
        <w:r w:rsidR="0060723A" w:rsidRPr="00D9517A">
          <w:rPr>
            <w:rFonts w:ascii="Mulish" w:hAnsi="Mulish"/>
            <w:sz w:val="22"/>
            <w:rPrChange w:id="5476" w:author="Guilherme Pessoa-Amorim [2]" w:date="2021-11-16T13:46:00Z">
              <w:rPr/>
            </w:rPrChange>
          </w:rPr>
          <w:t xml:space="preserve"> </w:t>
        </w:r>
      </w:ins>
      <w:ins w:id="5477" w:author="Guilherme Pessoa-Amorim [2]" w:date="2021-11-15T11:28:00Z">
        <w:r w:rsidR="0060723A" w:rsidRPr="00D9517A">
          <w:rPr>
            <w:rFonts w:ascii="Mulish" w:hAnsi="Mulish"/>
            <w:sz w:val="22"/>
            <w:rPrChange w:id="5478" w:author="Guilherme Pessoa-Amorim [2]" w:date="2021-11-16T13:46:00Z">
              <w:rPr/>
            </w:rPrChange>
          </w:rPr>
          <w:t xml:space="preserve">(section </w:t>
        </w:r>
        <w:r w:rsidR="0060723A" w:rsidRPr="00D9517A">
          <w:rPr>
            <w:rFonts w:ascii="Mulish" w:hAnsi="Mulish"/>
            <w:sz w:val="22"/>
            <w:rPrChange w:id="5479" w:author="Guilherme Pessoa-Amorim [2]" w:date="2021-11-16T13:46:00Z">
              <w:rPr/>
            </w:rPrChange>
          </w:rPr>
          <w:fldChar w:fldCharType="begin"/>
        </w:r>
        <w:r w:rsidR="0060723A" w:rsidRPr="00D9517A">
          <w:rPr>
            <w:rFonts w:ascii="Mulish" w:hAnsi="Mulish"/>
            <w:sz w:val="22"/>
            <w:rPrChange w:id="5480" w:author="Guilherme Pessoa-Amorim [2]" w:date="2021-11-16T13:46:00Z">
              <w:rPr/>
            </w:rPrChange>
          </w:rPr>
          <w:instrText xml:space="preserve"> REF _Ref87868115 \r \h </w:instrText>
        </w:r>
      </w:ins>
      <w:r w:rsidR="0053593C" w:rsidRPr="00D9517A">
        <w:rPr>
          <w:rFonts w:ascii="Mulish" w:hAnsi="Mulish"/>
          <w:sz w:val="22"/>
          <w:rPrChange w:id="5481" w:author="Guilherme Pessoa-Amorim [2]" w:date="2021-11-16T13:46:00Z">
            <w:rPr>
              <w:rFonts w:ascii="Mulish" w:hAnsi="Mulish"/>
            </w:rPr>
          </w:rPrChange>
        </w:rPr>
        <w:instrText xml:space="preserve"> \* MERGEFORMAT </w:instrText>
      </w:r>
      <w:r w:rsidR="0060723A" w:rsidRPr="00D9517A">
        <w:rPr>
          <w:rFonts w:ascii="Mulish" w:hAnsi="Mulish"/>
          <w:sz w:val="22"/>
          <w:rPrChange w:id="5482" w:author="Guilherme Pessoa-Amorim [2]" w:date="2021-11-16T13:46:00Z">
            <w:rPr>
              <w:rFonts w:ascii="Mulish" w:hAnsi="Mulish"/>
              <w:sz w:val="22"/>
            </w:rPr>
          </w:rPrChange>
        </w:rPr>
      </w:r>
      <w:r w:rsidR="0060723A" w:rsidRPr="00D9517A">
        <w:rPr>
          <w:rFonts w:ascii="Mulish" w:hAnsi="Mulish"/>
          <w:sz w:val="22"/>
          <w:rPrChange w:id="5483" w:author="Guilherme Pessoa-Amorim [2]" w:date="2021-11-16T13:46:00Z">
            <w:rPr/>
          </w:rPrChange>
        </w:rPr>
        <w:fldChar w:fldCharType="separate"/>
      </w:r>
      <w:ins w:id="5484" w:author="Guilherme Pessoa-Amorim [2]" w:date="2021-11-16T14:25:00Z">
        <w:r w:rsidR="003E336D">
          <w:rPr>
            <w:rFonts w:ascii="Mulish" w:hAnsi="Mulish"/>
            <w:sz w:val="22"/>
          </w:rPr>
          <w:t>4.3.3.2</w:t>
        </w:r>
      </w:ins>
      <w:ins w:id="5485" w:author="Guilherme Pessoa-Amorim [2]" w:date="2021-11-15T11:28:00Z">
        <w:r w:rsidR="0060723A" w:rsidRPr="00D9517A">
          <w:rPr>
            <w:rFonts w:ascii="Mulish" w:hAnsi="Mulish"/>
            <w:sz w:val="22"/>
            <w:rPrChange w:id="5486" w:author="Guilherme Pessoa-Amorim [2]" w:date="2021-11-16T13:46:00Z">
              <w:rPr/>
            </w:rPrChange>
          </w:rPr>
          <w:fldChar w:fldCharType="end"/>
        </w:r>
        <w:r w:rsidR="0060723A" w:rsidRPr="00D9517A">
          <w:rPr>
            <w:rFonts w:ascii="Mulish" w:hAnsi="Mulish"/>
            <w:sz w:val="22"/>
            <w:rPrChange w:id="5487" w:author="Guilherme Pessoa-Amorim [2]" w:date="2021-11-16T13:46:00Z">
              <w:rPr/>
            </w:rPrChange>
          </w:rPr>
          <w:t>)</w:t>
        </w:r>
      </w:ins>
      <w:r w:rsidRPr="00D9517A">
        <w:rPr>
          <w:rFonts w:ascii="Mulish" w:hAnsi="Mulish"/>
          <w:sz w:val="22"/>
          <w:rPrChange w:id="5488" w:author="Guilherme Pessoa-Amorim [2]" w:date="2021-11-16T13:46:00Z">
            <w:rPr/>
          </w:rPrChange>
        </w:rPr>
        <w:t>, Kaplan-Meier curves will be constructed</w:t>
      </w:r>
      <w:r w:rsidR="00FA6555" w:rsidRPr="00D9517A">
        <w:rPr>
          <w:rFonts w:ascii="Mulish" w:hAnsi="Mulish"/>
          <w:sz w:val="22"/>
          <w:rPrChange w:id="5489" w:author="Guilherme Pessoa-Amorim [2]" w:date="2021-11-16T13:46:00Z">
            <w:rPr/>
          </w:rPrChange>
        </w:rPr>
        <w:t xml:space="preserve"> and the log-rank test will be used to test the null hypothesis of no difference between data sources.</w:t>
      </w:r>
    </w:p>
    <w:p w14:paraId="2F6B15B6" w14:textId="42DE2B6A" w:rsidR="00673354" w:rsidRPr="00D9517A" w:rsidRDefault="00673354">
      <w:pPr>
        <w:spacing w:line="360" w:lineRule="auto"/>
        <w:jc w:val="both"/>
        <w:rPr>
          <w:ins w:id="5490" w:author="Guilherme Pessoa-Amorim [2]" w:date="2021-11-15T18:21:00Z"/>
          <w:rFonts w:ascii="Mulish" w:hAnsi="Mulish"/>
          <w:sz w:val="22"/>
        </w:rPr>
        <w:pPrChange w:id="5491" w:author="Guilherme Pessoa-Amorim [2]" w:date="2021-11-15T13:07:00Z">
          <w:pPr>
            <w:jc w:val="both"/>
          </w:pPr>
        </w:pPrChange>
      </w:pPr>
    </w:p>
    <w:p w14:paraId="60345919" w14:textId="6BE2387D" w:rsidR="00673354" w:rsidRPr="00D9517A" w:rsidRDefault="00673354">
      <w:pPr>
        <w:spacing w:line="360" w:lineRule="auto"/>
        <w:jc w:val="both"/>
        <w:rPr>
          <w:rFonts w:ascii="Mulish" w:hAnsi="Mulish"/>
          <w:sz w:val="22"/>
          <w:rPrChange w:id="5492" w:author="Guilherme Pessoa-Amorim [2]" w:date="2021-11-16T13:46:00Z">
            <w:rPr/>
          </w:rPrChange>
        </w:rPr>
        <w:pPrChange w:id="5493" w:author="Guilherme Pessoa-Amorim [2]" w:date="2021-11-15T13:07:00Z">
          <w:pPr>
            <w:jc w:val="both"/>
          </w:pPr>
        </w:pPrChange>
      </w:pPr>
      <w:ins w:id="5494" w:author="Guilherme Pessoa-Amorim [2]" w:date="2021-11-15T18:21:00Z">
        <w:r w:rsidRPr="00D9517A">
          <w:rPr>
            <w:rFonts w:ascii="Mulish" w:hAnsi="Mulish"/>
            <w:sz w:val="22"/>
          </w:rPr>
          <w:t>Assessments of subsidiary outcomes will not include statistical testing</w:t>
        </w:r>
      </w:ins>
      <w:ins w:id="5495" w:author="Guilherme Pessoa-Amorim [2]" w:date="2021-11-15T18:22:00Z">
        <w:r w:rsidRPr="00D9517A">
          <w:rPr>
            <w:rFonts w:ascii="Mulish" w:hAnsi="Mulish"/>
            <w:sz w:val="22"/>
          </w:rPr>
          <w:t>,</w:t>
        </w:r>
      </w:ins>
      <w:ins w:id="5496" w:author="Guilherme Pessoa-Amorim [2]" w:date="2021-11-15T18:21:00Z">
        <w:r w:rsidRPr="00D9517A">
          <w:rPr>
            <w:rFonts w:ascii="Mulish" w:hAnsi="Mulish"/>
            <w:sz w:val="22"/>
          </w:rPr>
          <w:t xml:space="preserve"> unless specified otherwise.</w:t>
        </w:r>
      </w:ins>
    </w:p>
    <w:p w14:paraId="288C6333" w14:textId="77777777" w:rsidR="00464A34" w:rsidRPr="00D9517A" w:rsidRDefault="00464A34">
      <w:pPr>
        <w:spacing w:line="360" w:lineRule="auto"/>
        <w:rPr>
          <w:rFonts w:ascii="Mulish" w:hAnsi="Mulish"/>
          <w:sz w:val="22"/>
          <w:rPrChange w:id="5497" w:author="Guilherme Pessoa-Amorim [2]" w:date="2021-11-16T13:46:00Z">
            <w:rPr/>
          </w:rPrChange>
        </w:rPr>
        <w:pPrChange w:id="5498" w:author="Guilherme Pessoa-Amorim [2]" w:date="2021-11-15T13:07:00Z">
          <w:pPr/>
        </w:pPrChange>
      </w:pPr>
    </w:p>
    <w:p w14:paraId="0D58F08A" w14:textId="207F8C13" w:rsidR="001F1A7F" w:rsidRPr="00D9517A" w:rsidRDefault="001F1A7F">
      <w:pPr>
        <w:pStyle w:val="Heading2"/>
        <w:spacing w:line="360" w:lineRule="auto"/>
        <w:rPr>
          <w:rFonts w:ascii="Mulish" w:hAnsi="Mulish"/>
          <w:sz w:val="24"/>
          <w:rPrChange w:id="5499" w:author="Guilherme Pessoa-Amorim [2]" w:date="2021-11-16T13:46:00Z">
            <w:rPr/>
          </w:rPrChange>
        </w:rPr>
        <w:pPrChange w:id="5500" w:author="Guilherme Pessoa-Amorim [2]" w:date="2021-11-15T13:07:00Z">
          <w:pPr>
            <w:pStyle w:val="Heading2"/>
          </w:pPr>
        </w:pPrChange>
      </w:pPr>
      <w:bookmarkStart w:id="5501" w:name="_Toc87965195"/>
      <w:r w:rsidRPr="00D9517A">
        <w:rPr>
          <w:rFonts w:ascii="Mulish" w:hAnsi="Mulish"/>
          <w:sz w:val="24"/>
          <w:rPrChange w:id="5502" w:author="Guilherme Pessoa-Amorim [2]" w:date="2021-11-16T13:46:00Z">
            <w:rPr/>
          </w:rPrChange>
        </w:rPr>
        <w:t>Significance levels</w:t>
      </w:r>
      <w:bookmarkEnd w:id="5501"/>
    </w:p>
    <w:p w14:paraId="50876E58" w14:textId="77777777" w:rsidR="002C12F5" w:rsidRPr="00D9517A" w:rsidRDefault="002C12F5">
      <w:pPr>
        <w:spacing w:line="360" w:lineRule="auto"/>
        <w:rPr>
          <w:rFonts w:ascii="Mulish" w:hAnsi="Mulish"/>
          <w:sz w:val="22"/>
          <w:rPrChange w:id="5503" w:author="Guilherme Pessoa-Amorim [2]" w:date="2021-11-16T13:46:00Z">
            <w:rPr/>
          </w:rPrChange>
        </w:rPr>
        <w:pPrChange w:id="5504" w:author="Guilherme Pessoa-Amorim [2]" w:date="2021-11-15T13:07:00Z">
          <w:pPr/>
        </w:pPrChange>
      </w:pPr>
    </w:p>
    <w:p w14:paraId="28108BEA" w14:textId="74922797" w:rsidR="001F1A7F" w:rsidRPr="00D9517A" w:rsidRDefault="001F1A7F">
      <w:pPr>
        <w:spacing w:line="360" w:lineRule="auto"/>
        <w:jc w:val="both"/>
        <w:rPr>
          <w:rFonts w:ascii="Mulish" w:hAnsi="Mulish"/>
          <w:sz w:val="22"/>
          <w:rPrChange w:id="5505" w:author="Guilherme Pessoa-Amorim [2]" w:date="2021-11-16T13:46:00Z">
            <w:rPr/>
          </w:rPrChange>
        </w:rPr>
        <w:pPrChange w:id="5506" w:author="Guilherme Pessoa-Amorim [2]" w:date="2021-11-15T13:07:00Z">
          <w:pPr>
            <w:jc w:val="both"/>
          </w:pPr>
        </w:pPrChange>
      </w:pPr>
      <w:r w:rsidRPr="00D9517A">
        <w:rPr>
          <w:rFonts w:ascii="Mulish" w:hAnsi="Mulish"/>
          <w:sz w:val="22"/>
          <w:rPrChange w:id="5507" w:author="Guilherme Pessoa-Amorim [2]" w:date="2021-11-16T13:46:00Z">
            <w:rPr/>
          </w:rPrChange>
        </w:rPr>
        <w:t xml:space="preserve">Statistical significance thresholds will be set at alpha=0.05; two-tailed p-values and 95% confidence intervals will be presented where appropriate. </w:t>
      </w:r>
    </w:p>
    <w:p w14:paraId="3CBF42A3" w14:textId="106C3EE3" w:rsidR="00772772" w:rsidRPr="00D9517A" w:rsidRDefault="00772772">
      <w:pPr>
        <w:spacing w:line="360" w:lineRule="auto"/>
        <w:ind w:left="360"/>
        <w:rPr>
          <w:rFonts w:ascii="Mulish" w:hAnsi="Mulish"/>
          <w:sz w:val="22"/>
          <w:rPrChange w:id="5508" w:author="Guilherme Pessoa-Amorim [2]" w:date="2021-11-16T13:46:00Z">
            <w:rPr/>
          </w:rPrChange>
        </w:rPr>
        <w:pPrChange w:id="5509" w:author="Guilherme Pessoa-Amorim [2]" w:date="2021-11-15T13:07:00Z">
          <w:pPr>
            <w:ind w:left="360"/>
          </w:pPr>
        </w:pPrChange>
      </w:pPr>
    </w:p>
    <w:p w14:paraId="23B536F9" w14:textId="77777777" w:rsidR="00772772" w:rsidRPr="00D9517A" w:rsidRDefault="00772772">
      <w:pPr>
        <w:spacing w:line="360" w:lineRule="auto"/>
        <w:ind w:left="360"/>
        <w:rPr>
          <w:rFonts w:ascii="Mulish" w:hAnsi="Mulish"/>
          <w:sz w:val="22"/>
          <w:rPrChange w:id="5510" w:author="Guilherme Pessoa-Amorim [2]" w:date="2021-11-16T13:46:00Z">
            <w:rPr/>
          </w:rPrChange>
        </w:rPr>
        <w:pPrChange w:id="5511" w:author="Guilherme Pessoa-Amorim [2]" w:date="2021-11-15T13:07:00Z">
          <w:pPr>
            <w:ind w:left="360"/>
          </w:pPr>
        </w:pPrChange>
      </w:pPr>
    </w:p>
    <w:p w14:paraId="768808E7" w14:textId="17CE6C4B" w:rsidR="007940B5" w:rsidRPr="00D9517A" w:rsidRDefault="00935C98">
      <w:pPr>
        <w:spacing w:line="360" w:lineRule="auto"/>
        <w:rPr>
          <w:rFonts w:ascii="Mulish" w:eastAsiaTheme="majorEastAsia" w:hAnsi="Mulish" w:cstheme="majorBidi"/>
          <w:color w:val="2F5496" w:themeColor="accent1" w:themeShade="BF"/>
          <w:sz w:val="28"/>
          <w:szCs w:val="32"/>
          <w:rPrChange w:id="5512" w:author="Guilherme Pessoa-Amorim [2]" w:date="2021-11-16T13:46:00Z">
            <w:rPr>
              <w:rFonts w:asciiTheme="majorHAnsi" w:eastAsiaTheme="majorEastAsia" w:hAnsiTheme="majorHAnsi" w:cstheme="majorBidi"/>
              <w:color w:val="2F5496" w:themeColor="accent1" w:themeShade="BF"/>
              <w:sz w:val="32"/>
              <w:szCs w:val="32"/>
            </w:rPr>
          </w:rPrChange>
        </w:rPr>
        <w:pPrChange w:id="5513" w:author="Guilherme Pessoa-Amorim [2]" w:date="2021-11-15T13:07:00Z">
          <w:pPr/>
        </w:pPrChange>
      </w:pPr>
      <w:r w:rsidRPr="00D9517A">
        <w:rPr>
          <w:rFonts w:ascii="Mulish" w:hAnsi="Mulish"/>
          <w:sz w:val="22"/>
          <w:rPrChange w:id="5514" w:author="Guilherme Pessoa-Amorim [2]" w:date="2021-11-16T13:46:00Z">
            <w:rPr/>
          </w:rPrChange>
        </w:rPr>
        <w:br w:type="page"/>
      </w:r>
    </w:p>
    <w:p w14:paraId="6C7B7F95" w14:textId="57B9394B" w:rsidR="00911010" w:rsidRPr="00D9517A" w:rsidRDefault="00D863CD">
      <w:pPr>
        <w:pStyle w:val="Heading1"/>
        <w:spacing w:line="360" w:lineRule="auto"/>
        <w:rPr>
          <w:rFonts w:ascii="Mulish" w:hAnsi="Mulish"/>
          <w:sz w:val="28"/>
          <w:rPrChange w:id="5515" w:author="Guilherme Pessoa-Amorim [2]" w:date="2021-11-16T13:46:00Z">
            <w:rPr/>
          </w:rPrChange>
        </w:rPr>
        <w:pPrChange w:id="5516" w:author="Guilherme Pessoa-Amorim [2]" w:date="2021-11-15T13:07:00Z">
          <w:pPr>
            <w:pStyle w:val="Heading1"/>
          </w:pPr>
        </w:pPrChange>
      </w:pPr>
      <w:bookmarkStart w:id="5517" w:name="_Ref87864158"/>
      <w:del w:id="5518" w:author="Guilherme Pessoa-Amorim" w:date="2021-11-15T18:00:00Z">
        <w:r w:rsidRPr="00D9517A" w:rsidDel="00F555CC">
          <w:rPr>
            <w:rFonts w:ascii="Mulish" w:hAnsi="Mulish"/>
            <w:sz w:val="28"/>
            <w:rPrChange w:id="5519" w:author="Guilherme Pessoa-Amorim [2]" w:date="2021-11-16T13:46:00Z">
              <w:rPr/>
            </w:rPrChange>
          </w:rPr>
          <w:lastRenderedPageBreak/>
          <w:delText xml:space="preserve">Additional </w:delText>
        </w:r>
      </w:del>
      <w:bookmarkStart w:id="5520" w:name="_Ref87891685"/>
      <w:bookmarkStart w:id="5521" w:name="_Toc87965196"/>
      <w:ins w:id="5522" w:author="Guilherme Pessoa-Amorim" w:date="2021-11-15T18:00:00Z">
        <w:r w:rsidR="00F555CC" w:rsidRPr="003E336D">
          <w:rPr>
            <w:rFonts w:ascii="Mulish" w:hAnsi="Mulish"/>
            <w:sz w:val="28"/>
          </w:rPr>
          <w:t>Subsidiary</w:t>
        </w:r>
        <w:r w:rsidR="00F555CC" w:rsidRPr="00D9517A">
          <w:rPr>
            <w:rFonts w:ascii="Mulish" w:hAnsi="Mulish"/>
            <w:sz w:val="28"/>
            <w:rPrChange w:id="5523" w:author="Guilherme Pessoa-Amorim [2]" w:date="2021-11-16T13:46:00Z">
              <w:rPr/>
            </w:rPrChange>
          </w:rPr>
          <w:t xml:space="preserve"> </w:t>
        </w:r>
      </w:ins>
      <w:r w:rsidRPr="00D9517A">
        <w:rPr>
          <w:rFonts w:ascii="Mulish" w:hAnsi="Mulish"/>
          <w:sz w:val="28"/>
          <w:rPrChange w:id="5524" w:author="Guilherme Pessoa-Amorim [2]" w:date="2021-11-16T13:46:00Z">
            <w:rPr/>
          </w:rPrChange>
        </w:rPr>
        <w:t>analyses</w:t>
      </w:r>
      <w:bookmarkEnd w:id="5517"/>
      <w:bookmarkEnd w:id="5520"/>
      <w:bookmarkEnd w:id="5521"/>
    </w:p>
    <w:p w14:paraId="17697D97" w14:textId="77777777" w:rsidR="000F6EB7" w:rsidRPr="00D9517A" w:rsidRDefault="000F6EB7">
      <w:pPr>
        <w:spacing w:line="360" w:lineRule="auto"/>
        <w:rPr>
          <w:rFonts w:ascii="Mulish" w:hAnsi="Mulish"/>
          <w:sz w:val="22"/>
          <w:rPrChange w:id="5525" w:author="Guilherme Pessoa-Amorim [2]" w:date="2021-11-16T13:46:00Z">
            <w:rPr/>
          </w:rPrChange>
        </w:rPr>
        <w:pPrChange w:id="5526" w:author="Guilherme Pessoa-Amorim [2]" w:date="2021-11-15T13:07:00Z">
          <w:pPr/>
        </w:pPrChange>
      </w:pPr>
    </w:p>
    <w:p w14:paraId="21E09EB7" w14:textId="061C8D2D" w:rsidR="00911010" w:rsidRPr="00D9517A" w:rsidRDefault="00EB2C30">
      <w:pPr>
        <w:spacing w:line="360" w:lineRule="auto"/>
        <w:jc w:val="both"/>
        <w:rPr>
          <w:rFonts w:ascii="Mulish" w:hAnsi="Mulish"/>
          <w:sz w:val="22"/>
          <w:rPrChange w:id="5527" w:author="Guilherme Pessoa-Amorim [2]" w:date="2021-11-16T13:46:00Z">
            <w:rPr/>
          </w:rPrChange>
        </w:rPr>
        <w:pPrChange w:id="5528" w:author="Guilherme Pessoa-Amorim [2]" w:date="2021-11-15T18:25:00Z">
          <w:pPr/>
        </w:pPrChange>
      </w:pPr>
      <w:r w:rsidRPr="00D9517A">
        <w:rPr>
          <w:rFonts w:ascii="Mulish" w:hAnsi="Mulish"/>
          <w:sz w:val="22"/>
          <w:rPrChange w:id="5529" w:author="Guilherme Pessoa-Amorim [2]" w:date="2021-11-16T13:46:00Z">
            <w:rPr/>
          </w:rPrChange>
        </w:rPr>
        <w:t>B</w:t>
      </w:r>
      <w:r w:rsidR="00911010" w:rsidRPr="00D9517A">
        <w:rPr>
          <w:rFonts w:ascii="Mulish" w:hAnsi="Mulish"/>
          <w:sz w:val="22"/>
          <w:rPrChange w:id="5530" w:author="Guilherme Pessoa-Amorim [2]" w:date="2021-11-16T13:46:00Z">
            <w:rPr/>
          </w:rPrChange>
        </w:rPr>
        <w:t>esides the primary and secondary outcomes</w:t>
      </w:r>
      <w:r w:rsidRPr="00D9517A">
        <w:rPr>
          <w:rFonts w:ascii="Mulish" w:hAnsi="Mulish"/>
          <w:sz w:val="22"/>
          <w:rPrChange w:id="5531" w:author="Guilherme Pessoa-Amorim [2]" w:date="2021-11-16T13:46:00Z">
            <w:rPr/>
          </w:rPrChange>
        </w:rPr>
        <w:t>, additional analyses</w:t>
      </w:r>
      <w:r w:rsidR="00911010" w:rsidRPr="00D9517A">
        <w:rPr>
          <w:rFonts w:ascii="Mulish" w:hAnsi="Mulish"/>
          <w:sz w:val="22"/>
          <w:rPrChange w:id="5532" w:author="Guilherme Pessoa-Amorim [2]" w:date="2021-11-16T13:46:00Z">
            <w:rPr/>
          </w:rPrChange>
        </w:rPr>
        <w:t xml:space="preserve"> will be performed to address the subsidiary </w:t>
      </w:r>
      <w:r w:rsidRPr="00D9517A">
        <w:rPr>
          <w:rFonts w:ascii="Mulish" w:hAnsi="Mulish"/>
          <w:sz w:val="22"/>
          <w:rPrChange w:id="5533" w:author="Guilherme Pessoa-Amorim [2]" w:date="2021-11-16T13:46:00Z">
            <w:rPr/>
          </w:rPrChange>
        </w:rPr>
        <w:t xml:space="preserve">(data-centric) </w:t>
      </w:r>
      <w:r w:rsidR="00911010" w:rsidRPr="00D9517A">
        <w:rPr>
          <w:rFonts w:ascii="Mulish" w:hAnsi="Mulish"/>
          <w:sz w:val="22"/>
          <w:rPrChange w:id="5534" w:author="Guilherme Pessoa-Amorim [2]" w:date="2021-11-16T13:46:00Z">
            <w:rPr/>
          </w:rPrChange>
        </w:rPr>
        <w:t>objectives. These will include:</w:t>
      </w:r>
    </w:p>
    <w:p w14:paraId="58DA6FFD" w14:textId="598F401B" w:rsidR="00911010" w:rsidRPr="00D9517A" w:rsidRDefault="00911010">
      <w:pPr>
        <w:spacing w:line="360" w:lineRule="auto"/>
        <w:jc w:val="both"/>
        <w:rPr>
          <w:rFonts w:ascii="Mulish" w:hAnsi="Mulish"/>
          <w:sz w:val="22"/>
          <w:rPrChange w:id="5535" w:author="Guilherme Pessoa-Amorim [2]" w:date="2021-11-16T13:46:00Z">
            <w:rPr/>
          </w:rPrChange>
        </w:rPr>
        <w:pPrChange w:id="5536" w:author="Guilherme Pessoa-Amorim [2]" w:date="2021-11-15T18:25:00Z">
          <w:pPr/>
        </w:pPrChange>
      </w:pPr>
    </w:p>
    <w:p w14:paraId="679B42CB" w14:textId="3E6AA26F" w:rsidR="000F6EB7" w:rsidRPr="00D9517A" w:rsidRDefault="000F6EB7">
      <w:pPr>
        <w:pStyle w:val="Heading2"/>
        <w:spacing w:line="360" w:lineRule="auto"/>
        <w:jc w:val="both"/>
        <w:rPr>
          <w:rFonts w:ascii="Mulish" w:hAnsi="Mulish"/>
          <w:sz w:val="24"/>
          <w:rPrChange w:id="5537" w:author="Guilherme Pessoa-Amorim [2]" w:date="2021-11-16T13:46:00Z">
            <w:rPr/>
          </w:rPrChange>
        </w:rPr>
        <w:pPrChange w:id="5538" w:author="Guilherme Pessoa-Amorim [2]" w:date="2021-11-15T18:25:00Z">
          <w:pPr>
            <w:pStyle w:val="Heading2"/>
          </w:pPr>
        </w:pPrChange>
      </w:pPr>
      <w:bookmarkStart w:id="5539" w:name="_Ref87870439"/>
      <w:bookmarkStart w:id="5540" w:name="_Toc87965197"/>
      <w:r w:rsidRPr="00D9517A">
        <w:rPr>
          <w:rFonts w:ascii="Mulish" w:hAnsi="Mulish"/>
          <w:sz w:val="24"/>
          <w:rPrChange w:id="5541" w:author="Guilherme Pessoa-Amorim [2]" w:date="2021-11-16T13:46:00Z">
            <w:rPr/>
          </w:rPrChange>
        </w:rPr>
        <w:t>RCD source features</w:t>
      </w:r>
      <w:bookmarkEnd w:id="5539"/>
      <w:bookmarkEnd w:id="5540"/>
    </w:p>
    <w:p w14:paraId="3A6F43F7" w14:textId="78CDAF8E" w:rsidR="000F6EB7" w:rsidRPr="00D9517A" w:rsidRDefault="000F6EB7">
      <w:pPr>
        <w:spacing w:line="360" w:lineRule="auto"/>
        <w:jc w:val="both"/>
        <w:rPr>
          <w:rFonts w:ascii="Mulish" w:hAnsi="Mulish"/>
          <w:sz w:val="22"/>
          <w:rPrChange w:id="5542" w:author="Guilherme Pessoa-Amorim [2]" w:date="2021-11-16T13:46:00Z">
            <w:rPr/>
          </w:rPrChange>
        </w:rPr>
        <w:pPrChange w:id="5543" w:author="Guilherme Pessoa-Amorim [2]" w:date="2021-11-15T18:25:00Z">
          <w:pPr/>
        </w:pPrChange>
      </w:pPr>
    </w:p>
    <w:p w14:paraId="0B17873B" w14:textId="25558642" w:rsidR="00247EAF" w:rsidRPr="00D9517A" w:rsidRDefault="00911010">
      <w:pPr>
        <w:pStyle w:val="ListParagraph"/>
        <w:numPr>
          <w:ilvl w:val="0"/>
          <w:numId w:val="25"/>
        </w:numPr>
        <w:spacing w:line="360" w:lineRule="auto"/>
        <w:ind w:left="426"/>
        <w:jc w:val="both"/>
        <w:rPr>
          <w:rFonts w:ascii="Mulish" w:hAnsi="Mulish"/>
          <w:sz w:val="22"/>
          <w:rPrChange w:id="5544" w:author="Guilherme Pessoa-Amorim [2]" w:date="2021-11-16T13:46:00Z">
            <w:rPr/>
          </w:rPrChange>
        </w:rPr>
        <w:pPrChange w:id="5545" w:author="Guilherme Pessoa-Amorim [2]" w:date="2021-11-15T18:25:00Z">
          <w:pPr>
            <w:pStyle w:val="ListParagraph"/>
            <w:numPr>
              <w:numId w:val="25"/>
            </w:numPr>
            <w:ind w:left="426" w:hanging="360"/>
          </w:pPr>
        </w:pPrChange>
      </w:pPr>
      <w:r w:rsidRPr="00D9517A">
        <w:rPr>
          <w:rFonts w:ascii="Mulish" w:hAnsi="Mulish"/>
          <w:b/>
          <w:sz w:val="22"/>
          <w:rPrChange w:id="5546" w:author="Guilherme Pessoa-Amorim [2]" w:date="2021-11-16T13:46:00Z">
            <w:rPr/>
          </w:rPrChange>
        </w:rPr>
        <w:t>Degree of completeness</w:t>
      </w:r>
      <w:r w:rsidRPr="00D9517A">
        <w:rPr>
          <w:rFonts w:ascii="Mulish" w:hAnsi="Mulish"/>
          <w:sz w:val="22"/>
          <w:rPrChange w:id="5547" w:author="Guilherme Pessoa-Amorim [2]" w:date="2021-11-16T13:46:00Z">
            <w:rPr/>
          </w:rPrChange>
        </w:rPr>
        <w:t xml:space="preserve"> </w:t>
      </w:r>
      <w:r w:rsidR="0023499A" w:rsidRPr="00D9517A">
        <w:rPr>
          <w:rFonts w:ascii="Mulish" w:hAnsi="Mulish"/>
          <w:sz w:val="22"/>
          <w:rPrChange w:id="5548" w:author="Guilherme Pessoa-Amorim [2]" w:date="2021-11-16T13:46:00Z">
            <w:rPr/>
          </w:rPrChange>
        </w:rPr>
        <w:t xml:space="preserve">(i.e. proportion of complete values) </w:t>
      </w:r>
      <w:r w:rsidRPr="00D9517A">
        <w:rPr>
          <w:rFonts w:ascii="Mulish" w:hAnsi="Mulish"/>
          <w:sz w:val="22"/>
          <w:rPrChange w:id="5549" w:author="Guilherme Pessoa-Amorim [2]" w:date="2021-11-16T13:46:00Z">
            <w:rPr/>
          </w:rPrChange>
        </w:rPr>
        <w:t xml:space="preserve">for each variable included in the </w:t>
      </w:r>
      <w:del w:id="5550" w:author="Guilherme Pessoa-Amorim [2]" w:date="2021-11-15T13:04:00Z">
        <w:r w:rsidRPr="00D9517A" w:rsidDel="00EB56F0">
          <w:rPr>
            <w:rFonts w:ascii="Mulish" w:hAnsi="Mulish"/>
            <w:sz w:val="22"/>
            <w:rPrChange w:id="5551" w:author="Guilherme Pessoa-Amorim [2]" w:date="2021-11-16T13:46:00Z">
              <w:rPr/>
            </w:rPrChange>
          </w:rPr>
          <w:delText xml:space="preserve">Prescribing </w:delText>
        </w:r>
      </w:del>
      <w:ins w:id="5552" w:author="Guilherme Pessoa-Amorim [2]" w:date="2021-11-15T13:04:00Z">
        <w:r w:rsidR="00EB56F0" w:rsidRPr="00D9517A">
          <w:rPr>
            <w:rFonts w:ascii="Mulish" w:hAnsi="Mulish"/>
            <w:sz w:val="22"/>
            <w:rPrChange w:id="5553" w:author="Guilherme Pessoa-Amorim [2]" w:date="2021-11-16T13:46:00Z">
              <w:rPr/>
            </w:rPrChange>
          </w:rPr>
          <w:t xml:space="preserve">GP </w:t>
        </w:r>
      </w:ins>
      <w:r w:rsidRPr="00D9517A">
        <w:rPr>
          <w:rFonts w:ascii="Mulish" w:hAnsi="Mulish"/>
          <w:sz w:val="22"/>
          <w:rPrChange w:id="5554" w:author="Guilherme Pessoa-Amorim [2]" w:date="2021-11-16T13:46:00Z">
            <w:rPr/>
          </w:rPrChange>
        </w:rPr>
        <w:t>(for RECOVERY) and Dispensing datasets (for RECOVERY, AMALFI, and ORION-4)</w:t>
      </w:r>
    </w:p>
    <w:p w14:paraId="4F07164D" w14:textId="37D84160" w:rsidR="00911010" w:rsidRPr="00D9517A" w:rsidRDefault="00247EAF">
      <w:pPr>
        <w:pStyle w:val="ListParagraph"/>
        <w:numPr>
          <w:ilvl w:val="1"/>
          <w:numId w:val="25"/>
        </w:numPr>
        <w:spacing w:line="360" w:lineRule="auto"/>
        <w:ind w:left="993"/>
        <w:jc w:val="both"/>
        <w:rPr>
          <w:rFonts w:ascii="Mulish" w:hAnsi="Mulish"/>
          <w:sz w:val="22"/>
          <w:rPrChange w:id="5555" w:author="Guilherme Pessoa-Amorim [2]" w:date="2021-11-16T13:46:00Z">
            <w:rPr/>
          </w:rPrChange>
        </w:rPr>
        <w:pPrChange w:id="5556" w:author="Guilherme Pessoa-Amorim [2]" w:date="2021-11-15T18:25:00Z">
          <w:pPr>
            <w:pStyle w:val="ListParagraph"/>
            <w:numPr>
              <w:ilvl w:val="1"/>
              <w:numId w:val="25"/>
            </w:numPr>
            <w:ind w:left="993" w:hanging="360"/>
          </w:pPr>
        </w:pPrChange>
      </w:pPr>
      <w:r w:rsidRPr="00D9517A">
        <w:rPr>
          <w:rFonts w:ascii="Mulish" w:hAnsi="Mulish"/>
          <w:sz w:val="22"/>
          <w:rPrChange w:id="5557" w:author="Guilherme Pessoa-Amorim [2]" w:date="2021-11-16T13:46:00Z">
            <w:rPr/>
          </w:rPrChange>
        </w:rPr>
        <w:t>O</w:t>
      </w:r>
      <w:r w:rsidR="00911010" w:rsidRPr="00D9517A">
        <w:rPr>
          <w:rFonts w:ascii="Mulish" w:hAnsi="Mulish"/>
          <w:sz w:val="22"/>
          <w:rPrChange w:id="5558" w:author="Guilherme Pessoa-Amorim [2]" w:date="2021-11-16T13:46:00Z">
            <w:rPr/>
          </w:rPrChange>
        </w:rPr>
        <w:t>verall and along time</w:t>
      </w:r>
    </w:p>
    <w:p w14:paraId="7E50D9B6" w14:textId="43ABA6AF" w:rsidR="00247EAF" w:rsidRPr="00D9517A" w:rsidRDefault="00247EAF">
      <w:pPr>
        <w:pStyle w:val="ListParagraph"/>
        <w:numPr>
          <w:ilvl w:val="1"/>
          <w:numId w:val="25"/>
        </w:numPr>
        <w:spacing w:line="360" w:lineRule="auto"/>
        <w:ind w:left="993"/>
        <w:jc w:val="both"/>
        <w:rPr>
          <w:rFonts w:ascii="Mulish" w:hAnsi="Mulish"/>
          <w:sz w:val="22"/>
          <w:rPrChange w:id="5559" w:author="Guilherme Pessoa-Amorim [2]" w:date="2021-11-16T13:46:00Z">
            <w:rPr/>
          </w:rPrChange>
        </w:rPr>
        <w:pPrChange w:id="5560" w:author="Guilherme Pessoa-Amorim [2]" w:date="2021-11-15T18:25:00Z">
          <w:pPr>
            <w:pStyle w:val="ListParagraph"/>
            <w:numPr>
              <w:ilvl w:val="1"/>
              <w:numId w:val="25"/>
            </w:numPr>
            <w:ind w:left="993" w:hanging="360"/>
          </w:pPr>
        </w:pPrChange>
      </w:pPr>
      <w:r w:rsidRPr="00D9517A">
        <w:rPr>
          <w:rFonts w:ascii="Mulish" w:hAnsi="Mulish"/>
          <w:sz w:val="22"/>
          <w:rPrChange w:id="5561" w:author="Guilherme Pessoa-Amorim [2]" w:date="2021-11-16T13:46:00Z">
            <w:rPr/>
          </w:rPrChange>
        </w:rPr>
        <w:t>For different age groups (RECOVERY: &lt;50, 50-75, &gt;75 years; AMALFI: &lt;=75 and &gt;75 years; ORION-4: &lt;55, 55-75, and &gt;75 years)</w:t>
      </w:r>
    </w:p>
    <w:p w14:paraId="2E15A81D" w14:textId="49A26D10" w:rsidR="00247EAF" w:rsidRPr="00D9517A" w:rsidRDefault="00247EAF">
      <w:pPr>
        <w:pStyle w:val="ListParagraph"/>
        <w:numPr>
          <w:ilvl w:val="1"/>
          <w:numId w:val="25"/>
        </w:numPr>
        <w:spacing w:line="360" w:lineRule="auto"/>
        <w:ind w:left="993"/>
        <w:jc w:val="both"/>
        <w:rPr>
          <w:rFonts w:ascii="Mulish" w:hAnsi="Mulish"/>
          <w:sz w:val="22"/>
          <w:rPrChange w:id="5562" w:author="Guilherme Pessoa-Amorim [2]" w:date="2021-11-16T13:46:00Z">
            <w:rPr/>
          </w:rPrChange>
        </w:rPr>
        <w:pPrChange w:id="5563" w:author="Guilherme Pessoa-Amorim [2]" w:date="2021-11-15T18:25:00Z">
          <w:pPr>
            <w:pStyle w:val="ListParagraph"/>
            <w:numPr>
              <w:ilvl w:val="1"/>
              <w:numId w:val="25"/>
            </w:numPr>
            <w:ind w:left="993" w:hanging="360"/>
          </w:pPr>
        </w:pPrChange>
      </w:pPr>
      <w:r w:rsidRPr="00D9517A">
        <w:rPr>
          <w:rFonts w:ascii="Mulish" w:hAnsi="Mulish"/>
          <w:sz w:val="22"/>
          <w:rPrChange w:id="5564" w:author="Guilherme Pessoa-Amorim [2]" w:date="2021-11-16T13:46:00Z">
            <w:rPr/>
          </w:rPrChange>
        </w:rPr>
        <w:t>According to male and female gender</w:t>
      </w:r>
    </w:p>
    <w:p w14:paraId="773ED161" w14:textId="1E0073BF" w:rsidR="00247EAF" w:rsidRPr="00D9517A" w:rsidRDefault="00247EAF">
      <w:pPr>
        <w:pStyle w:val="ListParagraph"/>
        <w:numPr>
          <w:ilvl w:val="1"/>
          <w:numId w:val="25"/>
        </w:numPr>
        <w:spacing w:line="360" w:lineRule="auto"/>
        <w:ind w:left="993"/>
        <w:jc w:val="both"/>
        <w:rPr>
          <w:rFonts w:ascii="Mulish" w:hAnsi="Mulish"/>
          <w:sz w:val="22"/>
          <w:rPrChange w:id="5565" w:author="Guilherme Pessoa-Amorim [2]" w:date="2021-11-16T13:46:00Z">
            <w:rPr/>
          </w:rPrChange>
        </w:rPr>
        <w:pPrChange w:id="5566" w:author="Guilherme Pessoa-Amorim [2]" w:date="2021-11-15T18:25:00Z">
          <w:pPr>
            <w:pStyle w:val="ListParagraph"/>
            <w:numPr>
              <w:ilvl w:val="1"/>
              <w:numId w:val="25"/>
            </w:numPr>
            <w:ind w:left="993" w:hanging="360"/>
          </w:pPr>
        </w:pPrChange>
      </w:pPr>
      <w:r w:rsidRPr="00D9517A">
        <w:rPr>
          <w:rFonts w:ascii="Mulish" w:hAnsi="Mulish"/>
          <w:sz w:val="22"/>
          <w:rPrChange w:id="5567" w:author="Guilherme Pessoa-Amorim [2]" w:date="2021-11-16T13:46:00Z">
            <w:rPr/>
          </w:rPrChange>
        </w:rPr>
        <w:t>According to location where data was recorded</w:t>
      </w:r>
    </w:p>
    <w:p w14:paraId="1D74FFA1" w14:textId="0D3C4AA7" w:rsidR="00247EAF" w:rsidRPr="003E336D" w:rsidRDefault="00247EAF">
      <w:pPr>
        <w:pStyle w:val="ListParagraph"/>
        <w:numPr>
          <w:ilvl w:val="1"/>
          <w:numId w:val="25"/>
        </w:numPr>
        <w:spacing w:line="360" w:lineRule="auto"/>
        <w:ind w:left="993"/>
        <w:jc w:val="both"/>
        <w:rPr>
          <w:ins w:id="5568" w:author="Guilherme Pessoa-Amorim [2]" w:date="2021-11-15T18:20:00Z"/>
          <w:rFonts w:ascii="Mulish" w:hAnsi="Mulish"/>
          <w:sz w:val="22"/>
        </w:rPr>
        <w:pPrChange w:id="5569" w:author="Guilherme Pessoa-Amorim [2]" w:date="2021-11-15T18:25:00Z">
          <w:pPr>
            <w:pStyle w:val="ListParagraph"/>
            <w:numPr>
              <w:ilvl w:val="1"/>
              <w:numId w:val="25"/>
            </w:numPr>
            <w:ind w:left="993" w:hanging="360"/>
          </w:pPr>
        </w:pPrChange>
      </w:pPr>
      <w:r w:rsidRPr="00D9517A">
        <w:rPr>
          <w:rFonts w:ascii="Mulish" w:hAnsi="Mulish"/>
          <w:sz w:val="22"/>
          <w:rPrChange w:id="5570" w:author="Guilherme Pessoa-Amorim [2]" w:date="2021-11-16T13:46:00Z">
            <w:rPr/>
          </w:rPrChange>
        </w:rPr>
        <w:t>According to BNF chapter of the prescribed/dispensed medication</w:t>
      </w:r>
    </w:p>
    <w:p w14:paraId="5D08A643" w14:textId="48A48C74" w:rsidR="00673354" w:rsidRPr="00D9517A" w:rsidDel="00673354" w:rsidRDefault="00673354">
      <w:pPr>
        <w:spacing w:line="360" w:lineRule="auto"/>
        <w:ind w:firstLine="426"/>
        <w:jc w:val="both"/>
        <w:rPr>
          <w:del w:id="5571" w:author="Guilherme Pessoa-Amorim [2]" w:date="2021-11-15T18:21:00Z"/>
          <w:rFonts w:ascii="Mulish" w:hAnsi="Mulish"/>
          <w:sz w:val="20"/>
          <w:rPrChange w:id="5572" w:author="Guilherme Pessoa-Amorim [2]" w:date="2021-11-16T13:46:00Z">
            <w:rPr>
              <w:del w:id="5573" w:author="Guilherme Pessoa-Amorim [2]" w:date="2021-11-15T18:21:00Z"/>
            </w:rPr>
          </w:rPrChange>
        </w:rPr>
        <w:pPrChange w:id="5574" w:author="Guilherme Pessoa-Amorim [2]" w:date="2021-11-15T18:25:00Z">
          <w:pPr>
            <w:pStyle w:val="ListParagraph"/>
            <w:numPr>
              <w:ilvl w:val="1"/>
              <w:numId w:val="25"/>
            </w:numPr>
            <w:ind w:left="993" w:hanging="360"/>
          </w:pPr>
        </w:pPrChange>
      </w:pPr>
    </w:p>
    <w:p w14:paraId="178CCC23" w14:textId="1CC751A2" w:rsidR="00911010" w:rsidRPr="00D9517A" w:rsidRDefault="00911010">
      <w:pPr>
        <w:spacing w:line="360" w:lineRule="auto"/>
        <w:jc w:val="both"/>
        <w:rPr>
          <w:rFonts w:ascii="Mulish" w:hAnsi="Mulish"/>
          <w:sz w:val="22"/>
          <w:rPrChange w:id="5575" w:author="Guilherme Pessoa-Amorim [2]" w:date="2021-11-16T13:46:00Z">
            <w:rPr/>
          </w:rPrChange>
        </w:rPr>
        <w:pPrChange w:id="5576" w:author="Guilherme Pessoa-Amorim [2]" w:date="2021-11-15T18:25:00Z">
          <w:pPr/>
        </w:pPrChange>
      </w:pPr>
    </w:p>
    <w:p w14:paraId="0F80153D" w14:textId="6A10B3B2" w:rsidR="00911010" w:rsidRPr="003E336D" w:rsidRDefault="00911010">
      <w:pPr>
        <w:pStyle w:val="ListParagraph"/>
        <w:numPr>
          <w:ilvl w:val="0"/>
          <w:numId w:val="25"/>
        </w:numPr>
        <w:tabs>
          <w:tab w:val="left" w:pos="993"/>
        </w:tabs>
        <w:spacing w:line="360" w:lineRule="auto"/>
        <w:ind w:left="426"/>
        <w:jc w:val="both"/>
        <w:rPr>
          <w:ins w:id="5577" w:author="Guilherme Pessoa-Amorim [2]" w:date="2021-11-15T18:17:00Z"/>
          <w:rFonts w:ascii="Mulish" w:hAnsi="Mulish"/>
          <w:sz w:val="22"/>
        </w:rPr>
        <w:pPrChange w:id="5578" w:author="Guilherme Pessoa-Amorim [2]" w:date="2021-11-15T18:25:00Z">
          <w:pPr>
            <w:pStyle w:val="ListParagraph"/>
            <w:numPr>
              <w:numId w:val="25"/>
            </w:numPr>
            <w:tabs>
              <w:tab w:val="left" w:pos="993"/>
            </w:tabs>
            <w:ind w:left="426" w:hanging="360"/>
            <w:jc w:val="both"/>
          </w:pPr>
        </w:pPrChange>
      </w:pPr>
      <w:r w:rsidRPr="00D9517A">
        <w:rPr>
          <w:rFonts w:ascii="Mulish" w:hAnsi="Mulish"/>
          <w:b/>
          <w:sz w:val="22"/>
          <w:rPrChange w:id="5579" w:author="Guilherme Pessoa-Amorim [2]" w:date="2021-11-16T13:46:00Z">
            <w:rPr/>
          </w:rPrChange>
        </w:rPr>
        <w:t xml:space="preserve">Total number of participants, cumulative number of records per participant, and </w:t>
      </w:r>
      <w:r w:rsidR="007940B5" w:rsidRPr="00D9517A">
        <w:rPr>
          <w:rFonts w:ascii="Mulish" w:hAnsi="Mulish"/>
          <w:b/>
          <w:sz w:val="22"/>
          <w:rPrChange w:id="5580" w:author="Guilherme Pessoa-Amorim [2]" w:date="2021-11-16T13:46:00Z">
            <w:rPr/>
          </w:rPrChange>
        </w:rPr>
        <w:t xml:space="preserve">average </w:t>
      </w:r>
      <w:r w:rsidRPr="00D9517A">
        <w:rPr>
          <w:rFonts w:ascii="Mulish" w:hAnsi="Mulish"/>
          <w:b/>
          <w:sz w:val="22"/>
          <w:rPrChange w:id="5581" w:author="Guilherme Pessoa-Amorim [2]" w:date="2021-11-16T13:46:00Z">
            <w:rPr/>
          </w:rPrChange>
        </w:rPr>
        <w:t>time between records for each BNF chapter</w:t>
      </w:r>
      <w:r w:rsidRPr="00D9517A">
        <w:rPr>
          <w:rFonts w:ascii="Mulish" w:hAnsi="Mulish"/>
          <w:sz w:val="22"/>
          <w:rPrChange w:id="5582" w:author="Guilherme Pessoa-Amorim [2]" w:date="2021-11-16T13:46:00Z">
            <w:rPr/>
          </w:rPrChange>
        </w:rPr>
        <w:t xml:space="preserve"> at randomisation according to each RCD source (i.e. </w:t>
      </w:r>
      <w:del w:id="5583" w:author="Guilherme Pessoa-Amorim [2]" w:date="2021-11-15T13:04:00Z">
        <w:r w:rsidRPr="00D9517A" w:rsidDel="00EB56F0">
          <w:rPr>
            <w:rFonts w:ascii="Mulish" w:hAnsi="Mulish"/>
            <w:sz w:val="22"/>
            <w:rPrChange w:id="5584" w:author="Guilherme Pessoa-Amorim [2]" w:date="2021-11-16T13:46:00Z">
              <w:rPr/>
            </w:rPrChange>
          </w:rPr>
          <w:delText xml:space="preserve">Prescribing </w:delText>
        </w:r>
      </w:del>
      <w:ins w:id="5585" w:author="Guilherme Pessoa-Amorim [2]" w:date="2021-11-15T13:04:00Z">
        <w:r w:rsidR="00EB56F0" w:rsidRPr="00D9517A">
          <w:rPr>
            <w:rFonts w:ascii="Mulish" w:hAnsi="Mulish"/>
            <w:sz w:val="22"/>
            <w:rPrChange w:id="5586" w:author="Guilherme Pessoa-Amorim [2]" w:date="2021-11-16T13:46:00Z">
              <w:rPr/>
            </w:rPrChange>
          </w:rPr>
          <w:t xml:space="preserve">GP </w:t>
        </w:r>
      </w:ins>
      <w:r w:rsidRPr="00D9517A">
        <w:rPr>
          <w:rFonts w:ascii="Mulish" w:hAnsi="Mulish"/>
          <w:sz w:val="22"/>
          <w:rPrChange w:id="5587" w:author="Guilherme Pessoa-Amorim [2]" w:date="2021-11-16T13:46:00Z">
            <w:rPr/>
          </w:rPrChange>
        </w:rPr>
        <w:t>and Dispensing datasets for RECOVERY; Dispensing dataset for AMALFI and ORION-4)</w:t>
      </w:r>
    </w:p>
    <w:p w14:paraId="1DCA9200" w14:textId="4424F765" w:rsidR="00673354" w:rsidRPr="00D9517A" w:rsidDel="00673354" w:rsidRDefault="00673354">
      <w:pPr>
        <w:pStyle w:val="ListParagraph"/>
        <w:numPr>
          <w:ilvl w:val="1"/>
          <w:numId w:val="25"/>
        </w:numPr>
        <w:tabs>
          <w:tab w:val="left" w:pos="993"/>
        </w:tabs>
        <w:spacing w:line="360" w:lineRule="auto"/>
        <w:ind w:left="993"/>
        <w:jc w:val="both"/>
        <w:rPr>
          <w:del w:id="5588" w:author="Guilherme Pessoa-Amorim [2]" w:date="2021-11-15T18:20:00Z"/>
          <w:rFonts w:ascii="Mulish" w:hAnsi="Mulish"/>
          <w:sz w:val="22"/>
          <w:rPrChange w:id="5589" w:author="Guilherme Pessoa-Amorim [2]" w:date="2021-11-16T13:46:00Z">
            <w:rPr>
              <w:del w:id="5590" w:author="Guilherme Pessoa-Amorim [2]" w:date="2021-11-15T18:20:00Z"/>
            </w:rPr>
          </w:rPrChange>
        </w:rPr>
        <w:pPrChange w:id="5591" w:author="Guilherme Pessoa-Amorim [2]" w:date="2021-11-15T18:25:00Z">
          <w:pPr>
            <w:pStyle w:val="ListParagraph"/>
            <w:numPr>
              <w:numId w:val="25"/>
            </w:numPr>
            <w:tabs>
              <w:tab w:val="left" w:pos="993"/>
            </w:tabs>
            <w:ind w:left="426" w:hanging="360"/>
            <w:jc w:val="both"/>
          </w:pPr>
        </w:pPrChange>
      </w:pPr>
    </w:p>
    <w:p w14:paraId="3FBB7351" w14:textId="6CF6830B" w:rsidR="00911010" w:rsidRPr="00D9517A" w:rsidRDefault="00911010">
      <w:pPr>
        <w:pStyle w:val="ListParagraph"/>
        <w:spacing w:line="360" w:lineRule="auto"/>
        <w:jc w:val="both"/>
        <w:rPr>
          <w:rFonts w:ascii="Mulish" w:hAnsi="Mulish"/>
          <w:sz w:val="22"/>
          <w:rPrChange w:id="5592" w:author="Guilherme Pessoa-Amorim [2]" w:date="2021-11-16T13:46:00Z">
            <w:rPr/>
          </w:rPrChange>
        </w:rPr>
        <w:pPrChange w:id="5593" w:author="Guilherme Pessoa-Amorim [2]" w:date="2021-11-15T18:25:00Z">
          <w:pPr>
            <w:pStyle w:val="ListParagraph"/>
          </w:pPr>
        </w:pPrChange>
      </w:pPr>
    </w:p>
    <w:p w14:paraId="7FD94F6C" w14:textId="4717D831" w:rsidR="007940B5" w:rsidRPr="00D9517A" w:rsidDel="00F555CC" w:rsidRDefault="007940B5">
      <w:pPr>
        <w:tabs>
          <w:tab w:val="left" w:pos="993"/>
        </w:tabs>
        <w:spacing w:line="360" w:lineRule="auto"/>
        <w:jc w:val="both"/>
        <w:rPr>
          <w:del w:id="5594" w:author="Guilherme Pessoa-Amorim" w:date="2021-11-15T18:03:00Z"/>
          <w:rFonts w:ascii="Mulish" w:hAnsi="Mulish"/>
          <w:sz w:val="22"/>
          <w:rPrChange w:id="5595" w:author="Guilherme Pessoa-Amorim [2]" w:date="2021-11-16T13:46:00Z">
            <w:rPr>
              <w:del w:id="5596" w:author="Guilherme Pessoa-Amorim" w:date="2021-11-15T18:03:00Z"/>
            </w:rPr>
          </w:rPrChange>
        </w:rPr>
        <w:pPrChange w:id="5597" w:author="Guilherme Pessoa-Amorim [2]" w:date="2021-11-15T18:25:00Z">
          <w:pPr>
            <w:tabs>
              <w:tab w:val="left" w:pos="993"/>
            </w:tabs>
            <w:jc w:val="both"/>
          </w:pPr>
        </w:pPrChange>
      </w:pPr>
    </w:p>
    <w:p w14:paraId="0B9CD6DD" w14:textId="37BDFEA5" w:rsidR="007940B5" w:rsidRPr="00D9517A" w:rsidRDefault="007940B5">
      <w:pPr>
        <w:pStyle w:val="ListParagraph"/>
        <w:numPr>
          <w:ilvl w:val="0"/>
          <w:numId w:val="25"/>
        </w:numPr>
        <w:tabs>
          <w:tab w:val="left" w:pos="993"/>
        </w:tabs>
        <w:spacing w:line="360" w:lineRule="auto"/>
        <w:ind w:left="426"/>
        <w:jc w:val="both"/>
        <w:rPr>
          <w:rFonts w:ascii="Mulish" w:hAnsi="Mulish"/>
          <w:sz w:val="22"/>
          <w:rPrChange w:id="5598" w:author="Guilherme Pessoa-Amorim [2]" w:date="2021-11-16T13:46:00Z">
            <w:rPr/>
          </w:rPrChange>
        </w:rPr>
        <w:pPrChange w:id="5599" w:author="Guilherme Pessoa-Amorim [2]" w:date="2021-11-15T18:25:00Z">
          <w:pPr>
            <w:pStyle w:val="ListParagraph"/>
            <w:numPr>
              <w:numId w:val="25"/>
            </w:numPr>
            <w:tabs>
              <w:tab w:val="left" w:pos="993"/>
            </w:tabs>
            <w:ind w:left="426" w:hanging="360"/>
            <w:jc w:val="both"/>
          </w:pPr>
        </w:pPrChange>
      </w:pPr>
      <w:r w:rsidRPr="00D9517A">
        <w:rPr>
          <w:rFonts w:ascii="Mulish" w:hAnsi="Mulish"/>
          <w:b/>
          <w:sz w:val="22"/>
          <w:rPrChange w:id="5600" w:author="Guilherme Pessoa-Amorim [2]" w:date="2021-11-16T13:46:00Z">
            <w:rPr/>
          </w:rPrChange>
        </w:rPr>
        <w:t>Average time between records for drugs according to drug formulation</w:t>
      </w:r>
      <w:r w:rsidRPr="00D9517A">
        <w:rPr>
          <w:rFonts w:ascii="Mulish" w:hAnsi="Mulish"/>
          <w:sz w:val="22"/>
          <w:rPrChange w:id="5601" w:author="Guilherme Pessoa-Amorim [2]" w:date="2021-11-16T13:46:00Z">
            <w:rPr/>
          </w:rPrChange>
        </w:rPr>
        <w:t xml:space="preserve"> (such as tablets, topicals, inhalers, ophthalmic/otic/nasal, injections, sublingual tablet and sprays, transdermal/suppositories, and liquids) in the </w:t>
      </w:r>
      <w:del w:id="5602" w:author="Guilherme Pessoa-Amorim [2]" w:date="2021-11-15T13:05:00Z">
        <w:r w:rsidRPr="00D9517A" w:rsidDel="00EB56F0">
          <w:rPr>
            <w:rFonts w:ascii="Mulish" w:hAnsi="Mulish"/>
            <w:sz w:val="22"/>
            <w:rPrChange w:id="5603" w:author="Guilherme Pessoa-Amorim [2]" w:date="2021-11-16T13:46:00Z">
              <w:rPr/>
            </w:rPrChange>
          </w:rPr>
          <w:delText xml:space="preserve">Prescribing </w:delText>
        </w:r>
      </w:del>
      <w:ins w:id="5604" w:author="Guilherme Pessoa-Amorim [2]" w:date="2021-11-15T13:05:00Z">
        <w:r w:rsidR="00EB56F0" w:rsidRPr="00D9517A">
          <w:rPr>
            <w:rFonts w:ascii="Mulish" w:hAnsi="Mulish"/>
            <w:sz w:val="22"/>
            <w:rPrChange w:id="5605" w:author="Guilherme Pessoa-Amorim [2]" w:date="2021-11-16T13:46:00Z">
              <w:rPr/>
            </w:rPrChange>
          </w:rPr>
          <w:t xml:space="preserve">GP </w:t>
        </w:r>
      </w:ins>
      <w:r w:rsidRPr="00D9517A">
        <w:rPr>
          <w:rFonts w:ascii="Mulish" w:hAnsi="Mulish"/>
          <w:sz w:val="22"/>
          <w:rPrChange w:id="5606" w:author="Guilherme Pessoa-Amorim [2]" w:date="2021-11-16T13:46:00Z">
            <w:rPr/>
          </w:rPrChange>
        </w:rPr>
        <w:t>(for RECOVERY) and Dispensing datasets (for RECOVERY, AMALFI and ORION-4)</w:t>
      </w:r>
    </w:p>
    <w:p w14:paraId="101D4A1D" w14:textId="4E1E134C" w:rsidR="000F6EB7" w:rsidRPr="00D9517A" w:rsidRDefault="000F6EB7">
      <w:pPr>
        <w:spacing w:line="360" w:lineRule="auto"/>
        <w:jc w:val="both"/>
        <w:rPr>
          <w:rFonts w:ascii="Mulish" w:hAnsi="Mulish"/>
          <w:sz w:val="22"/>
          <w:rPrChange w:id="5607" w:author="Guilherme Pessoa-Amorim [2]" w:date="2021-11-16T13:46:00Z">
            <w:rPr/>
          </w:rPrChange>
        </w:rPr>
        <w:pPrChange w:id="5608" w:author="Guilherme Pessoa-Amorim [2]" w:date="2021-11-15T18:25:00Z">
          <w:pPr/>
        </w:pPrChange>
      </w:pPr>
    </w:p>
    <w:p w14:paraId="2B0F3AB9" w14:textId="6C91C7C2" w:rsidR="0023499A" w:rsidRPr="00D9517A" w:rsidRDefault="0023499A">
      <w:pPr>
        <w:pStyle w:val="ListParagraph"/>
        <w:numPr>
          <w:ilvl w:val="0"/>
          <w:numId w:val="25"/>
        </w:numPr>
        <w:tabs>
          <w:tab w:val="left" w:pos="993"/>
        </w:tabs>
        <w:spacing w:line="360" w:lineRule="auto"/>
        <w:ind w:left="426"/>
        <w:jc w:val="both"/>
        <w:rPr>
          <w:rFonts w:ascii="Mulish" w:hAnsi="Mulish"/>
          <w:sz w:val="22"/>
          <w:lang w:val="en-US"/>
          <w:rPrChange w:id="5609" w:author="Guilherme Pessoa-Amorim [2]" w:date="2021-11-16T13:46:00Z">
            <w:rPr>
              <w:lang w:val="en-US"/>
            </w:rPr>
          </w:rPrChange>
        </w:rPr>
        <w:pPrChange w:id="5610" w:author="Guilherme Pessoa-Amorim [2]" w:date="2021-11-15T18:25:00Z">
          <w:pPr>
            <w:pStyle w:val="ListParagraph"/>
            <w:numPr>
              <w:numId w:val="25"/>
            </w:numPr>
            <w:tabs>
              <w:tab w:val="left" w:pos="993"/>
            </w:tabs>
            <w:ind w:left="426" w:hanging="360"/>
            <w:jc w:val="both"/>
          </w:pPr>
        </w:pPrChange>
      </w:pPr>
      <w:r w:rsidRPr="00D9517A">
        <w:rPr>
          <w:rFonts w:ascii="Mulish" w:hAnsi="Mulish"/>
          <w:b/>
          <w:sz w:val="22"/>
          <w:lang w:val="en-US"/>
          <w:rPrChange w:id="5611" w:author="Guilherme Pessoa-Amorim [2]" w:date="2021-11-16T13:46:00Z">
            <w:rPr>
              <w:lang w:val="en-US"/>
            </w:rPr>
          </w:rPrChange>
        </w:rPr>
        <w:t>Impact of variations in the duration and definition of the lookback period</w:t>
      </w:r>
      <w:r w:rsidRPr="00D9517A">
        <w:rPr>
          <w:rFonts w:ascii="Mulish" w:hAnsi="Mulish"/>
          <w:sz w:val="22"/>
          <w:lang w:val="en-US"/>
          <w:rPrChange w:id="5612" w:author="Guilherme Pessoa-Amorim [2]" w:date="2021-11-16T13:46:00Z">
            <w:rPr>
              <w:lang w:val="en-US"/>
            </w:rPr>
          </w:rPrChange>
        </w:rPr>
        <w:t xml:space="preserve"> (such as requiring one or more records for each group) on the proportion of participants identified in each concomitant medication group of interest (in RECOVERY, AMALFI, and ORION-4)</w:t>
      </w:r>
    </w:p>
    <w:p w14:paraId="2FA952AA" w14:textId="77777777" w:rsidR="0023499A" w:rsidRPr="00D9517A" w:rsidRDefault="0023499A">
      <w:pPr>
        <w:tabs>
          <w:tab w:val="left" w:pos="993"/>
        </w:tabs>
        <w:spacing w:line="360" w:lineRule="auto"/>
        <w:jc w:val="both"/>
        <w:rPr>
          <w:rFonts w:ascii="Mulish" w:hAnsi="Mulish"/>
          <w:sz w:val="22"/>
          <w:lang w:val="en-US"/>
          <w:rPrChange w:id="5613" w:author="Guilherme Pessoa-Amorim [2]" w:date="2021-11-16T13:46:00Z">
            <w:rPr>
              <w:lang w:val="en-US"/>
            </w:rPr>
          </w:rPrChange>
        </w:rPr>
        <w:pPrChange w:id="5614" w:author="Guilherme Pessoa-Amorim [2]" w:date="2021-11-15T18:25:00Z">
          <w:pPr>
            <w:tabs>
              <w:tab w:val="left" w:pos="993"/>
            </w:tabs>
            <w:jc w:val="both"/>
          </w:pPr>
        </w:pPrChange>
      </w:pPr>
    </w:p>
    <w:p w14:paraId="024C9D68" w14:textId="609DFF9B" w:rsidR="0023499A" w:rsidRPr="00D9517A" w:rsidRDefault="0023499A">
      <w:pPr>
        <w:pStyle w:val="ListParagraph"/>
        <w:numPr>
          <w:ilvl w:val="1"/>
          <w:numId w:val="27"/>
        </w:numPr>
        <w:spacing w:line="360" w:lineRule="auto"/>
        <w:jc w:val="both"/>
        <w:rPr>
          <w:rFonts w:ascii="Mulish" w:hAnsi="Mulish"/>
          <w:sz w:val="22"/>
          <w:rPrChange w:id="5615" w:author="Guilherme Pessoa-Amorim [2]" w:date="2021-11-16T13:46:00Z">
            <w:rPr/>
          </w:rPrChange>
        </w:rPr>
        <w:pPrChange w:id="5616" w:author="Guilherme Pessoa-Amorim [2]" w:date="2021-11-15T18:25:00Z">
          <w:pPr>
            <w:pStyle w:val="ListParagraph"/>
            <w:numPr>
              <w:ilvl w:val="1"/>
              <w:numId w:val="27"/>
            </w:numPr>
            <w:ind w:left="1440" w:hanging="360"/>
          </w:pPr>
        </w:pPrChange>
      </w:pPr>
      <w:r w:rsidRPr="00D9517A">
        <w:rPr>
          <w:rFonts w:ascii="Mulish" w:hAnsi="Mulish"/>
          <w:sz w:val="22"/>
          <w:lang w:val="en-US"/>
          <w:rPrChange w:id="5617" w:author="Guilherme Pessoa-Amorim [2]" w:date="2021-11-16T13:46:00Z">
            <w:rPr>
              <w:lang w:val="en-US"/>
            </w:rPr>
          </w:rPrChange>
        </w:rPr>
        <w:t>For ORION-4, receiver-operator-characteristic (ROC) curves will be built using different lookback durations and definitions</w:t>
      </w:r>
      <w:ins w:id="5618" w:author="Guilherme Pessoa-Amorim [2]" w:date="2021-11-15T18:22:00Z">
        <w:r w:rsidR="00673354" w:rsidRPr="003E336D">
          <w:rPr>
            <w:rFonts w:ascii="Mulish" w:hAnsi="Mulish"/>
            <w:sz w:val="22"/>
            <w:lang w:val="en-US"/>
          </w:rPr>
          <w:t>,</w:t>
        </w:r>
      </w:ins>
      <w:r w:rsidRPr="00D9517A">
        <w:rPr>
          <w:rFonts w:ascii="Mulish" w:hAnsi="Mulish"/>
          <w:sz w:val="22"/>
          <w:lang w:val="en-US"/>
          <w:rPrChange w:id="5619" w:author="Guilherme Pessoa-Amorim [2]" w:date="2021-11-16T13:46:00Z">
            <w:rPr>
              <w:lang w:val="en-US"/>
            </w:rPr>
          </w:rPrChange>
        </w:rPr>
        <w:t xml:space="preserve"> to assess </w:t>
      </w:r>
      <w:r w:rsidRPr="00D9517A">
        <w:rPr>
          <w:rFonts w:ascii="Mulish" w:hAnsi="Mulish"/>
          <w:sz w:val="22"/>
          <w:lang w:val="en-US"/>
          <w:rPrChange w:id="5620" w:author="Guilherme Pessoa-Amorim [2]" w:date="2021-11-16T13:46:00Z">
            <w:rPr>
              <w:lang w:val="en-US"/>
            </w:rPr>
          </w:rPrChange>
        </w:rPr>
        <w:lastRenderedPageBreak/>
        <w:t>which method most closely approximates self-reported medication at the randomization visit</w:t>
      </w:r>
      <w:r w:rsidR="006B1B5A" w:rsidRPr="00D9517A">
        <w:rPr>
          <w:rFonts w:ascii="Mulish" w:hAnsi="Mulish"/>
          <w:sz w:val="22"/>
          <w:lang w:val="en-US"/>
          <w:rPrChange w:id="5621" w:author="Guilherme Pessoa-Amorim [2]" w:date="2021-11-16T13:46:00Z">
            <w:rPr>
              <w:lang w:val="en-US"/>
            </w:rPr>
          </w:rPrChange>
        </w:rPr>
        <w:fldChar w:fldCharType="begin"/>
      </w:r>
      <w:r w:rsidR="00DB314E" w:rsidRPr="00D9517A">
        <w:rPr>
          <w:rFonts w:ascii="Mulish" w:hAnsi="Mulish"/>
          <w:sz w:val="22"/>
          <w:lang w:val="en-US"/>
          <w:rPrChange w:id="5622" w:author="Guilherme Pessoa-Amorim [2]" w:date="2021-11-16T13:46:00Z">
            <w:rPr>
              <w:lang w:val="en-US"/>
            </w:rPr>
          </w:rPrChange>
        </w:rPr>
        <w:instrText xml:space="preserve"> ADDIN ZOTERO_ITEM CSL_CITATION {"citationID":"WUewJVWR","properties":{"formattedCitation":"\\super 12\\nosupersub{}","plainCitation":"12","noteIndex":0},"citationItems":[{"id":14376,"uris":["http://zotero.org/users/5813034/items/YH5R9IW3"],"uri":["http://zotero.org/users/5813034/items/YH5R9IW3"],"itemData":{"id":14376,"type":"article-journal","abstract":"PURPOSE: Pharmacy and linked claims databases are commonly used to determine medication receipt as a measure of quality of care. However, these data sources have not been previously compared with self-reported data for receipt of medications used for glucocorticoid-induced osteoporosis (GIOP).\nMETHODS: Using databases from a national managed care organization (MCO), we identified 6282 chronic glucocorticoid users (60+ days in 18 months). We compared self-reported current use of alendronate, risedronate, calcitonin, and raloxifene (reference standard) to different intervals of preceding pharmacy data to determine agreement, sensitivity, specificity, and positive and negative predictive values of the pharmacy data.\nRESULTS: Survey respondents (n = 2363) were mean +/- SD age 53 +/- 14 years old, 70% women, and 78% Caucasian. Agreement between self-reported and pharmacy data ranged from Kappa = 0.64 (95%CI 0.53-0.75) (calcitonin) to 0.80 (0.76-0.84) (alendronate). The positive predictive value of a filled prescription in the pharmacy database in the prior 6 months exceeded 90% compared to the reference standard of self-reported current bisphosphonate use. However, the 6-month interval of pharmacy data failed to capture &gt;25% of self-reported current bisphosphonate users. The optimal interval of pharmacy data to distinguish between current and past bisphosphonate users was 120-180 days.\nCONCLUSIONS: Among chronic glucocorticoid users enrolled in managed care, underreporting of current osteoporosis medication use was uncommon, and agreement between self-report and pharmacy data was high. Use of pharmacy data alone is unlikely to underestimate quality of osteoporosis care, but different intervals of pharmacy data have important implications on the ability to identify current users of osteoporosis medications.","container-title":"Pharmacoepidemiology and Drug Safety","DOI":"10.1002/pds.1226","ISSN":"1053-8569","issue":"10","journalAbbreviation":"Pharmacoepidemiol Drug Saf","language":"eng","note":"PMID: 16498575","page":"710-718","source":"PubMed","title":"Agreement and validity of pharmacy data versus self-report for use of osteoporosis medications among chronic glucocorticoid users","volume":"15","author":[{"family":"Curtis","given":"Jeffrey R."},{"family":"Westfall","given":"Andrew O."},{"family":"Allison","given":"Jeroan"},{"family":"Freeman","given":"Allison"},{"family":"Kovac","given":"Stacey H."},{"family":"Saag","given":"Kenneth G."}],"issued":{"date-parts":[["2006",10]]}}}],"schema":"https://github.com/citation-style-language/schema/raw/master/csl-citation.json"} </w:instrText>
      </w:r>
      <w:r w:rsidR="006B1B5A" w:rsidRPr="00D9517A">
        <w:rPr>
          <w:rFonts w:ascii="Mulish" w:hAnsi="Mulish"/>
          <w:sz w:val="22"/>
          <w:lang w:val="en-US"/>
          <w:rPrChange w:id="5623" w:author="Guilherme Pessoa-Amorim [2]" w:date="2021-11-16T13:46:00Z">
            <w:rPr>
              <w:lang w:val="en-US"/>
            </w:rPr>
          </w:rPrChange>
        </w:rPr>
        <w:fldChar w:fldCharType="separate"/>
      </w:r>
      <w:r w:rsidR="00DB314E" w:rsidRPr="00D9517A">
        <w:rPr>
          <w:rFonts w:ascii="Mulish" w:hAnsi="Mulish" w:cs="Calibri"/>
          <w:sz w:val="22"/>
          <w:vertAlign w:val="superscript"/>
          <w:rPrChange w:id="5624" w:author="Guilherme Pessoa-Amorim [2]" w:date="2021-11-16T13:46:00Z">
            <w:rPr>
              <w:rFonts w:ascii="Calibri" w:hAnsi="Calibri" w:cs="Calibri"/>
              <w:vertAlign w:val="superscript"/>
            </w:rPr>
          </w:rPrChange>
        </w:rPr>
        <w:t>12</w:t>
      </w:r>
      <w:r w:rsidR="006B1B5A" w:rsidRPr="00D9517A">
        <w:rPr>
          <w:rFonts w:ascii="Mulish" w:hAnsi="Mulish"/>
          <w:sz w:val="22"/>
          <w:lang w:val="en-US"/>
          <w:rPrChange w:id="5625" w:author="Guilherme Pessoa-Amorim [2]" w:date="2021-11-16T13:46:00Z">
            <w:rPr>
              <w:lang w:val="en-US"/>
            </w:rPr>
          </w:rPrChange>
        </w:rPr>
        <w:fldChar w:fldCharType="end"/>
      </w:r>
      <w:r w:rsidRPr="00D9517A">
        <w:rPr>
          <w:rFonts w:ascii="Mulish" w:hAnsi="Mulish"/>
          <w:sz w:val="22"/>
          <w:lang w:val="en-US"/>
          <w:rPrChange w:id="5626" w:author="Guilherme Pessoa-Amorim [2]" w:date="2021-11-16T13:46:00Z">
            <w:rPr>
              <w:lang w:val="en-US"/>
            </w:rPr>
          </w:rPrChange>
        </w:rPr>
        <w:t xml:space="preserve"> </w:t>
      </w:r>
    </w:p>
    <w:p w14:paraId="503F5C39" w14:textId="77777777" w:rsidR="0023499A" w:rsidRPr="00D9517A" w:rsidRDefault="0023499A">
      <w:pPr>
        <w:pStyle w:val="ListParagraph"/>
        <w:spacing w:line="360" w:lineRule="auto"/>
        <w:ind w:left="1440"/>
        <w:jc w:val="both"/>
        <w:rPr>
          <w:rFonts w:ascii="Mulish" w:hAnsi="Mulish"/>
          <w:sz w:val="22"/>
          <w:rPrChange w:id="5627" w:author="Guilherme Pessoa-Amorim [2]" w:date="2021-11-16T13:46:00Z">
            <w:rPr/>
          </w:rPrChange>
        </w:rPr>
        <w:pPrChange w:id="5628" w:author="Guilherme Pessoa-Amorim [2]" w:date="2021-11-15T18:25:00Z">
          <w:pPr>
            <w:pStyle w:val="ListParagraph"/>
            <w:ind w:left="1440"/>
          </w:pPr>
        </w:pPrChange>
      </w:pPr>
    </w:p>
    <w:p w14:paraId="29C1CE74" w14:textId="3ED5765F" w:rsidR="0023499A" w:rsidRPr="00D9517A" w:rsidRDefault="0023499A">
      <w:pPr>
        <w:pStyle w:val="ListParagraph"/>
        <w:numPr>
          <w:ilvl w:val="0"/>
          <w:numId w:val="25"/>
        </w:numPr>
        <w:tabs>
          <w:tab w:val="left" w:pos="993"/>
        </w:tabs>
        <w:spacing w:line="360" w:lineRule="auto"/>
        <w:ind w:left="426"/>
        <w:jc w:val="both"/>
        <w:rPr>
          <w:rFonts w:ascii="Mulish" w:hAnsi="Mulish"/>
          <w:b/>
          <w:sz w:val="22"/>
          <w:rPrChange w:id="5629" w:author="Guilherme Pessoa-Amorim [2]" w:date="2021-11-16T13:46:00Z">
            <w:rPr/>
          </w:rPrChange>
        </w:rPr>
        <w:pPrChange w:id="5630" w:author="Guilherme Pessoa-Amorim [2]" w:date="2021-11-15T18:25:00Z">
          <w:pPr>
            <w:pStyle w:val="ListParagraph"/>
            <w:numPr>
              <w:numId w:val="25"/>
            </w:numPr>
            <w:tabs>
              <w:tab w:val="left" w:pos="993"/>
            </w:tabs>
            <w:ind w:left="426" w:hanging="360"/>
            <w:jc w:val="both"/>
          </w:pPr>
        </w:pPrChange>
      </w:pPr>
      <w:r w:rsidRPr="00D9517A">
        <w:rPr>
          <w:rFonts w:ascii="Mulish" w:hAnsi="Mulish"/>
          <w:b/>
          <w:sz w:val="22"/>
          <w:rPrChange w:id="5631" w:author="Guilherme Pessoa-Amorim [2]" w:date="2021-11-16T13:46:00Z">
            <w:rPr/>
          </w:rPrChange>
        </w:rPr>
        <w:t xml:space="preserve">Variations in the number of prescriptions/dispensing records identified for each drug group </w:t>
      </w:r>
      <w:r w:rsidRPr="00D9517A">
        <w:rPr>
          <w:rFonts w:ascii="Mulish" w:hAnsi="Mulish"/>
          <w:b/>
          <w:sz w:val="22"/>
          <w:lang w:val="en-US"/>
          <w:rPrChange w:id="5632" w:author="Guilherme Pessoa-Amorim [2]" w:date="2021-11-16T13:46:00Z">
            <w:rPr>
              <w:lang w:val="en-US"/>
            </w:rPr>
          </w:rPrChange>
        </w:rPr>
        <w:t>of</w:t>
      </w:r>
      <w:r w:rsidRPr="00D9517A">
        <w:rPr>
          <w:rFonts w:ascii="Mulish" w:hAnsi="Mulish"/>
          <w:b/>
          <w:sz w:val="22"/>
          <w:rPrChange w:id="5633" w:author="Guilherme Pessoa-Amorim [2]" w:date="2021-11-16T13:46:00Z">
            <w:rPr/>
          </w:rPrChange>
        </w:rPr>
        <w:t xml:space="preserve"> interest</w:t>
      </w:r>
      <w:del w:id="5634" w:author="Guilherme Pessoa-Amorim [2]" w:date="2021-11-16T13:27:00Z">
        <w:r w:rsidRPr="00D9517A" w:rsidDel="00603165">
          <w:rPr>
            <w:rFonts w:ascii="Mulish" w:hAnsi="Mulish"/>
            <w:b/>
            <w:sz w:val="22"/>
            <w:rPrChange w:id="5635" w:author="Guilherme Pessoa-Amorim [2]" w:date="2021-11-16T13:46:00Z">
              <w:rPr/>
            </w:rPrChange>
          </w:rPr>
          <w:delText>ed</w:delText>
        </w:r>
      </w:del>
      <w:r w:rsidRPr="00D9517A">
        <w:rPr>
          <w:rFonts w:ascii="Mulish" w:hAnsi="Mulish"/>
          <w:b/>
          <w:sz w:val="22"/>
          <w:rPrChange w:id="5636" w:author="Guilherme Pessoa-Amorim [2]" w:date="2021-11-16T13:46:00Z">
            <w:rPr/>
          </w:rPrChange>
        </w:rPr>
        <w:t xml:space="preserve"> from RCD sources in different data extracts in the RECOVERY trial</w:t>
      </w:r>
    </w:p>
    <w:p w14:paraId="0B19F729" w14:textId="5536D803" w:rsidR="0023499A" w:rsidRPr="00D9517A" w:rsidRDefault="0023499A">
      <w:pPr>
        <w:pStyle w:val="ListParagraph"/>
        <w:numPr>
          <w:ilvl w:val="1"/>
          <w:numId w:val="27"/>
        </w:numPr>
        <w:spacing w:line="360" w:lineRule="auto"/>
        <w:jc w:val="both"/>
        <w:rPr>
          <w:rFonts w:ascii="Mulish" w:hAnsi="Mulish"/>
          <w:sz w:val="22"/>
          <w:rPrChange w:id="5637" w:author="Guilherme Pessoa-Amorim [2]" w:date="2021-11-16T13:46:00Z">
            <w:rPr/>
          </w:rPrChange>
        </w:rPr>
        <w:pPrChange w:id="5638" w:author="Guilherme Pessoa-Amorim [2]" w:date="2021-11-15T18:25:00Z">
          <w:pPr>
            <w:pStyle w:val="ListParagraph"/>
            <w:numPr>
              <w:ilvl w:val="1"/>
              <w:numId w:val="27"/>
            </w:numPr>
            <w:ind w:left="1440" w:hanging="360"/>
          </w:pPr>
        </w:pPrChange>
      </w:pPr>
      <w:r w:rsidRPr="00D9517A">
        <w:rPr>
          <w:rFonts w:ascii="Mulish" w:hAnsi="Mulish"/>
          <w:sz w:val="22"/>
          <w:rPrChange w:id="5639" w:author="Guilherme Pessoa-Amorim [2]" w:date="2021-11-16T13:46:00Z">
            <w:rPr/>
          </w:rPrChange>
        </w:rPr>
        <w:t>NB: for this assessment, an index extract will be identified and counts computed; then, the latest record date will be extracted and used to trim the two subsequent data extracts (so that they only contain records that could have been present in the index extract)</w:t>
      </w:r>
      <w:ins w:id="5640" w:author="Guilherme Pessoa-Amorim [2]" w:date="2021-11-16T13:27:00Z">
        <w:r w:rsidR="00603165" w:rsidRPr="003E336D">
          <w:rPr>
            <w:rFonts w:ascii="Mulish" w:hAnsi="Mulish"/>
            <w:sz w:val="22"/>
          </w:rPr>
          <w:t>; three different extracts will be considered:</w:t>
        </w:r>
        <w:r w:rsidR="00603165" w:rsidRPr="00D9517A">
          <w:rPr>
            <w:rFonts w:ascii="Mulish" w:hAnsi="Mulish"/>
            <w:sz w:val="22"/>
          </w:rPr>
          <w:t xml:space="preserve"> the inception extract will be May 2021, and the subsequent ones June 2021 and July 2021</w:t>
        </w:r>
      </w:ins>
    </w:p>
    <w:p w14:paraId="72D73203" w14:textId="44A6810B" w:rsidR="0023499A" w:rsidRPr="00D9517A" w:rsidRDefault="0023499A">
      <w:pPr>
        <w:spacing w:line="360" w:lineRule="auto"/>
        <w:jc w:val="both"/>
        <w:rPr>
          <w:rFonts w:ascii="Mulish" w:hAnsi="Mulish"/>
          <w:sz w:val="22"/>
          <w:rPrChange w:id="5641" w:author="Guilherme Pessoa-Amorim [2]" w:date="2021-11-16T13:46:00Z">
            <w:rPr/>
          </w:rPrChange>
        </w:rPr>
        <w:pPrChange w:id="5642" w:author="Guilherme Pessoa-Amorim [2]" w:date="2021-11-15T18:25:00Z">
          <w:pPr/>
        </w:pPrChange>
      </w:pPr>
    </w:p>
    <w:p w14:paraId="42B168D3" w14:textId="1D7ADB27" w:rsidR="0023499A" w:rsidRPr="00D9517A" w:rsidDel="00F555CC" w:rsidRDefault="0023499A">
      <w:pPr>
        <w:spacing w:line="360" w:lineRule="auto"/>
        <w:jc w:val="both"/>
        <w:rPr>
          <w:del w:id="5643" w:author="Guilherme Pessoa-Amorim" w:date="2021-11-15T18:03:00Z"/>
          <w:rFonts w:ascii="Mulish" w:hAnsi="Mulish"/>
          <w:b/>
          <w:sz w:val="22"/>
          <w:rPrChange w:id="5644" w:author="Guilherme Pessoa-Amorim [2]" w:date="2021-11-16T13:46:00Z">
            <w:rPr>
              <w:del w:id="5645" w:author="Guilherme Pessoa-Amorim" w:date="2021-11-15T18:03:00Z"/>
            </w:rPr>
          </w:rPrChange>
        </w:rPr>
        <w:pPrChange w:id="5646" w:author="Guilherme Pessoa-Amorim [2]" w:date="2021-11-15T18:25:00Z">
          <w:pPr/>
        </w:pPrChange>
      </w:pPr>
    </w:p>
    <w:p w14:paraId="4EB0EE03" w14:textId="2661EE4A" w:rsidR="000F6EB7" w:rsidRPr="00D9517A" w:rsidRDefault="000F6EB7">
      <w:pPr>
        <w:pStyle w:val="ListParagraph"/>
        <w:numPr>
          <w:ilvl w:val="0"/>
          <w:numId w:val="25"/>
        </w:numPr>
        <w:tabs>
          <w:tab w:val="left" w:pos="993"/>
        </w:tabs>
        <w:spacing w:line="360" w:lineRule="auto"/>
        <w:ind w:left="426"/>
        <w:jc w:val="both"/>
        <w:rPr>
          <w:rFonts w:ascii="Mulish" w:hAnsi="Mulish"/>
          <w:sz w:val="22"/>
          <w:rPrChange w:id="5647" w:author="Guilherme Pessoa-Amorim [2]" w:date="2021-11-16T13:46:00Z">
            <w:rPr/>
          </w:rPrChange>
        </w:rPr>
        <w:pPrChange w:id="5648" w:author="Guilherme Pessoa-Amorim [2]" w:date="2021-11-15T18:25:00Z">
          <w:pPr>
            <w:pStyle w:val="ListParagraph"/>
            <w:numPr>
              <w:numId w:val="25"/>
            </w:numPr>
            <w:tabs>
              <w:tab w:val="left" w:pos="993"/>
            </w:tabs>
            <w:ind w:left="426" w:hanging="360"/>
            <w:jc w:val="both"/>
          </w:pPr>
        </w:pPrChange>
      </w:pPr>
      <w:del w:id="5649" w:author="Guilherme Pessoa-Amorim" w:date="2021-11-15T18:03:00Z">
        <w:r w:rsidRPr="00D9517A" w:rsidDel="00F555CC">
          <w:rPr>
            <w:rFonts w:ascii="Mulish" w:hAnsi="Mulish"/>
            <w:b/>
            <w:sz w:val="22"/>
            <w:rPrChange w:id="5650" w:author="Guilherme Pessoa-Amorim [2]" w:date="2021-11-16T13:46:00Z">
              <w:rPr/>
            </w:rPrChange>
          </w:rPr>
          <w:delText>Relationship</w:delText>
        </w:r>
      </w:del>
      <w:ins w:id="5651" w:author="Guilherme Pessoa-Amorim" w:date="2021-11-15T18:04:00Z">
        <w:r w:rsidR="00F555CC" w:rsidRPr="003E336D">
          <w:rPr>
            <w:rFonts w:ascii="Mulish" w:hAnsi="Mulish"/>
            <w:b/>
            <w:sz w:val="22"/>
          </w:rPr>
          <w:t>Correspondence</w:t>
        </w:r>
      </w:ins>
      <w:r w:rsidRPr="00D9517A">
        <w:rPr>
          <w:rFonts w:ascii="Mulish" w:hAnsi="Mulish"/>
          <w:b/>
          <w:sz w:val="22"/>
          <w:rPrChange w:id="5652" w:author="Guilherme Pessoa-Amorim [2]" w:date="2021-11-16T13:46:00Z">
            <w:rPr/>
          </w:rPrChange>
        </w:rPr>
        <w:t xml:space="preserve"> between the </w:t>
      </w:r>
      <w:del w:id="5653" w:author="Guilherme Pessoa-Amorim [2]" w:date="2021-11-15T13:05:00Z">
        <w:r w:rsidRPr="00D9517A" w:rsidDel="00EB56F0">
          <w:rPr>
            <w:rFonts w:ascii="Mulish" w:hAnsi="Mulish"/>
            <w:b/>
            <w:sz w:val="22"/>
            <w:rPrChange w:id="5654" w:author="Guilherme Pessoa-Amorim [2]" w:date="2021-11-16T13:46:00Z">
              <w:rPr/>
            </w:rPrChange>
          </w:rPr>
          <w:delText xml:space="preserve">Prescribing </w:delText>
        </w:r>
      </w:del>
      <w:ins w:id="5655" w:author="Guilherme Pessoa-Amorim [2]" w:date="2021-11-15T13:05:00Z">
        <w:r w:rsidR="00EB56F0" w:rsidRPr="00D9517A">
          <w:rPr>
            <w:rFonts w:ascii="Mulish" w:hAnsi="Mulish"/>
            <w:b/>
            <w:sz w:val="22"/>
            <w:rPrChange w:id="5656" w:author="Guilherme Pessoa-Amorim [2]" w:date="2021-11-16T13:46:00Z">
              <w:rPr/>
            </w:rPrChange>
          </w:rPr>
          <w:t xml:space="preserve">GP </w:t>
        </w:r>
      </w:ins>
      <w:r w:rsidRPr="00D9517A">
        <w:rPr>
          <w:rFonts w:ascii="Mulish" w:hAnsi="Mulish"/>
          <w:b/>
          <w:sz w:val="22"/>
          <w:rPrChange w:id="5657" w:author="Guilherme Pessoa-Amorim [2]" w:date="2021-11-16T13:46:00Z">
            <w:rPr/>
          </w:rPrChange>
        </w:rPr>
        <w:t>and Dispensing datasets</w:t>
      </w:r>
      <w:r w:rsidRPr="00D9517A">
        <w:rPr>
          <w:rFonts w:ascii="Mulish" w:hAnsi="Mulish"/>
          <w:sz w:val="22"/>
          <w:rPrChange w:id="5658" w:author="Guilherme Pessoa-Amorim [2]" w:date="2021-11-16T13:46:00Z">
            <w:rPr/>
          </w:rPrChange>
        </w:rPr>
        <w:t>:</w:t>
      </w:r>
    </w:p>
    <w:p w14:paraId="188464A2" w14:textId="1FF36A91" w:rsidR="00B41B8F" w:rsidRPr="00D9517A" w:rsidRDefault="00B41B8F">
      <w:pPr>
        <w:pStyle w:val="ListParagraph"/>
        <w:numPr>
          <w:ilvl w:val="1"/>
          <w:numId w:val="26"/>
        </w:numPr>
        <w:spacing w:line="360" w:lineRule="auto"/>
        <w:jc w:val="both"/>
        <w:rPr>
          <w:rFonts w:ascii="Mulish" w:hAnsi="Mulish"/>
          <w:sz w:val="22"/>
          <w:rPrChange w:id="5659" w:author="Guilherme Pessoa-Amorim [2]" w:date="2021-11-16T13:46:00Z">
            <w:rPr/>
          </w:rPrChange>
        </w:rPr>
        <w:pPrChange w:id="5660" w:author="Guilherme Pessoa-Amorim [2]" w:date="2021-11-15T18:25:00Z">
          <w:pPr>
            <w:pStyle w:val="ListParagraph"/>
            <w:numPr>
              <w:ilvl w:val="1"/>
              <w:numId w:val="26"/>
            </w:numPr>
            <w:ind w:left="1440" w:hanging="360"/>
          </w:pPr>
        </w:pPrChange>
      </w:pPr>
      <w:r w:rsidRPr="00D9517A">
        <w:rPr>
          <w:rFonts w:ascii="Mulish" w:hAnsi="Mulish"/>
          <w:sz w:val="22"/>
          <w:rPrChange w:id="5661" w:author="Guilherme Pessoa-Amorim [2]" w:date="2021-11-16T13:46:00Z">
            <w:rPr/>
          </w:rPrChange>
        </w:rPr>
        <w:t xml:space="preserve">Compare number of records per participant in the </w:t>
      </w:r>
      <w:del w:id="5662" w:author="Guilherme Pessoa-Amorim [2]" w:date="2021-11-15T13:05:00Z">
        <w:r w:rsidRPr="00D9517A" w:rsidDel="00EB56F0">
          <w:rPr>
            <w:rFonts w:ascii="Mulish" w:hAnsi="Mulish"/>
            <w:sz w:val="22"/>
            <w:rPrChange w:id="5663" w:author="Guilherme Pessoa-Amorim [2]" w:date="2021-11-16T13:46:00Z">
              <w:rPr/>
            </w:rPrChange>
          </w:rPr>
          <w:delText xml:space="preserve">Prescribing </w:delText>
        </w:r>
      </w:del>
      <w:ins w:id="5664" w:author="Guilherme Pessoa-Amorim [2]" w:date="2021-11-15T13:05:00Z">
        <w:r w:rsidR="00EB56F0" w:rsidRPr="00D9517A">
          <w:rPr>
            <w:rFonts w:ascii="Mulish" w:hAnsi="Mulish"/>
            <w:sz w:val="22"/>
            <w:rPrChange w:id="5665" w:author="Guilherme Pessoa-Amorim [2]" w:date="2021-11-16T13:46:00Z">
              <w:rPr/>
            </w:rPrChange>
          </w:rPr>
          <w:t xml:space="preserve">GP </w:t>
        </w:r>
      </w:ins>
      <w:r w:rsidRPr="00D9517A">
        <w:rPr>
          <w:rFonts w:ascii="Mulish" w:hAnsi="Mulish"/>
          <w:sz w:val="22"/>
          <w:rPrChange w:id="5666" w:author="Guilherme Pessoa-Amorim [2]" w:date="2021-11-16T13:46:00Z">
            <w:rPr/>
          </w:rPrChange>
        </w:rPr>
        <w:t>and Dispensing dataset for RECOVERY for particular drugs</w:t>
      </w:r>
    </w:p>
    <w:p w14:paraId="6A30FFA9" w14:textId="6014583B" w:rsidR="00B41B8F" w:rsidRPr="00D9517A" w:rsidRDefault="00B41B8F">
      <w:pPr>
        <w:pStyle w:val="ListParagraph"/>
        <w:numPr>
          <w:ilvl w:val="2"/>
          <w:numId w:val="26"/>
        </w:numPr>
        <w:spacing w:line="360" w:lineRule="auto"/>
        <w:jc w:val="both"/>
        <w:rPr>
          <w:rFonts w:ascii="Mulish" w:hAnsi="Mulish"/>
          <w:sz w:val="22"/>
          <w:rPrChange w:id="5667" w:author="Guilherme Pessoa-Amorim [2]" w:date="2021-11-16T13:46:00Z">
            <w:rPr/>
          </w:rPrChange>
        </w:rPr>
        <w:pPrChange w:id="5668" w:author="Guilherme Pessoa-Amorim [2]" w:date="2021-11-15T18:25:00Z">
          <w:pPr>
            <w:pStyle w:val="ListParagraph"/>
            <w:numPr>
              <w:ilvl w:val="2"/>
              <w:numId w:val="26"/>
            </w:numPr>
            <w:ind w:left="2160" w:hanging="360"/>
          </w:pPr>
        </w:pPrChange>
      </w:pPr>
      <w:r w:rsidRPr="00D9517A">
        <w:rPr>
          <w:rFonts w:ascii="Mulish" w:hAnsi="Mulish"/>
          <w:sz w:val="22"/>
          <w:rPrChange w:id="5669" w:author="Guilherme Pessoa-Amorim [2]" w:date="2021-11-16T13:46:00Z">
            <w:rPr/>
          </w:rPrChange>
        </w:rPr>
        <w:t xml:space="preserve">This assessment aims to establish if there are records of Dispensing not showing in the </w:t>
      </w:r>
      <w:del w:id="5670" w:author="Guilherme Pessoa-Amorim [2]" w:date="2021-11-15T13:05:00Z">
        <w:r w:rsidRPr="00D9517A" w:rsidDel="00EB56F0">
          <w:rPr>
            <w:rFonts w:ascii="Mulish" w:hAnsi="Mulish"/>
            <w:sz w:val="22"/>
            <w:rPrChange w:id="5671" w:author="Guilherme Pessoa-Amorim [2]" w:date="2021-11-16T13:46:00Z">
              <w:rPr/>
            </w:rPrChange>
          </w:rPr>
          <w:delText xml:space="preserve">Prescribing </w:delText>
        </w:r>
      </w:del>
      <w:ins w:id="5672" w:author="Guilherme Pessoa-Amorim [2]" w:date="2021-11-15T13:05:00Z">
        <w:r w:rsidR="00EB56F0" w:rsidRPr="00D9517A">
          <w:rPr>
            <w:rFonts w:ascii="Mulish" w:hAnsi="Mulish"/>
            <w:sz w:val="22"/>
            <w:rPrChange w:id="5673" w:author="Guilherme Pessoa-Amorim [2]" w:date="2021-11-16T13:46:00Z">
              <w:rPr/>
            </w:rPrChange>
          </w:rPr>
          <w:t xml:space="preserve">GP </w:t>
        </w:r>
      </w:ins>
      <w:r w:rsidRPr="00D9517A">
        <w:rPr>
          <w:rFonts w:ascii="Mulish" w:hAnsi="Mulish"/>
          <w:sz w:val="22"/>
          <w:rPrChange w:id="5674" w:author="Guilherme Pessoa-Amorim [2]" w:date="2021-11-16T13:46:00Z">
            <w:rPr/>
          </w:rPrChange>
        </w:rPr>
        <w:t>data, and vice-versa</w:t>
      </w:r>
    </w:p>
    <w:p w14:paraId="0E621E94" w14:textId="5FEB6EA9" w:rsidR="00B41B8F" w:rsidRPr="00D9517A" w:rsidRDefault="00B41B8F">
      <w:pPr>
        <w:pStyle w:val="ListParagraph"/>
        <w:numPr>
          <w:ilvl w:val="2"/>
          <w:numId w:val="26"/>
        </w:numPr>
        <w:spacing w:line="360" w:lineRule="auto"/>
        <w:jc w:val="both"/>
        <w:rPr>
          <w:rFonts w:ascii="Mulish" w:hAnsi="Mulish"/>
          <w:sz w:val="22"/>
          <w:rPrChange w:id="5675" w:author="Guilherme Pessoa-Amorim [2]" w:date="2021-11-16T13:46:00Z">
            <w:rPr/>
          </w:rPrChange>
        </w:rPr>
        <w:pPrChange w:id="5676" w:author="Guilherme Pessoa-Amorim [2]" w:date="2021-11-15T18:25:00Z">
          <w:pPr>
            <w:pStyle w:val="ListParagraph"/>
            <w:numPr>
              <w:ilvl w:val="2"/>
              <w:numId w:val="26"/>
            </w:numPr>
            <w:ind w:left="2160" w:hanging="360"/>
          </w:pPr>
        </w:pPrChange>
      </w:pPr>
      <w:r w:rsidRPr="00D9517A">
        <w:rPr>
          <w:rFonts w:ascii="Mulish" w:hAnsi="Mulish"/>
          <w:sz w:val="22"/>
          <w:rPrChange w:id="5677" w:author="Guilherme Pessoa-Amorim [2]" w:date="2021-11-16T13:46:00Z">
            <w:rPr/>
          </w:rPrChange>
        </w:rPr>
        <w:t xml:space="preserve">For this purpose, only records that could have been present in both datasets (i.e. are part of the </w:t>
      </w:r>
      <w:del w:id="5678" w:author="Guilherme Pessoa-Amorim [2]" w:date="2021-11-15T13:05:00Z">
        <w:r w:rsidRPr="00D9517A" w:rsidDel="00EB56F0">
          <w:rPr>
            <w:rFonts w:ascii="Mulish" w:hAnsi="Mulish"/>
            <w:sz w:val="22"/>
            <w:rPrChange w:id="5679" w:author="Guilherme Pessoa-Amorim [2]" w:date="2021-11-16T13:46:00Z">
              <w:rPr/>
            </w:rPrChange>
          </w:rPr>
          <w:delText xml:space="preserve">Prescribing </w:delText>
        </w:r>
      </w:del>
      <w:ins w:id="5680" w:author="Guilherme Pessoa-Amorim [2]" w:date="2021-11-15T13:05:00Z">
        <w:r w:rsidR="00EB56F0" w:rsidRPr="00D9517A">
          <w:rPr>
            <w:rFonts w:ascii="Mulish" w:hAnsi="Mulish"/>
            <w:sz w:val="22"/>
            <w:rPrChange w:id="5681" w:author="Guilherme Pessoa-Amorim [2]" w:date="2021-11-16T13:46:00Z">
              <w:rPr/>
            </w:rPrChange>
          </w:rPr>
          <w:t xml:space="preserve">GP </w:t>
        </w:r>
      </w:ins>
      <w:r w:rsidRPr="00D9517A">
        <w:rPr>
          <w:rFonts w:ascii="Mulish" w:hAnsi="Mulish"/>
          <w:sz w:val="22"/>
          <w:rPrChange w:id="5682" w:author="Guilherme Pessoa-Amorim [2]" w:date="2021-11-16T13:46:00Z">
            <w:rPr/>
          </w:rPrChange>
        </w:rPr>
        <w:t xml:space="preserve">extraction) can be used; </w:t>
      </w:r>
      <w:del w:id="5683" w:author="Guilherme Pessoa-Amorim [2]" w:date="2021-11-16T13:28:00Z">
        <w:r w:rsidRPr="00D9517A" w:rsidDel="00603165">
          <w:rPr>
            <w:rFonts w:ascii="Mulish" w:hAnsi="Mulish"/>
            <w:sz w:val="22"/>
            <w:rPrChange w:id="5684" w:author="Guilherme Pessoa-Amorim [2]" w:date="2021-11-16T13:46:00Z">
              <w:rPr/>
            </w:rPrChange>
          </w:rPr>
          <w:delText>therefore</w:delText>
        </w:r>
      </w:del>
      <w:ins w:id="5685" w:author="Guilherme Pessoa-Amorim [2]" w:date="2021-11-16T13:28:00Z">
        <w:r w:rsidR="00603165" w:rsidRPr="003E336D">
          <w:rPr>
            <w:rFonts w:ascii="Mulish" w:hAnsi="Mulish"/>
            <w:sz w:val="22"/>
          </w:rPr>
          <w:t>for simplicity</w:t>
        </w:r>
      </w:ins>
      <w:r w:rsidRPr="00D9517A">
        <w:rPr>
          <w:rFonts w:ascii="Mulish" w:hAnsi="Mulish"/>
          <w:sz w:val="22"/>
          <w:rPrChange w:id="5686" w:author="Guilherme Pessoa-Amorim [2]" w:date="2021-11-16T13:46:00Z">
            <w:rPr/>
          </w:rPrChange>
        </w:rPr>
        <w:t xml:space="preserve">, single drug records such as aspirin and atorvastatin </w:t>
      </w:r>
      <w:ins w:id="5687" w:author="Guilherme Pessoa-Amorim [2]" w:date="2021-11-16T13:28:00Z">
        <w:r w:rsidR="00603165" w:rsidRPr="003E336D">
          <w:rPr>
            <w:rFonts w:ascii="Mulish" w:hAnsi="Mulish"/>
            <w:sz w:val="22"/>
          </w:rPr>
          <w:t xml:space="preserve">(rather than drug groups and combination drugs) </w:t>
        </w:r>
      </w:ins>
      <w:r w:rsidRPr="00D9517A">
        <w:rPr>
          <w:rFonts w:ascii="Mulish" w:hAnsi="Mulish"/>
          <w:sz w:val="22"/>
          <w:rPrChange w:id="5688" w:author="Guilherme Pessoa-Amorim [2]" w:date="2021-11-16T13:46:00Z">
            <w:rPr/>
          </w:rPrChange>
        </w:rPr>
        <w:t>will be used in this exploration</w:t>
      </w:r>
    </w:p>
    <w:p w14:paraId="08A5BC43" w14:textId="77777777" w:rsidR="00B41B8F" w:rsidRPr="00D9517A" w:rsidRDefault="00B41B8F">
      <w:pPr>
        <w:pStyle w:val="ListParagraph"/>
        <w:spacing w:line="360" w:lineRule="auto"/>
        <w:ind w:left="2160"/>
        <w:jc w:val="both"/>
        <w:rPr>
          <w:rFonts w:ascii="Mulish" w:hAnsi="Mulish"/>
          <w:sz w:val="22"/>
          <w:rPrChange w:id="5689" w:author="Guilherme Pessoa-Amorim [2]" w:date="2021-11-16T13:46:00Z">
            <w:rPr/>
          </w:rPrChange>
        </w:rPr>
        <w:pPrChange w:id="5690" w:author="Guilherme Pessoa-Amorim [2]" w:date="2021-11-15T18:25:00Z">
          <w:pPr>
            <w:pStyle w:val="ListParagraph"/>
            <w:ind w:left="2160"/>
          </w:pPr>
        </w:pPrChange>
      </w:pPr>
    </w:p>
    <w:p w14:paraId="6AB5C064" w14:textId="404BA2B5" w:rsidR="0023499A" w:rsidRPr="00D9517A" w:rsidRDefault="00B41B8F">
      <w:pPr>
        <w:pStyle w:val="ListParagraph"/>
        <w:numPr>
          <w:ilvl w:val="1"/>
          <w:numId w:val="26"/>
        </w:numPr>
        <w:spacing w:line="360" w:lineRule="auto"/>
        <w:jc w:val="both"/>
        <w:rPr>
          <w:rFonts w:ascii="Mulish" w:hAnsi="Mulish"/>
          <w:sz w:val="22"/>
          <w:rPrChange w:id="5691" w:author="Guilherme Pessoa-Amorim [2]" w:date="2021-11-16T13:46:00Z">
            <w:rPr/>
          </w:rPrChange>
        </w:rPr>
        <w:pPrChange w:id="5692" w:author="Guilherme Pessoa-Amorim [2]" w:date="2021-11-15T18:25:00Z">
          <w:pPr>
            <w:pStyle w:val="ListParagraph"/>
            <w:numPr>
              <w:ilvl w:val="1"/>
              <w:numId w:val="26"/>
            </w:numPr>
            <w:ind w:left="1440" w:hanging="360"/>
          </w:pPr>
        </w:pPrChange>
      </w:pPr>
      <w:r w:rsidRPr="00D9517A">
        <w:rPr>
          <w:rFonts w:ascii="Mulish" w:hAnsi="Mulish"/>
          <w:sz w:val="22"/>
          <w:rPrChange w:id="5693" w:author="Guilherme Pessoa-Amorim [2]" w:date="2021-11-16T13:46:00Z">
            <w:rPr/>
          </w:rPrChange>
        </w:rPr>
        <w:t>Assess the e</w:t>
      </w:r>
      <w:r w:rsidR="0023499A" w:rsidRPr="00D9517A">
        <w:rPr>
          <w:rFonts w:ascii="Mulish" w:hAnsi="Mulish"/>
          <w:sz w:val="22"/>
          <w:rPrChange w:id="5694" w:author="Guilherme Pessoa-Amorim [2]" w:date="2021-11-16T13:46:00Z">
            <w:rPr/>
          </w:rPrChange>
        </w:rPr>
        <w:t>xistence of a record identifier that allows linkage</w:t>
      </w:r>
      <w:ins w:id="5695" w:author="Guilherme Pessoa-Amorim [2]" w:date="2021-11-15T18:24:00Z">
        <w:r w:rsidR="00FE4140" w:rsidRPr="003E336D">
          <w:rPr>
            <w:rFonts w:ascii="Mulish" w:hAnsi="Mulish"/>
            <w:sz w:val="22"/>
          </w:rPr>
          <w:t xml:space="preserve">/matching </w:t>
        </w:r>
      </w:ins>
      <w:del w:id="5696" w:author="Guilherme Pessoa-Amorim [2]" w:date="2021-11-15T18:24:00Z">
        <w:r w:rsidR="0023499A" w:rsidRPr="00D9517A" w:rsidDel="00FE4140">
          <w:rPr>
            <w:rFonts w:ascii="Mulish" w:hAnsi="Mulish"/>
            <w:sz w:val="22"/>
            <w:rPrChange w:id="5697" w:author="Guilherme Pessoa-Amorim [2]" w:date="2021-11-16T13:46:00Z">
              <w:rPr/>
            </w:rPrChange>
          </w:rPr>
          <w:delText xml:space="preserve"> </w:delText>
        </w:r>
      </w:del>
      <w:r w:rsidR="0023499A" w:rsidRPr="00D9517A">
        <w:rPr>
          <w:rFonts w:ascii="Mulish" w:hAnsi="Mulish"/>
          <w:sz w:val="22"/>
          <w:rPrChange w:id="5698" w:author="Guilherme Pessoa-Amorim [2]" w:date="2021-11-16T13:46:00Z">
            <w:rPr/>
          </w:rPrChange>
        </w:rPr>
        <w:t>of a prescription and dispensing recor</w:t>
      </w:r>
      <w:r w:rsidRPr="00D9517A">
        <w:rPr>
          <w:rFonts w:ascii="Mulish" w:hAnsi="Mulish"/>
          <w:sz w:val="22"/>
          <w:rPrChange w:id="5699" w:author="Guilherme Pessoa-Amorim [2]" w:date="2021-11-16T13:46:00Z">
            <w:rPr/>
          </w:rPrChange>
        </w:rPr>
        <w:t>d</w:t>
      </w:r>
    </w:p>
    <w:p w14:paraId="12017FBC" w14:textId="48048773" w:rsidR="00B41B8F" w:rsidRPr="00D9517A" w:rsidRDefault="00B41B8F">
      <w:pPr>
        <w:pStyle w:val="ListParagraph"/>
        <w:numPr>
          <w:ilvl w:val="2"/>
          <w:numId w:val="26"/>
        </w:numPr>
        <w:spacing w:line="360" w:lineRule="auto"/>
        <w:jc w:val="both"/>
        <w:rPr>
          <w:rFonts w:ascii="Mulish" w:hAnsi="Mulish"/>
          <w:sz w:val="22"/>
          <w:rPrChange w:id="5700" w:author="Guilherme Pessoa-Amorim [2]" w:date="2021-11-16T13:46:00Z">
            <w:rPr/>
          </w:rPrChange>
        </w:rPr>
        <w:pPrChange w:id="5701" w:author="Guilherme Pessoa-Amorim [2]" w:date="2021-11-15T18:25:00Z">
          <w:pPr>
            <w:pStyle w:val="ListParagraph"/>
            <w:numPr>
              <w:ilvl w:val="2"/>
              <w:numId w:val="26"/>
            </w:numPr>
            <w:ind w:left="2160" w:hanging="360"/>
          </w:pPr>
        </w:pPrChange>
      </w:pPr>
      <w:r w:rsidRPr="00D9517A">
        <w:rPr>
          <w:rFonts w:ascii="Mulish" w:hAnsi="Mulish"/>
          <w:sz w:val="22"/>
          <w:rPrChange w:id="5702" w:author="Guilherme Pessoa-Amorim [2]" w:date="2021-11-16T13:46:00Z">
            <w:rPr/>
          </w:rPrChange>
        </w:rPr>
        <w:t>This assessment aims to establish if there is a feasible way of matching a prescription with a dispensing event based on the data</w:t>
      </w:r>
    </w:p>
    <w:p w14:paraId="70CD1CF1" w14:textId="7DF7F84E" w:rsidR="00B41B8F" w:rsidRPr="00D9517A" w:rsidRDefault="00B41B8F">
      <w:pPr>
        <w:pStyle w:val="ListParagraph"/>
        <w:numPr>
          <w:ilvl w:val="2"/>
          <w:numId w:val="26"/>
        </w:numPr>
        <w:spacing w:line="360" w:lineRule="auto"/>
        <w:jc w:val="both"/>
        <w:rPr>
          <w:rFonts w:ascii="Mulish" w:hAnsi="Mulish"/>
          <w:sz w:val="22"/>
          <w:rPrChange w:id="5703" w:author="Guilherme Pessoa-Amorim [2]" w:date="2021-11-16T13:46:00Z">
            <w:rPr/>
          </w:rPrChange>
        </w:rPr>
        <w:pPrChange w:id="5704" w:author="Guilherme Pessoa-Amorim [2]" w:date="2021-11-15T18:25:00Z">
          <w:pPr>
            <w:pStyle w:val="ListParagraph"/>
            <w:numPr>
              <w:ilvl w:val="2"/>
              <w:numId w:val="26"/>
            </w:numPr>
            <w:ind w:left="2160" w:hanging="360"/>
          </w:pPr>
        </w:pPrChange>
      </w:pPr>
      <w:r w:rsidRPr="00D9517A">
        <w:rPr>
          <w:rFonts w:ascii="Mulish" w:hAnsi="Mulish"/>
          <w:sz w:val="22"/>
          <w:rPrChange w:id="5705" w:author="Guilherme Pessoa-Amorim [2]" w:date="2021-11-16T13:46:00Z">
            <w:rPr/>
          </w:rPrChange>
        </w:rPr>
        <w:t xml:space="preserve">If this is not the case, manual exploration of the data will be performed to establish if there are alternative matching options </w:t>
      </w:r>
      <w:del w:id="5706" w:author="Guilherme Pessoa-Amorim [2]" w:date="2021-11-15T18:24:00Z">
        <w:r w:rsidRPr="00D9517A" w:rsidDel="00FE4140">
          <w:rPr>
            <w:rFonts w:ascii="Mulish" w:hAnsi="Mulish"/>
            <w:sz w:val="22"/>
            <w:rPrChange w:id="5707" w:author="Guilherme Pessoa-Amorim [2]" w:date="2021-11-16T13:46:00Z">
              <w:rPr/>
            </w:rPrChange>
          </w:rPr>
          <w:delText>(such as using date</w:delText>
        </w:r>
      </w:del>
    </w:p>
    <w:p w14:paraId="0D8D72D3" w14:textId="77777777" w:rsidR="00B41B8F" w:rsidRPr="00D9517A" w:rsidRDefault="00B41B8F">
      <w:pPr>
        <w:pStyle w:val="ListParagraph"/>
        <w:spacing w:line="360" w:lineRule="auto"/>
        <w:ind w:left="2160"/>
        <w:jc w:val="both"/>
        <w:rPr>
          <w:rFonts w:ascii="Mulish" w:hAnsi="Mulish"/>
          <w:sz w:val="22"/>
          <w:rPrChange w:id="5708" w:author="Guilherme Pessoa-Amorim [2]" w:date="2021-11-16T13:46:00Z">
            <w:rPr/>
          </w:rPrChange>
        </w:rPr>
        <w:pPrChange w:id="5709" w:author="Guilherme Pessoa-Amorim [2]" w:date="2021-11-15T18:25:00Z">
          <w:pPr>
            <w:pStyle w:val="ListParagraph"/>
            <w:ind w:left="2160"/>
          </w:pPr>
        </w:pPrChange>
      </w:pPr>
    </w:p>
    <w:p w14:paraId="1D42EBAD" w14:textId="4DD8E677" w:rsidR="000F6EB7" w:rsidRPr="00D9517A" w:rsidRDefault="000F6EB7">
      <w:pPr>
        <w:pStyle w:val="ListParagraph"/>
        <w:numPr>
          <w:ilvl w:val="1"/>
          <w:numId w:val="26"/>
        </w:numPr>
        <w:spacing w:line="360" w:lineRule="auto"/>
        <w:jc w:val="both"/>
        <w:rPr>
          <w:rFonts w:ascii="Mulish" w:hAnsi="Mulish"/>
          <w:sz w:val="22"/>
          <w:rPrChange w:id="5710" w:author="Guilherme Pessoa-Amorim [2]" w:date="2021-11-16T13:46:00Z">
            <w:rPr/>
          </w:rPrChange>
        </w:rPr>
        <w:pPrChange w:id="5711" w:author="Guilherme Pessoa-Amorim [2]" w:date="2021-11-15T18:25:00Z">
          <w:pPr>
            <w:pStyle w:val="ListParagraph"/>
            <w:numPr>
              <w:ilvl w:val="1"/>
              <w:numId w:val="26"/>
            </w:numPr>
            <w:ind w:left="1440" w:hanging="360"/>
          </w:pPr>
        </w:pPrChange>
      </w:pPr>
      <w:r w:rsidRPr="00D9517A">
        <w:rPr>
          <w:rFonts w:ascii="Mulish" w:hAnsi="Mulish"/>
          <w:sz w:val="22"/>
          <w:rPrChange w:id="5712" w:author="Guilherme Pessoa-Amorim [2]" w:date="2021-11-16T13:46:00Z">
            <w:rPr/>
          </w:rPrChange>
        </w:rPr>
        <w:t>Average time period between a prescription and the respective dispensing</w:t>
      </w:r>
    </w:p>
    <w:p w14:paraId="150E4145" w14:textId="26DB69A4" w:rsidR="00B41B8F" w:rsidRPr="00D9517A" w:rsidRDefault="00B41B8F">
      <w:pPr>
        <w:pStyle w:val="ListParagraph"/>
        <w:numPr>
          <w:ilvl w:val="2"/>
          <w:numId w:val="26"/>
        </w:numPr>
        <w:spacing w:line="360" w:lineRule="auto"/>
        <w:jc w:val="both"/>
        <w:rPr>
          <w:rFonts w:ascii="Mulish" w:hAnsi="Mulish"/>
          <w:sz w:val="22"/>
          <w:rPrChange w:id="5713" w:author="Guilherme Pessoa-Amorim [2]" w:date="2021-11-16T13:46:00Z">
            <w:rPr/>
          </w:rPrChange>
        </w:rPr>
        <w:pPrChange w:id="5714" w:author="Guilherme Pessoa-Amorim [2]" w:date="2021-11-15T18:25:00Z">
          <w:pPr>
            <w:pStyle w:val="ListParagraph"/>
            <w:numPr>
              <w:ilvl w:val="2"/>
              <w:numId w:val="26"/>
            </w:numPr>
            <w:ind w:left="2160" w:hanging="360"/>
          </w:pPr>
        </w:pPrChange>
      </w:pPr>
      <w:r w:rsidRPr="00D9517A">
        <w:rPr>
          <w:rFonts w:ascii="Mulish" w:hAnsi="Mulish"/>
          <w:sz w:val="22"/>
          <w:rPrChange w:id="5715" w:author="Guilherme Pessoa-Amorim [2]" w:date="2021-11-16T13:46:00Z">
            <w:rPr/>
          </w:rPrChange>
        </w:rPr>
        <w:lastRenderedPageBreak/>
        <w:t>This assessment will only be performed if a reliable matching method is devised</w:t>
      </w:r>
      <w:ins w:id="5716" w:author="Guilherme Pessoa-Amorim [2]" w:date="2021-11-15T18:24:00Z">
        <w:r w:rsidR="00FE4140" w:rsidRPr="003E336D">
          <w:rPr>
            <w:rFonts w:ascii="Mulish" w:hAnsi="Mulish"/>
            <w:sz w:val="22"/>
          </w:rPr>
          <w:t xml:space="preserve"> (see above)</w:t>
        </w:r>
      </w:ins>
    </w:p>
    <w:p w14:paraId="7DCC6FFA" w14:textId="77777777" w:rsidR="00B41B8F" w:rsidRPr="00D9517A" w:rsidRDefault="00B41B8F">
      <w:pPr>
        <w:spacing w:line="360" w:lineRule="auto"/>
        <w:jc w:val="both"/>
        <w:rPr>
          <w:rFonts w:ascii="Mulish" w:hAnsi="Mulish"/>
          <w:sz w:val="22"/>
          <w:rPrChange w:id="5717" w:author="Guilherme Pessoa-Amorim [2]" w:date="2021-11-16T13:46:00Z">
            <w:rPr/>
          </w:rPrChange>
        </w:rPr>
        <w:pPrChange w:id="5718" w:author="Guilherme Pessoa-Amorim [2]" w:date="2021-11-15T18:25:00Z">
          <w:pPr/>
        </w:pPrChange>
      </w:pPr>
    </w:p>
    <w:p w14:paraId="2B5806BE" w14:textId="73166020" w:rsidR="000F6EB7" w:rsidRPr="00D9517A" w:rsidRDefault="000F6EB7">
      <w:pPr>
        <w:pStyle w:val="ListParagraph"/>
        <w:numPr>
          <w:ilvl w:val="1"/>
          <w:numId w:val="26"/>
        </w:numPr>
        <w:spacing w:line="360" w:lineRule="auto"/>
        <w:jc w:val="both"/>
        <w:rPr>
          <w:rFonts w:ascii="Mulish" w:hAnsi="Mulish"/>
          <w:sz w:val="22"/>
          <w:rPrChange w:id="5719" w:author="Guilherme Pessoa-Amorim [2]" w:date="2021-11-16T13:46:00Z">
            <w:rPr/>
          </w:rPrChange>
        </w:rPr>
        <w:pPrChange w:id="5720" w:author="Guilherme Pessoa-Amorim [2]" w:date="2021-11-15T18:25:00Z">
          <w:pPr>
            <w:pStyle w:val="ListParagraph"/>
            <w:numPr>
              <w:ilvl w:val="1"/>
              <w:numId w:val="26"/>
            </w:numPr>
            <w:ind w:left="1440" w:hanging="360"/>
          </w:pPr>
        </w:pPrChange>
      </w:pPr>
      <w:r w:rsidRPr="00D9517A">
        <w:rPr>
          <w:rFonts w:ascii="Mulish" w:hAnsi="Mulish"/>
          <w:sz w:val="22"/>
          <w:rPrChange w:id="5721" w:author="Guilherme Pessoa-Amorim [2]" w:date="2021-11-16T13:46:00Z">
            <w:rPr/>
          </w:rPrChange>
        </w:rPr>
        <w:t>Number of dispensing events per prescription</w:t>
      </w:r>
    </w:p>
    <w:p w14:paraId="3C72B26C" w14:textId="614921E1" w:rsidR="00B41B8F" w:rsidRPr="00D9517A" w:rsidRDefault="00B41B8F">
      <w:pPr>
        <w:pStyle w:val="ListParagraph"/>
        <w:numPr>
          <w:ilvl w:val="2"/>
          <w:numId w:val="26"/>
        </w:numPr>
        <w:spacing w:line="360" w:lineRule="auto"/>
        <w:jc w:val="both"/>
        <w:rPr>
          <w:rFonts w:ascii="Mulish" w:hAnsi="Mulish"/>
          <w:sz w:val="22"/>
          <w:rPrChange w:id="5722" w:author="Guilherme Pessoa-Amorim [2]" w:date="2021-11-16T13:46:00Z">
            <w:rPr/>
          </w:rPrChange>
        </w:rPr>
        <w:pPrChange w:id="5723" w:author="Guilherme Pessoa-Amorim [2]" w:date="2021-11-15T18:25:00Z">
          <w:pPr>
            <w:pStyle w:val="ListParagraph"/>
            <w:numPr>
              <w:ilvl w:val="2"/>
              <w:numId w:val="26"/>
            </w:numPr>
            <w:ind w:left="2160" w:hanging="360"/>
          </w:pPr>
        </w:pPrChange>
      </w:pPr>
      <w:r w:rsidRPr="00D9517A">
        <w:rPr>
          <w:rFonts w:ascii="Mulish" w:hAnsi="Mulish"/>
          <w:sz w:val="22"/>
          <w:rPrChange w:id="5724" w:author="Guilherme Pessoa-Amorim [2]" w:date="2021-11-16T13:46:00Z">
            <w:rPr/>
          </w:rPrChange>
        </w:rPr>
        <w:t>This assessment will only be performed if a reliable matching method is devised</w:t>
      </w:r>
      <w:ins w:id="5725" w:author="Guilherme Pessoa-Amorim [2]" w:date="2021-11-15T18:24:00Z">
        <w:r w:rsidR="00FE4140" w:rsidRPr="003E336D">
          <w:rPr>
            <w:rFonts w:ascii="Mulish" w:hAnsi="Mulish"/>
            <w:sz w:val="22"/>
          </w:rPr>
          <w:t xml:space="preserve"> (see above)</w:t>
        </w:r>
      </w:ins>
    </w:p>
    <w:p w14:paraId="6B077805" w14:textId="77777777" w:rsidR="000F6EB7" w:rsidRPr="00D9517A" w:rsidRDefault="000F6EB7">
      <w:pPr>
        <w:spacing w:line="360" w:lineRule="auto"/>
        <w:jc w:val="both"/>
        <w:rPr>
          <w:rFonts w:ascii="Mulish" w:hAnsi="Mulish"/>
          <w:sz w:val="22"/>
          <w:lang w:val="en-US"/>
          <w:rPrChange w:id="5726" w:author="Guilherme Pessoa-Amorim [2]" w:date="2021-11-16T13:46:00Z">
            <w:rPr>
              <w:lang w:val="en-US"/>
            </w:rPr>
          </w:rPrChange>
        </w:rPr>
        <w:pPrChange w:id="5727" w:author="Guilherme Pessoa-Amorim [2]" w:date="2021-11-15T18:25:00Z">
          <w:pPr/>
        </w:pPrChange>
      </w:pPr>
    </w:p>
    <w:p w14:paraId="79CA5330" w14:textId="2C9C0381" w:rsidR="009B58EF" w:rsidRPr="00D9517A" w:rsidDel="00F555CC" w:rsidRDefault="009B58EF">
      <w:pPr>
        <w:pStyle w:val="ListParagraph"/>
        <w:spacing w:line="360" w:lineRule="auto"/>
        <w:jc w:val="both"/>
        <w:rPr>
          <w:del w:id="5728" w:author="Guilherme Pessoa-Amorim" w:date="2021-11-15T18:03:00Z"/>
          <w:rFonts w:ascii="Mulish" w:hAnsi="Mulish"/>
          <w:b/>
          <w:bCs/>
          <w:sz w:val="22"/>
          <w:rPrChange w:id="5729" w:author="Guilherme Pessoa-Amorim [2]" w:date="2021-11-16T13:46:00Z">
            <w:rPr>
              <w:del w:id="5730" w:author="Guilherme Pessoa-Amorim" w:date="2021-11-15T18:03:00Z"/>
              <w:b/>
              <w:bCs/>
            </w:rPr>
          </w:rPrChange>
        </w:rPr>
        <w:pPrChange w:id="5731" w:author="Guilherme Pessoa-Amorim [2]" w:date="2021-11-15T18:25:00Z">
          <w:pPr>
            <w:pStyle w:val="ListParagraph"/>
          </w:pPr>
        </w:pPrChange>
      </w:pPr>
      <w:bookmarkStart w:id="5732" w:name="_Toc87964992"/>
      <w:bookmarkStart w:id="5733" w:name="_Toc87965081"/>
      <w:bookmarkStart w:id="5734" w:name="_Toc87965198"/>
      <w:bookmarkEnd w:id="5732"/>
      <w:bookmarkEnd w:id="5733"/>
      <w:bookmarkEnd w:id="5734"/>
    </w:p>
    <w:p w14:paraId="3656918B" w14:textId="2DF671DD" w:rsidR="000F6EB7" w:rsidRPr="00D9517A" w:rsidRDefault="000F6EB7">
      <w:pPr>
        <w:pStyle w:val="Heading2"/>
        <w:spacing w:line="360" w:lineRule="auto"/>
        <w:jc w:val="both"/>
        <w:rPr>
          <w:rFonts w:ascii="Mulish" w:hAnsi="Mulish"/>
          <w:sz w:val="24"/>
          <w:rPrChange w:id="5735" w:author="Guilherme Pessoa-Amorim [2]" w:date="2021-11-16T13:46:00Z">
            <w:rPr/>
          </w:rPrChange>
        </w:rPr>
        <w:pPrChange w:id="5736" w:author="Guilherme Pessoa-Amorim [2]" w:date="2021-11-15T18:25:00Z">
          <w:pPr>
            <w:pStyle w:val="Heading2"/>
          </w:pPr>
        </w:pPrChange>
      </w:pPr>
      <w:bookmarkStart w:id="5737" w:name="_Toc87965199"/>
      <w:r w:rsidRPr="00D9517A">
        <w:rPr>
          <w:rFonts w:ascii="Mulish" w:hAnsi="Mulish"/>
          <w:sz w:val="24"/>
          <w:rPrChange w:id="5738" w:author="Guilherme Pessoa-Amorim [2]" w:date="2021-11-16T13:46:00Z">
            <w:rPr/>
          </w:rPrChange>
        </w:rPr>
        <w:t>CDISC alignment</w:t>
      </w:r>
      <w:bookmarkEnd w:id="5737"/>
    </w:p>
    <w:p w14:paraId="26149DE5" w14:textId="77777777" w:rsidR="000F6EB7" w:rsidRPr="00D9517A" w:rsidRDefault="000F6EB7">
      <w:pPr>
        <w:spacing w:line="360" w:lineRule="auto"/>
        <w:jc w:val="both"/>
        <w:rPr>
          <w:rFonts w:ascii="Mulish" w:hAnsi="Mulish"/>
          <w:sz w:val="22"/>
          <w:rPrChange w:id="5739" w:author="Guilherme Pessoa-Amorim [2]" w:date="2021-11-16T13:46:00Z">
            <w:rPr/>
          </w:rPrChange>
        </w:rPr>
        <w:pPrChange w:id="5740" w:author="Guilherme Pessoa-Amorim [2]" w:date="2021-11-15T18:25:00Z">
          <w:pPr/>
        </w:pPrChange>
      </w:pPr>
    </w:p>
    <w:p w14:paraId="1956A2E9" w14:textId="3D86BEAE" w:rsidR="00911010" w:rsidRPr="00D9517A" w:rsidRDefault="00911010">
      <w:pPr>
        <w:pStyle w:val="ListParagraph"/>
        <w:numPr>
          <w:ilvl w:val="0"/>
          <w:numId w:val="25"/>
        </w:numPr>
        <w:tabs>
          <w:tab w:val="left" w:pos="993"/>
        </w:tabs>
        <w:spacing w:line="360" w:lineRule="auto"/>
        <w:ind w:left="426"/>
        <w:jc w:val="both"/>
        <w:rPr>
          <w:rFonts w:ascii="Mulish" w:hAnsi="Mulish"/>
          <w:sz w:val="22"/>
          <w:lang w:val="en-US"/>
          <w:rPrChange w:id="5741" w:author="Guilherme Pessoa-Amorim [2]" w:date="2021-11-16T13:46:00Z">
            <w:rPr>
              <w:lang w:val="en-US"/>
            </w:rPr>
          </w:rPrChange>
        </w:rPr>
        <w:pPrChange w:id="5742" w:author="Guilherme Pessoa-Amorim [2]" w:date="2021-11-15T18:25:00Z">
          <w:pPr>
            <w:pStyle w:val="ListParagraph"/>
            <w:numPr>
              <w:numId w:val="25"/>
            </w:numPr>
            <w:tabs>
              <w:tab w:val="left" w:pos="993"/>
            </w:tabs>
            <w:ind w:left="426" w:hanging="360"/>
            <w:jc w:val="both"/>
          </w:pPr>
        </w:pPrChange>
      </w:pPr>
      <w:r w:rsidRPr="00D9517A">
        <w:rPr>
          <w:rFonts w:ascii="Mulish" w:hAnsi="Mulish"/>
          <w:sz w:val="22"/>
          <w:lang w:val="en-US"/>
          <w:rPrChange w:id="5743" w:author="Guilherme Pessoa-Amorim [2]" w:date="2021-11-16T13:46:00Z">
            <w:rPr>
              <w:lang w:val="en-US"/>
            </w:rPr>
          </w:rPrChange>
        </w:rPr>
        <w:t>Development of datasets compliant with the Concomitant Medications (CM) Domain of the CDISC SDTM standards</w:t>
      </w:r>
    </w:p>
    <w:p w14:paraId="754DEA5B" w14:textId="77777777" w:rsidR="00B41B8F" w:rsidRPr="00D9517A" w:rsidRDefault="00B41B8F">
      <w:pPr>
        <w:pStyle w:val="ListParagraph"/>
        <w:tabs>
          <w:tab w:val="left" w:pos="993"/>
        </w:tabs>
        <w:spacing w:line="360" w:lineRule="auto"/>
        <w:ind w:left="426"/>
        <w:jc w:val="both"/>
        <w:rPr>
          <w:rFonts w:ascii="Mulish" w:hAnsi="Mulish"/>
          <w:sz w:val="22"/>
          <w:lang w:val="en-US"/>
          <w:rPrChange w:id="5744" w:author="Guilherme Pessoa-Amorim [2]" w:date="2021-11-16T13:46:00Z">
            <w:rPr>
              <w:lang w:val="en-US"/>
            </w:rPr>
          </w:rPrChange>
        </w:rPr>
        <w:pPrChange w:id="5745" w:author="Guilherme Pessoa-Amorim [2]" w:date="2021-11-15T18:25:00Z">
          <w:pPr>
            <w:pStyle w:val="ListParagraph"/>
            <w:tabs>
              <w:tab w:val="left" w:pos="993"/>
            </w:tabs>
            <w:ind w:left="426"/>
            <w:jc w:val="both"/>
          </w:pPr>
        </w:pPrChange>
      </w:pPr>
    </w:p>
    <w:p w14:paraId="41C7F82C" w14:textId="49249A65" w:rsidR="00911010" w:rsidRPr="00D9517A" w:rsidRDefault="00911010">
      <w:pPr>
        <w:pStyle w:val="ListParagraph"/>
        <w:numPr>
          <w:ilvl w:val="1"/>
          <w:numId w:val="25"/>
        </w:numPr>
        <w:tabs>
          <w:tab w:val="left" w:pos="993"/>
        </w:tabs>
        <w:spacing w:line="360" w:lineRule="auto"/>
        <w:ind w:left="851"/>
        <w:jc w:val="both"/>
        <w:rPr>
          <w:rFonts w:ascii="Mulish" w:hAnsi="Mulish"/>
          <w:sz w:val="22"/>
          <w:lang w:val="en-US"/>
          <w:rPrChange w:id="5746" w:author="Guilherme Pessoa-Amorim [2]" w:date="2021-11-16T13:46:00Z">
            <w:rPr>
              <w:lang w:val="en-US"/>
            </w:rPr>
          </w:rPrChange>
        </w:rPr>
        <w:pPrChange w:id="5747" w:author="Guilherme Pessoa-Amorim [2]" w:date="2021-11-15T18:25:00Z">
          <w:pPr>
            <w:pStyle w:val="ListParagraph"/>
            <w:numPr>
              <w:ilvl w:val="1"/>
              <w:numId w:val="25"/>
            </w:numPr>
            <w:tabs>
              <w:tab w:val="left" w:pos="993"/>
            </w:tabs>
            <w:ind w:left="851" w:hanging="360"/>
            <w:jc w:val="both"/>
          </w:pPr>
        </w:pPrChange>
      </w:pPr>
      <w:r w:rsidRPr="00D9517A">
        <w:rPr>
          <w:rFonts w:ascii="Mulish" w:hAnsi="Mulish"/>
          <w:sz w:val="22"/>
          <w:lang w:val="en-US"/>
          <w:rPrChange w:id="5748" w:author="Guilherme Pessoa-Amorim [2]" w:date="2021-11-16T13:46:00Z">
            <w:rPr>
              <w:lang w:val="en-US"/>
            </w:rPr>
          </w:rPrChange>
        </w:rPr>
        <w:t>This will include the description of which CM fields are required to capture the information contained in the RCD datasets, mappings between fields, description of transformations needed, and whether any useful additions could be made to the standards to accommodate these new sources</w:t>
      </w:r>
    </w:p>
    <w:p w14:paraId="1FC5536B" w14:textId="77777777" w:rsidR="00911010" w:rsidRPr="00D9517A" w:rsidRDefault="00911010">
      <w:pPr>
        <w:pStyle w:val="ListParagraph"/>
        <w:tabs>
          <w:tab w:val="left" w:pos="993"/>
        </w:tabs>
        <w:spacing w:line="360" w:lineRule="auto"/>
        <w:ind w:left="851"/>
        <w:jc w:val="both"/>
        <w:rPr>
          <w:rFonts w:ascii="Mulish" w:hAnsi="Mulish"/>
          <w:sz w:val="22"/>
          <w:lang w:val="en-US"/>
          <w:rPrChange w:id="5749" w:author="Guilherme Pessoa-Amorim [2]" w:date="2021-11-16T13:46:00Z">
            <w:rPr>
              <w:lang w:val="en-US"/>
            </w:rPr>
          </w:rPrChange>
        </w:rPr>
        <w:pPrChange w:id="5750" w:author="Guilherme Pessoa-Amorim [2]" w:date="2021-11-15T18:25:00Z">
          <w:pPr>
            <w:pStyle w:val="ListParagraph"/>
            <w:tabs>
              <w:tab w:val="left" w:pos="993"/>
            </w:tabs>
            <w:ind w:left="851"/>
            <w:jc w:val="both"/>
          </w:pPr>
        </w:pPrChange>
      </w:pPr>
    </w:p>
    <w:p w14:paraId="6B3BDBA1" w14:textId="7BC6AA06" w:rsidR="00911010" w:rsidRPr="00D9517A" w:rsidRDefault="00911010">
      <w:pPr>
        <w:pStyle w:val="ListParagraph"/>
        <w:numPr>
          <w:ilvl w:val="1"/>
          <w:numId w:val="25"/>
        </w:numPr>
        <w:tabs>
          <w:tab w:val="left" w:pos="993"/>
        </w:tabs>
        <w:spacing w:line="360" w:lineRule="auto"/>
        <w:ind w:left="851"/>
        <w:jc w:val="both"/>
        <w:rPr>
          <w:rFonts w:ascii="Mulish" w:hAnsi="Mulish"/>
          <w:sz w:val="22"/>
          <w:lang w:val="en-US"/>
          <w:rPrChange w:id="5751" w:author="Guilherme Pessoa-Amorim [2]" w:date="2021-11-16T13:46:00Z">
            <w:rPr>
              <w:lang w:val="en-US"/>
            </w:rPr>
          </w:rPrChange>
        </w:rPr>
        <w:pPrChange w:id="5752" w:author="Guilherme Pessoa-Amorim [2]" w:date="2021-11-15T18:25:00Z">
          <w:pPr>
            <w:pStyle w:val="ListParagraph"/>
            <w:numPr>
              <w:ilvl w:val="1"/>
              <w:numId w:val="25"/>
            </w:numPr>
            <w:tabs>
              <w:tab w:val="left" w:pos="993"/>
            </w:tabs>
            <w:ind w:left="851" w:hanging="360"/>
            <w:jc w:val="both"/>
          </w:pPr>
        </w:pPrChange>
      </w:pPr>
      <w:commentRangeStart w:id="5753"/>
      <w:r w:rsidRPr="00D9517A">
        <w:rPr>
          <w:rFonts w:ascii="Mulish" w:hAnsi="Mulish"/>
          <w:sz w:val="22"/>
          <w:lang w:val="en-US"/>
          <w:rPrChange w:id="5754" w:author="Guilherme Pessoa-Amorim [2]" w:date="2021-11-16T13:46:00Z">
            <w:rPr>
              <w:lang w:val="en-US"/>
            </w:rPr>
          </w:rPrChange>
        </w:rPr>
        <w:t>The alignment of the datasets produced with the standards will be assessed using the Pinnacle 21 application</w:t>
      </w:r>
      <w:r w:rsidR="006B1B5A" w:rsidRPr="00D9517A">
        <w:rPr>
          <w:rFonts w:ascii="Mulish" w:hAnsi="Mulish"/>
          <w:sz w:val="22"/>
          <w:lang w:val="en-US"/>
          <w:rPrChange w:id="5755" w:author="Guilherme Pessoa-Amorim [2]" w:date="2021-11-16T13:46:00Z">
            <w:rPr>
              <w:lang w:val="en-US"/>
            </w:rPr>
          </w:rPrChange>
        </w:rPr>
        <w:fldChar w:fldCharType="begin"/>
      </w:r>
      <w:r w:rsidR="00DB314E" w:rsidRPr="00D9517A">
        <w:rPr>
          <w:rFonts w:ascii="Mulish" w:hAnsi="Mulish"/>
          <w:sz w:val="22"/>
          <w:lang w:val="en-US"/>
          <w:rPrChange w:id="5756" w:author="Guilherme Pessoa-Amorim [2]" w:date="2021-11-16T13:46:00Z">
            <w:rPr>
              <w:lang w:val="en-US"/>
            </w:rPr>
          </w:rPrChange>
        </w:rPr>
        <w:instrText xml:space="preserve"> ADDIN ZOTERO_ITEM CSL_CITATION {"citationID":"kYMgZfvY","properties":{"formattedCitation":"\\super 13\\nosupersub{}","plainCitation":"13","noteIndex":0},"citationItems":[{"id":15339,"uris":["http://zotero.org/users/5813034/items/9UZ34EWH"],"uri":["http://zotero.org/users/5813034/items/9UZ34EWH"],"itemData":{"id":15339,"type":"webpage","title":"SDTM Validation Rules","URL":"https://www.pinnacle21.com/validation-rules/sdtm","author":[{"literal":"Pinnacle21"}]}}],"schema":"https://github.com/citation-style-language/schema/raw/master/csl-citation.json"} </w:instrText>
      </w:r>
      <w:r w:rsidR="006B1B5A" w:rsidRPr="00D9517A">
        <w:rPr>
          <w:rFonts w:ascii="Mulish" w:hAnsi="Mulish"/>
          <w:sz w:val="22"/>
          <w:lang w:val="en-US"/>
          <w:rPrChange w:id="5757" w:author="Guilherme Pessoa-Amorim [2]" w:date="2021-11-16T13:46:00Z">
            <w:rPr>
              <w:lang w:val="en-US"/>
            </w:rPr>
          </w:rPrChange>
        </w:rPr>
        <w:fldChar w:fldCharType="separate"/>
      </w:r>
      <w:r w:rsidR="00DB314E" w:rsidRPr="00D9517A">
        <w:rPr>
          <w:rFonts w:ascii="Mulish" w:hAnsi="Mulish" w:cs="Calibri"/>
          <w:sz w:val="22"/>
          <w:vertAlign w:val="superscript"/>
          <w:rPrChange w:id="5758" w:author="Guilherme Pessoa-Amorim [2]" w:date="2021-11-16T13:46:00Z">
            <w:rPr>
              <w:rFonts w:ascii="Calibri" w:hAnsi="Calibri" w:cs="Calibri"/>
              <w:vertAlign w:val="superscript"/>
            </w:rPr>
          </w:rPrChange>
        </w:rPr>
        <w:t>13</w:t>
      </w:r>
      <w:r w:rsidR="006B1B5A" w:rsidRPr="00D9517A">
        <w:rPr>
          <w:rFonts w:ascii="Mulish" w:hAnsi="Mulish"/>
          <w:sz w:val="22"/>
          <w:lang w:val="en-US"/>
          <w:rPrChange w:id="5759" w:author="Guilherme Pessoa-Amorim [2]" w:date="2021-11-16T13:46:00Z">
            <w:rPr>
              <w:lang w:val="en-US"/>
            </w:rPr>
          </w:rPrChange>
        </w:rPr>
        <w:fldChar w:fldCharType="end"/>
      </w:r>
      <w:commentRangeEnd w:id="5753"/>
      <w:r w:rsidR="00A73E5E" w:rsidRPr="00D9517A">
        <w:rPr>
          <w:rStyle w:val="CommentReference"/>
          <w:rFonts w:ascii="Mulish" w:hAnsi="Mulish"/>
          <w:sz w:val="14"/>
          <w:rPrChange w:id="5760" w:author="Guilherme Pessoa-Amorim [2]" w:date="2021-11-16T13:46:00Z">
            <w:rPr>
              <w:rStyle w:val="CommentReference"/>
            </w:rPr>
          </w:rPrChange>
        </w:rPr>
        <w:commentReference w:id="5753"/>
      </w:r>
    </w:p>
    <w:p w14:paraId="187F2D59" w14:textId="6D6E91B1" w:rsidR="00D863CD" w:rsidRPr="00D9517A" w:rsidRDefault="00D863CD">
      <w:pPr>
        <w:spacing w:line="360" w:lineRule="auto"/>
        <w:jc w:val="both"/>
        <w:rPr>
          <w:rFonts w:ascii="Mulish" w:hAnsi="Mulish"/>
          <w:sz w:val="22"/>
          <w:lang w:val="en-US"/>
          <w:rPrChange w:id="5761" w:author="Guilherme Pessoa-Amorim [2]" w:date="2021-11-16T13:46:00Z">
            <w:rPr>
              <w:lang w:val="en-US"/>
            </w:rPr>
          </w:rPrChange>
        </w:rPr>
        <w:pPrChange w:id="5762" w:author="Guilherme Pessoa-Amorim [2]" w:date="2021-11-15T18:25:00Z">
          <w:pPr/>
        </w:pPrChange>
      </w:pPr>
    </w:p>
    <w:p w14:paraId="45D82950" w14:textId="0038C79A" w:rsidR="000F6EB7" w:rsidRPr="00D9517A" w:rsidRDefault="000F6EB7">
      <w:pPr>
        <w:pStyle w:val="Heading2"/>
        <w:spacing w:line="360" w:lineRule="auto"/>
        <w:jc w:val="both"/>
        <w:rPr>
          <w:rFonts w:ascii="Mulish" w:hAnsi="Mulish"/>
          <w:sz w:val="24"/>
          <w:lang w:val="en-US"/>
          <w:rPrChange w:id="5763" w:author="Guilherme Pessoa-Amorim [2]" w:date="2021-11-16T13:46:00Z">
            <w:rPr>
              <w:lang w:val="en-US"/>
            </w:rPr>
          </w:rPrChange>
        </w:rPr>
        <w:pPrChange w:id="5764" w:author="Guilherme Pessoa-Amorim [2]" w:date="2021-11-15T18:25:00Z">
          <w:pPr>
            <w:pStyle w:val="Heading2"/>
          </w:pPr>
        </w:pPrChange>
      </w:pPr>
      <w:bookmarkStart w:id="5765" w:name="_Ref87883603"/>
      <w:bookmarkStart w:id="5766" w:name="_Ref87884132"/>
      <w:bookmarkStart w:id="5767" w:name="_Toc87965200"/>
      <w:r w:rsidRPr="00D9517A">
        <w:rPr>
          <w:rFonts w:ascii="Mulish" w:hAnsi="Mulish"/>
          <w:sz w:val="24"/>
          <w:lang w:val="en-US"/>
          <w:rPrChange w:id="5768" w:author="Guilherme Pessoa-Amorim [2]" w:date="2021-11-16T13:46:00Z">
            <w:rPr>
              <w:lang w:val="en-US"/>
            </w:rPr>
          </w:rPrChange>
        </w:rPr>
        <w:t>Continuous measures of medication adherence</w:t>
      </w:r>
      <w:bookmarkEnd w:id="5765"/>
      <w:bookmarkEnd w:id="5766"/>
      <w:bookmarkEnd w:id="5767"/>
    </w:p>
    <w:p w14:paraId="2774D8E7" w14:textId="77777777" w:rsidR="000F6EB7" w:rsidRPr="00D9517A" w:rsidRDefault="000F6EB7">
      <w:pPr>
        <w:spacing w:line="360" w:lineRule="auto"/>
        <w:jc w:val="both"/>
        <w:rPr>
          <w:rFonts w:ascii="Mulish" w:hAnsi="Mulish"/>
          <w:sz w:val="22"/>
          <w:lang w:val="en-US"/>
          <w:rPrChange w:id="5769" w:author="Guilherme Pessoa-Amorim [2]" w:date="2021-11-16T13:46:00Z">
            <w:rPr>
              <w:lang w:val="en-US"/>
            </w:rPr>
          </w:rPrChange>
        </w:rPr>
        <w:pPrChange w:id="5770" w:author="Guilherme Pessoa-Amorim [2]" w:date="2021-11-15T18:25:00Z">
          <w:pPr/>
        </w:pPrChange>
      </w:pPr>
    </w:p>
    <w:p w14:paraId="04804B93" w14:textId="462F6146" w:rsidR="00D863CD" w:rsidRPr="00D9517A" w:rsidRDefault="00383016">
      <w:pPr>
        <w:pStyle w:val="ListParagraph"/>
        <w:numPr>
          <w:ilvl w:val="0"/>
          <w:numId w:val="27"/>
        </w:numPr>
        <w:spacing w:line="360" w:lineRule="auto"/>
        <w:jc w:val="both"/>
        <w:rPr>
          <w:rFonts w:ascii="Mulish" w:hAnsi="Mulish"/>
          <w:sz w:val="22"/>
          <w:lang w:val="en-US"/>
          <w:rPrChange w:id="5771" w:author="Guilherme Pessoa-Amorim [2]" w:date="2021-11-16T13:46:00Z">
            <w:rPr>
              <w:lang w:val="en-US"/>
            </w:rPr>
          </w:rPrChange>
        </w:rPr>
        <w:pPrChange w:id="5772" w:author="Guilherme Pessoa-Amorim [2]" w:date="2021-11-15T18:25:00Z">
          <w:pPr>
            <w:pStyle w:val="ListParagraph"/>
            <w:numPr>
              <w:numId w:val="27"/>
            </w:numPr>
            <w:ind w:hanging="360"/>
          </w:pPr>
        </w:pPrChange>
      </w:pPr>
      <w:r w:rsidRPr="00D9517A">
        <w:rPr>
          <w:rFonts w:ascii="Mulish" w:hAnsi="Mulish"/>
          <w:sz w:val="22"/>
          <w:lang w:val="en-US"/>
          <w:rPrChange w:id="5773" w:author="Guilherme Pessoa-Amorim [2]" w:date="2021-11-16T13:46:00Z">
            <w:rPr>
              <w:lang w:val="en-US"/>
            </w:rPr>
          </w:rPrChange>
        </w:rPr>
        <w:t>Derive commonly-used continuous measures of medication adherence (Proportion of Days Covered – PDC, and Medication Possession Ratio - MPC) from RCD</w:t>
      </w:r>
      <w:r w:rsidR="006B1B5A" w:rsidRPr="00D9517A">
        <w:rPr>
          <w:rFonts w:ascii="Mulish" w:hAnsi="Mulish"/>
          <w:sz w:val="22"/>
          <w:lang w:val="en-US"/>
          <w:rPrChange w:id="5774" w:author="Guilherme Pessoa-Amorim [2]" w:date="2021-11-16T13:46:00Z">
            <w:rPr>
              <w:lang w:val="en-US"/>
            </w:rPr>
          </w:rPrChange>
        </w:rPr>
        <w:t xml:space="preserve"> – as defined by Hess at al (2006)</w:t>
      </w:r>
      <w:r w:rsidR="006B1B5A" w:rsidRPr="00D9517A">
        <w:rPr>
          <w:rFonts w:ascii="Mulish" w:hAnsi="Mulish"/>
          <w:sz w:val="22"/>
          <w:lang w:val="en-US"/>
          <w:rPrChange w:id="5775" w:author="Guilherme Pessoa-Amorim [2]" w:date="2021-11-16T13:46:00Z">
            <w:rPr>
              <w:lang w:val="en-US"/>
            </w:rPr>
          </w:rPrChange>
        </w:rPr>
        <w:fldChar w:fldCharType="begin"/>
      </w:r>
      <w:r w:rsidR="00DB314E" w:rsidRPr="00D9517A">
        <w:rPr>
          <w:rFonts w:ascii="Mulish" w:hAnsi="Mulish"/>
          <w:sz w:val="22"/>
          <w:lang w:val="en-US"/>
          <w:rPrChange w:id="5776" w:author="Guilherme Pessoa-Amorim [2]" w:date="2021-11-16T13:46:00Z">
            <w:rPr>
              <w:lang w:val="en-US"/>
            </w:rPr>
          </w:rPrChange>
        </w:rPr>
        <w:instrText xml:space="preserve"> ADDIN ZOTERO_ITEM CSL_CITATION {"citationID":"h599w3X9","properties":{"formattedCitation":"\\super 14\\nosupersub{}","plainCitation":"14","noteIndex":0},"citationItems":[{"id":14563,"uris":["http://zotero.org/users/5813034/items/MWZTXKTX"],"uri":["http://zotero.org/users/5813034/items/MWZTXKTX"],"itemData":{"id":14563,"type":"article-journal","abstract":"Background:\n              A variety of measures have been developed to calculate refill adherence from administrative data such as pharmacy claims databases. These measures have focused on improving the accuracy of adherence measures or clarifying the evaluation time frame. As a result, there are many measures used to assess adherence that may or may not be comparable or accurate.\n            \n            \n              Objective:\n              To compare available refill adherence measures.\n            \n            \n              Methods:\n              A systematic literature review was conducted to identify current or recently used measures of calculating adherence from administrative data. A MEDLINE search (January 1990–March 2006) was undertaken using the search terms adherence or compliance in the title combined with administrative, pharmacy, or records in any field, including subheadings medical, nursing, and hospital records. Non-English articles were excluded. Seven hundred fifteen articles were available for review. Review articles and letters were excluded from measure selection, but were included in the search terms and used to identify additional research articles. Adherence measures were excluded if they were incompletely described, produced non-numeric values, or were duplicates. Eleven refill adherence measures were identified and compared using data from the LOSE Weight (Long-term Outcomes of Sibutramine Effectiveness on Weight) study. Measures compared include Continuous Measure of Medication Acquisition (CMA); Continuous Multiple Interval Measure of Oversupply (CMOS); Medication Possession Ratio (MPR); Medication Refill Adherence (MRA); Continuous Measure of Medication Gaps (CMG); Continuous, Single Interval Measure of Medication Aquisition (CSA); Proportion of Days Covered (PDC); Refill Compliance Rate (RCR); Medication Possession Ratio, modified (MPRm); Dates Between Fills Adherence Rate (DBR); and Compliance Rate (CR).\n            \n            \n              Results:\n              The results suggest that the CMA, CMOS, MPR, and MRA are identical in terms of measuring adherence to prescription refills throughout the study period, each with a value of 63.5%; CMG and PDC are slightly lower (63.0%) and are equivalent to MRA when oversupply is truncated. CR, MPRm, RCR, and CSA result in higher adherence values of 84.4%, 86.6%, 104.8%, and 109.7%, respectively.\n            \n            \n              Conclusions:\n              Five measures produce equivalent results for measuring prescription refill adherence over the evaluation period. Of these, MRA has the fewest calculations, is easily truncated if one desires to exclude surplus medication issues, and requires the least amount of data. MRA is therefore recommended as the preferred measure of adherence using administrative data.","container-title":"Annals of Pharmacotherapy","DOI":"10.1345/aph.1H018","ISSN":"1060-0280, 1542-6270","issue":"7-8","journalAbbreviation":"Ann Pharmacother","language":"en","page":"1280-1288","source":"DOI.org (Crossref)","title":"Measurement of Adherence in Pharmacy Administrative Databases: A Proposal for Standard Definitions and Preferred Measures","title-short":"Measurement of Adherence in Pharmacy Administrative Databases","volume":"40","author":[{"family":"Hess","given":"Lisa M"},{"family":"Raebel","given":"Marsha A"},{"family":"Conner","given":"Douglas A"},{"family":"Malone","given":"Daniel C"}],"issued":{"date-parts":[["2006",7]]}}}],"schema":"https://github.com/citation-style-language/schema/raw/master/csl-citation.json"} </w:instrText>
      </w:r>
      <w:r w:rsidR="006B1B5A" w:rsidRPr="00D9517A">
        <w:rPr>
          <w:rFonts w:ascii="Mulish" w:hAnsi="Mulish"/>
          <w:sz w:val="22"/>
          <w:lang w:val="en-US"/>
          <w:rPrChange w:id="5777" w:author="Guilherme Pessoa-Amorim [2]" w:date="2021-11-16T13:46:00Z">
            <w:rPr>
              <w:lang w:val="en-US"/>
            </w:rPr>
          </w:rPrChange>
        </w:rPr>
        <w:fldChar w:fldCharType="separate"/>
      </w:r>
      <w:r w:rsidR="00DB314E" w:rsidRPr="00D9517A">
        <w:rPr>
          <w:rFonts w:ascii="Mulish" w:hAnsi="Mulish" w:cs="Calibri"/>
          <w:sz w:val="22"/>
          <w:vertAlign w:val="superscript"/>
          <w:rPrChange w:id="5778" w:author="Guilherme Pessoa-Amorim [2]" w:date="2021-11-16T13:46:00Z">
            <w:rPr>
              <w:rFonts w:ascii="Calibri" w:hAnsi="Calibri" w:cs="Calibri"/>
              <w:vertAlign w:val="superscript"/>
            </w:rPr>
          </w:rPrChange>
        </w:rPr>
        <w:t>14</w:t>
      </w:r>
      <w:r w:rsidR="006B1B5A" w:rsidRPr="00D9517A">
        <w:rPr>
          <w:rFonts w:ascii="Mulish" w:hAnsi="Mulish"/>
          <w:sz w:val="22"/>
          <w:lang w:val="en-US"/>
          <w:rPrChange w:id="5779" w:author="Guilherme Pessoa-Amorim [2]" w:date="2021-11-16T13:46:00Z">
            <w:rPr>
              <w:lang w:val="en-US"/>
            </w:rPr>
          </w:rPrChange>
        </w:rPr>
        <w:fldChar w:fldCharType="end"/>
      </w:r>
    </w:p>
    <w:p w14:paraId="09A87E87" w14:textId="59388697" w:rsidR="00383016" w:rsidRPr="00D9517A" w:rsidRDefault="00383016">
      <w:pPr>
        <w:pStyle w:val="ListParagraph"/>
        <w:numPr>
          <w:ilvl w:val="1"/>
          <w:numId w:val="27"/>
        </w:numPr>
        <w:spacing w:line="360" w:lineRule="auto"/>
        <w:jc w:val="both"/>
        <w:rPr>
          <w:rFonts w:ascii="Mulish" w:hAnsi="Mulish"/>
          <w:sz w:val="22"/>
          <w:lang w:val="en-US"/>
          <w:rPrChange w:id="5780" w:author="Guilherme Pessoa-Amorim [2]" w:date="2021-11-16T13:46:00Z">
            <w:rPr>
              <w:lang w:val="en-US"/>
            </w:rPr>
          </w:rPrChange>
        </w:rPr>
        <w:pPrChange w:id="5781" w:author="Guilherme Pessoa-Amorim [2]" w:date="2021-11-15T18:25:00Z">
          <w:pPr>
            <w:pStyle w:val="ListParagraph"/>
            <w:numPr>
              <w:ilvl w:val="1"/>
              <w:numId w:val="27"/>
            </w:numPr>
            <w:ind w:left="1440" w:hanging="360"/>
          </w:pPr>
        </w:pPrChange>
      </w:pPr>
      <w:r w:rsidRPr="00D9517A">
        <w:rPr>
          <w:rFonts w:ascii="Mulish" w:hAnsi="Mulish"/>
          <w:sz w:val="22"/>
          <w:lang w:val="en-US"/>
          <w:rPrChange w:id="5782" w:author="Guilherme Pessoa-Amorim [2]" w:date="2021-11-16T13:46:00Z">
            <w:rPr>
              <w:lang w:val="en-US"/>
            </w:rPr>
          </w:rPrChange>
        </w:rPr>
        <w:t>These measures require collection of data on “number of days prescribed/dispensed” or alternatively number of units dispensed and daily dose; if these are not provided, the following alternative methods will be explored:</w:t>
      </w:r>
      <w:r w:rsidR="006B1B5A" w:rsidRPr="00D9517A">
        <w:rPr>
          <w:rFonts w:ascii="Mulish" w:hAnsi="Mulish"/>
          <w:sz w:val="22"/>
          <w:lang w:val="en-US"/>
          <w:rPrChange w:id="5783" w:author="Guilherme Pessoa-Amorim [2]" w:date="2021-11-16T13:46:00Z">
            <w:rPr>
              <w:lang w:val="en-US"/>
            </w:rPr>
          </w:rPrChange>
        </w:rPr>
        <w:fldChar w:fldCharType="begin"/>
      </w:r>
      <w:r w:rsidR="00DB314E" w:rsidRPr="00D9517A">
        <w:rPr>
          <w:rFonts w:ascii="Mulish" w:hAnsi="Mulish"/>
          <w:sz w:val="22"/>
          <w:lang w:val="en-US"/>
          <w:rPrChange w:id="5784" w:author="Guilherme Pessoa-Amorim [2]" w:date="2021-11-16T13:46:00Z">
            <w:rPr>
              <w:lang w:val="en-US"/>
            </w:rPr>
          </w:rPrChange>
        </w:rPr>
        <w:instrText xml:space="preserve"> ADDIN ZOTERO_ITEM CSL_CITATION {"citationID":"lbSqZMHa","properties":{"formattedCitation":"\\super 7,15\\nosupersub{}","plainCitation":"7,15","noteIndex":0},"citationItems":[{"id":14512,"uris":["http://zotero.org/users/5813034/items/S73CC27Q"],"uri":["http://zotero.org/users/5813034/items/S73CC27Q"],"itemData":{"id":14512,"type":"article-journal","container-title":"European Journal of Clinical Pharmacology","DOI":"10.1007/s00228-021-03188-9","ISSN":"0031-6970, 1432-1041","journalAbbreviation":"Eur J Clin Pharmacol","language":"en","source":"DOI.org (Crossref)","title":"Pharmacoepidemiological methods for computing the duration of pharmacological prescriptions using secondary data sources","URL":"https://link.springer.com/10.1007/s00228-021-03188-9","author":[{"family":"Meaidi","given":"Marianne"},{"family":"Støvring","given":"Henrik"},{"family":"Rostgaard","given":"Klaus"},{"family":"Torp-Pedersen","given":"Christian"},{"family":"Kragholm","given":"Kristian Hay"},{"family":"Andersen","given":"Morten"},{"family":"Sessa","given":"Maurizio"}],"accessed":{"date-parts":[["2021",8,6]]},"issued":{"date-parts":[["2021",7,10]]}}},{"id":14422,"uris":["http://zotero.org/users/5813034/items/ZMHLSGF3"],"uri":["http://zotero.org/users/5813034/items/ZMHLSGF3"],"itemData":{"id":14422,"type":"article-journal","abstract":"INTRODUCTION: Heart failure (HF) is a chronic, debilitating and progressive disease associated with high morbidity and mortality. Evidence-based medications (EBMs) are the cornerstone of management of patients with HF. In Australia, these EBMs are subsidised by the Commonwealth Government under the Pharmaceutical Benefits Scheme. Suboptimal dispensing and non-adherence to these EBMs have been observed in patients with HF. Our study will investigate trends in dispensing patterns, as well as adherence and persistence of EBMs for HF. We will also identify factors influencing these patterns and their impact on long-term clinical outcomes.\nMETHODS AND ANALYSIS: This whole population-based cohort study will use longitudinal data for people aged 65-84</w:instrText>
      </w:r>
      <w:r w:rsidR="00DB314E" w:rsidRPr="00D9517A">
        <w:rPr>
          <w:rFonts w:ascii="Times New Roman" w:hAnsi="Times New Roman" w:cs="Times New Roman"/>
          <w:sz w:val="22"/>
          <w:lang w:val="en-US"/>
          <w:rPrChange w:id="5785" w:author="Guilherme Pessoa-Amorim [2]" w:date="2021-11-16T13:46:00Z">
            <w:rPr>
              <w:lang w:val="en-US"/>
            </w:rPr>
          </w:rPrChange>
        </w:rPr>
        <w:instrText> </w:instrText>
      </w:r>
      <w:r w:rsidR="00DB314E" w:rsidRPr="00D9517A">
        <w:rPr>
          <w:rFonts w:ascii="Mulish" w:hAnsi="Mulish"/>
          <w:sz w:val="22"/>
          <w:lang w:val="en-US"/>
          <w:rPrChange w:id="5786" w:author="Guilherme Pessoa-Amorim [2]" w:date="2021-11-16T13:46:00Z">
            <w:rPr>
              <w:lang w:val="en-US"/>
            </w:rPr>
          </w:rPrChange>
        </w:rPr>
        <w:instrText xml:space="preserve">years who were hospitalised for HF in Western Australia between 2003 and 2008. Linked state-wide and national data will provide patient-level information on medication dispensing, medical visits, hospitalisations and death. Drug dispensing trends will be described, drug adherence and persistence estimated and the association with all-cause/cardiovascular death and hospitalisations reported.\nETHICS AND DISSEMINATION: This project has received approvals from the Western Australian Department of Health Human Research Ethics Committee and the Western Australian Aboriginal Health Ethics Committee. Results will be published in relevant cardiology journals and presented at national and international conferences.","container-title":"BMJ open","DOI":"10.1136/bmjopen-2016-014397","ISSN":"2044-6055","issue":"11","journalAbbreviation":"BMJ Open","language":"eng","note":"PMID: 27803111\nPMCID: PMC5128762","page":"e014397","source":"PubMed","title":"Long-term use of secondary prevention medications for heart failure in Western Australia: a protocol for a population-based cohort study","title-short":"Long-term use of secondary prevention medications for heart failure in Western Australia","volume":"6","author":[{"family":"Qin","given":"Xiwen"},{"family":"Teng","given":"Tiew-Hwa Katherine"},{"family":"Hung","given":"Joseph"},{"family":"Briffa","given":"Tom"},{"family":"Sanfilippo","given":"Frank M."}],"issued":{"date-parts":[["2016",11,1]]}}}],"schema":"https://github.com/citation-style-language/schema/raw/master/csl-citation.json"} </w:instrText>
      </w:r>
      <w:r w:rsidR="006B1B5A" w:rsidRPr="00D9517A">
        <w:rPr>
          <w:rFonts w:ascii="Mulish" w:hAnsi="Mulish"/>
          <w:sz w:val="22"/>
          <w:lang w:val="en-US"/>
          <w:rPrChange w:id="5787" w:author="Guilherme Pessoa-Amorim [2]" w:date="2021-11-16T13:46:00Z">
            <w:rPr>
              <w:lang w:val="en-US"/>
            </w:rPr>
          </w:rPrChange>
        </w:rPr>
        <w:fldChar w:fldCharType="separate"/>
      </w:r>
      <w:r w:rsidR="00DB314E" w:rsidRPr="00D9517A">
        <w:rPr>
          <w:rFonts w:ascii="Mulish" w:hAnsi="Mulish" w:cs="Calibri"/>
          <w:sz w:val="22"/>
          <w:vertAlign w:val="superscript"/>
          <w:rPrChange w:id="5788" w:author="Guilherme Pessoa-Amorim [2]" w:date="2021-11-16T13:46:00Z">
            <w:rPr>
              <w:rFonts w:ascii="Calibri" w:hAnsi="Calibri" w:cs="Calibri"/>
              <w:vertAlign w:val="superscript"/>
            </w:rPr>
          </w:rPrChange>
        </w:rPr>
        <w:t>7,15</w:t>
      </w:r>
      <w:r w:rsidR="006B1B5A" w:rsidRPr="00D9517A">
        <w:rPr>
          <w:rFonts w:ascii="Mulish" w:hAnsi="Mulish"/>
          <w:sz w:val="22"/>
          <w:lang w:val="en-US"/>
          <w:rPrChange w:id="5789" w:author="Guilherme Pessoa-Amorim [2]" w:date="2021-11-16T13:46:00Z">
            <w:rPr>
              <w:lang w:val="en-US"/>
            </w:rPr>
          </w:rPrChange>
        </w:rPr>
        <w:fldChar w:fldCharType="end"/>
      </w:r>
      <w:r w:rsidR="006B1B5A" w:rsidRPr="00D9517A">
        <w:rPr>
          <w:rFonts w:ascii="Mulish" w:hAnsi="Mulish"/>
          <w:sz w:val="22"/>
          <w:lang w:val="en-US"/>
          <w:rPrChange w:id="5790" w:author="Guilherme Pessoa-Amorim [2]" w:date="2021-11-16T13:46:00Z">
            <w:rPr>
              <w:lang w:val="en-US"/>
            </w:rPr>
          </w:rPrChange>
        </w:rPr>
        <w:t xml:space="preserve"> </w:t>
      </w:r>
    </w:p>
    <w:p w14:paraId="38338D01" w14:textId="187019E6" w:rsidR="000F6EB7" w:rsidRPr="00D9517A" w:rsidRDefault="000F6EB7">
      <w:pPr>
        <w:pStyle w:val="ListParagraph"/>
        <w:numPr>
          <w:ilvl w:val="2"/>
          <w:numId w:val="27"/>
        </w:numPr>
        <w:spacing w:line="360" w:lineRule="auto"/>
        <w:jc w:val="both"/>
        <w:rPr>
          <w:rFonts w:ascii="Mulish" w:hAnsi="Mulish"/>
          <w:sz w:val="22"/>
          <w:lang w:val="en-US"/>
          <w:rPrChange w:id="5791" w:author="Guilherme Pessoa-Amorim [2]" w:date="2021-11-16T13:46:00Z">
            <w:rPr>
              <w:lang w:val="en-US"/>
            </w:rPr>
          </w:rPrChange>
        </w:rPr>
        <w:pPrChange w:id="5792" w:author="Guilherme Pessoa-Amorim [2]" w:date="2021-11-15T18:25:00Z">
          <w:pPr>
            <w:pStyle w:val="ListParagraph"/>
            <w:numPr>
              <w:ilvl w:val="2"/>
              <w:numId w:val="27"/>
            </w:numPr>
            <w:ind w:left="2160" w:hanging="360"/>
          </w:pPr>
        </w:pPrChange>
      </w:pPr>
      <w:r w:rsidRPr="00D9517A">
        <w:rPr>
          <w:rFonts w:ascii="Mulish" w:hAnsi="Mulish"/>
          <w:sz w:val="22"/>
          <w:lang w:val="en-US"/>
          <w:rPrChange w:id="5793" w:author="Guilherme Pessoa-Amorim [2]" w:date="2021-11-16T13:46:00Z">
            <w:rPr>
              <w:lang w:val="en-US"/>
            </w:rPr>
          </w:rPrChange>
        </w:rPr>
        <w:t>Researcher-defined methods:</w:t>
      </w:r>
    </w:p>
    <w:p w14:paraId="5C2D9B7D" w14:textId="3A7F141E" w:rsidR="00383016" w:rsidRPr="00D9517A" w:rsidRDefault="00383016">
      <w:pPr>
        <w:pStyle w:val="ListParagraph"/>
        <w:numPr>
          <w:ilvl w:val="3"/>
          <w:numId w:val="27"/>
        </w:numPr>
        <w:spacing w:line="360" w:lineRule="auto"/>
        <w:jc w:val="both"/>
        <w:rPr>
          <w:rFonts w:ascii="Mulish" w:hAnsi="Mulish"/>
          <w:sz w:val="22"/>
          <w:lang w:val="en-US"/>
          <w:rPrChange w:id="5794" w:author="Guilherme Pessoa-Amorim [2]" w:date="2021-11-16T13:46:00Z">
            <w:rPr>
              <w:lang w:val="en-US"/>
            </w:rPr>
          </w:rPrChange>
        </w:rPr>
        <w:pPrChange w:id="5795" w:author="Guilherme Pessoa-Amorim [2]" w:date="2021-11-15T18:25:00Z">
          <w:pPr>
            <w:pStyle w:val="ListParagraph"/>
            <w:numPr>
              <w:ilvl w:val="3"/>
              <w:numId w:val="27"/>
            </w:numPr>
            <w:ind w:left="2880" w:hanging="360"/>
          </w:pPr>
        </w:pPrChange>
      </w:pPr>
      <w:r w:rsidRPr="00D9517A">
        <w:rPr>
          <w:rFonts w:ascii="Mulish" w:hAnsi="Mulish"/>
          <w:sz w:val="22"/>
          <w:lang w:val="en-US"/>
          <w:rPrChange w:id="5796" w:author="Guilherme Pessoa-Amorim [2]" w:date="2021-11-16T13:46:00Z">
            <w:rPr>
              <w:lang w:val="en-US"/>
            </w:rPr>
          </w:rPrChange>
        </w:rPr>
        <w:t>Defining daily dose as the Defined Daily Dose (DDD)</w:t>
      </w:r>
    </w:p>
    <w:p w14:paraId="1C67B2BA" w14:textId="634F3E41" w:rsidR="00383016" w:rsidRPr="00D9517A" w:rsidRDefault="00383016">
      <w:pPr>
        <w:pStyle w:val="ListParagraph"/>
        <w:numPr>
          <w:ilvl w:val="3"/>
          <w:numId w:val="27"/>
        </w:numPr>
        <w:spacing w:line="360" w:lineRule="auto"/>
        <w:jc w:val="both"/>
        <w:rPr>
          <w:rFonts w:ascii="Mulish" w:hAnsi="Mulish"/>
          <w:sz w:val="22"/>
          <w:lang w:val="en-US"/>
          <w:rPrChange w:id="5797" w:author="Guilherme Pessoa-Amorim [2]" w:date="2021-11-16T13:46:00Z">
            <w:rPr>
              <w:lang w:val="en-US"/>
            </w:rPr>
          </w:rPrChange>
        </w:rPr>
        <w:pPrChange w:id="5798" w:author="Guilherme Pessoa-Amorim [2]" w:date="2021-11-15T18:25:00Z">
          <w:pPr>
            <w:pStyle w:val="ListParagraph"/>
            <w:numPr>
              <w:ilvl w:val="3"/>
              <w:numId w:val="27"/>
            </w:numPr>
            <w:ind w:left="2880" w:hanging="360"/>
          </w:pPr>
        </w:pPrChange>
      </w:pPr>
      <w:r w:rsidRPr="00D9517A">
        <w:rPr>
          <w:rFonts w:ascii="Mulish" w:hAnsi="Mulish"/>
          <w:sz w:val="22"/>
          <w:lang w:val="en-US"/>
          <w:rPrChange w:id="5799" w:author="Guilherme Pessoa-Amorim [2]" w:date="2021-11-16T13:46:00Z">
            <w:rPr>
              <w:lang w:val="en-US"/>
            </w:rPr>
          </w:rPrChange>
        </w:rPr>
        <w:t>Defining daily dose as one unit</w:t>
      </w:r>
    </w:p>
    <w:p w14:paraId="72143607" w14:textId="45312A26" w:rsidR="00FC1214" w:rsidRPr="00D9517A" w:rsidRDefault="00FC1214">
      <w:pPr>
        <w:pStyle w:val="ListParagraph"/>
        <w:numPr>
          <w:ilvl w:val="3"/>
          <w:numId w:val="27"/>
        </w:numPr>
        <w:spacing w:line="360" w:lineRule="auto"/>
        <w:jc w:val="both"/>
        <w:rPr>
          <w:rFonts w:ascii="Mulish" w:hAnsi="Mulish"/>
          <w:sz w:val="22"/>
          <w:lang w:val="en-US"/>
          <w:rPrChange w:id="5800" w:author="Guilherme Pessoa-Amorim [2]" w:date="2021-11-16T13:46:00Z">
            <w:rPr>
              <w:lang w:val="en-US"/>
            </w:rPr>
          </w:rPrChange>
        </w:rPr>
        <w:pPrChange w:id="5801" w:author="Guilherme Pessoa-Amorim [2]" w:date="2021-11-15T18:25:00Z">
          <w:pPr>
            <w:pStyle w:val="ListParagraph"/>
            <w:numPr>
              <w:ilvl w:val="3"/>
              <w:numId w:val="27"/>
            </w:numPr>
            <w:ind w:left="2880" w:hanging="360"/>
          </w:pPr>
        </w:pPrChange>
      </w:pPr>
      <w:r w:rsidRPr="00D9517A">
        <w:rPr>
          <w:rFonts w:ascii="Mulish" w:hAnsi="Mulish"/>
          <w:sz w:val="22"/>
          <w:lang w:val="en-US"/>
          <w:rPrChange w:id="5802" w:author="Guilherme Pessoa-Amorim [2]" w:date="2021-11-16T13:46:00Z">
            <w:rPr>
              <w:lang w:val="en-US"/>
            </w:rPr>
          </w:rPrChange>
        </w:rPr>
        <w:t xml:space="preserve">Defining daily dose as the usual dose </w:t>
      </w:r>
      <w:r w:rsidR="009B58EF" w:rsidRPr="00D9517A">
        <w:rPr>
          <w:rFonts w:ascii="Mulish" w:hAnsi="Mulish"/>
          <w:sz w:val="22"/>
          <w:lang w:val="en-US"/>
          <w:rPrChange w:id="5803" w:author="Guilherme Pessoa-Amorim [2]" w:date="2021-11-16T13:46:00Z">
            <w:rPr>
              <w:lang w:val="en-US"/>
            </w:rPr>
          </w:rPrChange>
        </w:rPr>
        <w:t>(based on the Summary of Product Characteristics)</w:t>
      </w:r>
    </w:p>
    <w:p w14:paraId="0CC5E841" w14:textId="089CB512" w:rsidR="000F6EB7" w:rsidRPr="00D9517A" w:rsidRDefault="000F6EB7">
      <w:pPr>
        <w:pStyle w:val="ListParagraph"/>
        <w:numPr>
          <w:ilvl w:val="2"/>
          <w:numId w:val="27"/>
        </w:numPr>
        <w:spacing w:line="360" w:lineRule="auto"/>
        <w:jc w:val="both"/>
        <w:rPr>
          <w:rFonts w:ascii="Mulish" w:hAnsi="Mulish"/>
          <w:sz w:val="22"/>
          <w:lang w:val="en-US"/>
          <w:rPrChange w:id="5804" w:author="Guilherme Pessoa-Amorim [2]" w:date="2021-11-16T13:46:00Z">
            <w:rPr>
              <w:lang w:val="en-US"/>
            </w:rPr>
          </w:rPrChange>
        </w:rPr>
        <w:pPrChange w:id="5805" w:author="Guilherme Pessoa-Amorim [2]" w:date="2021-11-15T18:25:00Z">
          <w:pPr>
            <w:pStyle w:val="ListParagraph"/>
            <w:numPr>
              <w:ilvl w:val="2"/>
              <w:numId w:val="27"/>
            </w:numPr>
            <w:ind w:left="2160" w:hanging="360"/>
          </w:pPr>
        </w:pPrChange>
      </w:pPr>
      <w:r w:rsidRPr="00D9517A">
        <w:rPr>
          <w:rFonts w:ascii="Mulish" w:hAnsi="Mulish"/>
          <w:sz w:val="22"/>
          <w:lang w:val="en-US"/>
          <w:rPrChange w:id="5806" w:author="Guilherme Pessoa-Amorim [2]" w:date="2021-11-16T13:46:00Z">
            <w:rPr>
              <w:lang w:val="en-US"/>
            </w:rPr>
          </w:rPrChange>
        </w:rPr>
        <w:lastRenderedPageBreak/>
        <w:t>Data-driven method</w:t>
      </w:r>
    </w:p>
    <w:p w14:paraId="02ADB8C8" w14:textId="4EDD5EE9" w:rsidR="00FC1214" w:rsidRPr="00D9517A" w:rsidRDefault="00383016">
      <w:pPr>
        <w:pStyle w:val="ListParagraph"/>
        <w:numPr>
          <w:ilvl w:val="3"/>
          <w:numId w:val="27"/>
        </w:numPr>
        <w:spacing w:line="360" w:lineRule="auto"/>
        <w:jc w:val="both"/>
        <w:rPr>
          <w:rFonts w:ascii="Mulish" w:hAnsi="Mulish"/>
          <w:sz w:val="22"/>
          <w:lang w:val="en-US"/>
          <w:rPrChange w:id="5807" w:author="Guilherme Pessoa-Amorim [2]" w:date="2021-11-16T13:46:00Z">
            <w:rPr>
              <w:lang w:val="en-US"/>
            </w:rPr>
          </w:rPrChange>
        </w:rPr>
        <w:pPrChange w:id="5808" w:author="Guilherme Pessoa-Amorim [2]" w:date="2021-11-15T18:25:00Z">
          <w:pPr>
            <w:pStyle w:val="ListParagraph"/>
            <w:numPr>
              <w:ilvl w:val="3"/>
              <w:numId w:val="27"/>
            </w:numPr>
            <w:ind w:left="2880" w:hanging="360"/>
          </w:pPr>
        </w:pPrChange>
      </w:pPr>
      <w:r w:rsidRPr="00D9517A">
        <w:rPr>
          <w:rFonts w:ascii="Mulish" w:hAnsi="Mulish"/>
          <w:sz w:val="22"/>
          <w:lang w:val="en-US"/>
          <w:rPrChange w:id="5809" w:author="Guilherme Pessoa-Amorim [2]" w:date="2021-11-16T13:46:00Z">
            <w:rPr>
              <w:lang w:val="en-US"/>
            </w:rPr>
          </w:rPrChange>
        </w:rPr>
        <w:t>Defining number of days prescribed/dispensed as the average number of days between a prescription/dispensing record for that drug group in each dataset</w:t>
      </w:r>
      <w:r w:rsidR="009B58EF" w:rsidRPr="00D9517A">
        <w:rPr>
          <w:rFonts w:ascii="Mulish" w:hAnsi="Mulish"/>
          <w:sz w:val="22"/>
          <w:lang w:val="en-US"/>
          <w:rPrChange w:id="5810" w:author="Guilherme Pessoa-Amorim [2]" w:date="2021-11-16T13:46:00Z">
            <w:rPr>
              <w:lang w:val="en-US"/>
            </w:rPr>
          </w:rPrChange>
        </w:rPr>
        <w:t xml:space="preserve"> (the lookback period)</w:t>
      </w:r>
    </w:p>
    <w:p w14:paraId="53AD4920" w14:textId="2D354244" w:rsidR="00AF61C5" w:rsidRPr="00D9517A" w:rsidDel="0072612F" w:rsidRDefault="00AF61C5">
      <w:pPr>
        <w:pStyle w:val="ListParagraph"/>
        <w:numPr>
          <w:ilvl w:val="1"/>
          <w:numId w:val="27"/>
        </w:numPr>
        <w:spacing w:line="360" w:lineRule="auto"/>
        <w:jc w:val="both"/>
        <w:rPr>
          <w:del w:id="5811" w:author="Guilherme Pessoa-Amorim [2]" w:date="2021-11-15T12:12:00Z"/>
          <w:rFonts w:ascii="Mulish" w:hAnsi="Mulish"/>
          <w:sz w:val="22"/>
          <w:lang w:val="en-US"/>
          <w:rPrChange w:id="5812" w:author="Guilherme Pessoa-Amorim [2]" w:date="2021-11-16T13:46:00Z">
            <w:rPr>
              <w:del w:id="5813" w:author="Guilherme Pessoa-Amorim [2]" w:date="2021-11-15T12:12:00Z"/>
              <w:lang w:val="en-US"/>
            </w:rPr>
          </w:rPrChange>
        </w:rPr>
        <w:pPrChange w:id="5814" w:author="Guilherme Pessoa-Amorim [2]" w:date="2021-11-15T18:25:00Z">
          <w:pPr>
            <w:pStyle w:val="ListParagraph"/>
            <w:numPr>
              <w:ilvl w:val="1"/>
              <w:numId w:val="27"/>
            </w:numPr>
            <w:ind w:left="1440" w:hanging="360"/>
          </w:pPr>
        </w:pPrChange>
      </w:pPr>
      <w:r w:rsidRPr="00D9517A">
        <w:rPr>
          <w:rFonts w:ascii="Mulish" w:hAnsi="Mulish"/>
          <w:sz w:val="22"/>
          <w:rPrChange w:id="5815" w:author="Guilherme Pessoa-Amorim [2]" w:date="2021-11-16T13:46:00Z">
            <w:rPr/>
          </w:rPrChange>
        </w:rPr>
        <w:t xml:space="preserve">For </w:t>
      </w:r>
      <w:r w:rsidR="00383016" w:rsidRPr="00D9517A">
        <w:rPr>
          <w:rFonts w:ascii="Mulish" w:hAnsi="Mulish"/>
          <w:sz w:val="22"/>
          <w:rPrChange w:id="5816" w:author="Guilherme Pessoa-Amorim [2]" w:date="2021-11-16T13:46:00Z">
            <w:rPr/>
          </w:rPrChange>
        </w:rPr>
        <w:t>each measure, both</w:t>
      </w:r>
      <w:r w:rsidRPr="00D9517A">
        <w:rPr>
          <w:rFonts w:ascii="Mulish" w:hAnsi="Mulish"/>
          <w:sz w:val="22"/>
          <w:rPrChange w:id="5817" w:author="Guilherme Pessoa-Amorim [2]" w:date="2021-11-16T13:46:00Z">
            <w:rPr/>
          </w:rPrChange>
        </w:rPr>
        <w:t xml:space="preserve"> </w:t>
      </w:r>
      <w:r w:rsidR="00383016" w:rsidRPr="00D9517A">
        <w:rPr>
          <w:rFonts w:ascii="Mulish" w:hAnsi="Mulish"/>
          <w:sz w:val="22"/>
          <w:rPrChange w:id="5818" w:author="Guilherme Pessoa-Amorim [2]" w:date="2021-11-16T13:46:00Z">
            <w:rPr/>
          </w:rPrChange>
        </w:rPr>
        <w:t>m</w:t>
      </w:r>
      <w:r w:rsidRPr="00D9517A">
        <w:rPr>
          <w:rFonts w:ascii="Mulish" w:hAnsi="Mulish"/>
          <w:sz w:val="22"/>
          <w:rPrChange w:id="5819" w:author="Guilherme Pessoa-Amorim [2]" w:date="2021-11-16T13:46:00Z">
            <w:rPr/>
          </w:rPrChange>
        </w:rPr>
        <w:t>ean/median</w:t>
      </w:r>
      <w:r w:rsidR="00383016" w:rsidRPr="00D9517A">
        <w:rPr>
          <w:rFonts w:ascii="Mulish" w:hAnsi="Mulish"/>
          <w:sz w:val="22"/>
          <w:rPrChange w:id="5820" w:author="Guilherme Pessoa-Amorim [2]" w:date="2021-11-16T13:46:00Z">
            <w:rPr/>
          </w:rPrChange>
        </w:rPr>
        <w:t xml:space="preserve"> (and standard deviation or interquartile range)</w:t>
      </w:r>
      <w:r w:rsidRPr="00D9517A">
        <w:rPr>
          <w:rFonts w:ascii="Mulish" w:hAnsi="Mulish"/>
          <w:sz w:val="22"/>
          <w:rPrChange w:id="5821" w:author="Guilherme Pessoa-Amorim [2]" w:date="2021-11-16T13:46:00Z">
            <w:rPr/>
          </w:rPrChange>
        </w:rPr>
        <w:t xml:space="preserve"> and proportion over 80%</w:t>
      </w:r>
      <w:r w:rsidR="00383016" w:rsidRPr="00D9517A">
        <w:rPr>
          <w:rFonts w:ascii="Mulish" w:hAnsi="Mulish"/>
          <w:sz w:val="22"/>
          <w:rPrChange w:id="5822" w:author="Guilherme Pessoa-Amorim [2]" w:date="2021-11-16T13:46:00Z">
            <w:rPr/>
          </w:rPrChange>
        </w:rPr>
        <w:t xml:space="preserve"> will be reported</w:t>
      </w:r>
      <w:r w:rsidR="006B1B5A" w:rsidRPr="00D9517A">
        <w:rPr>
          <w:rFonts w:ascii="Mulish" w:hAnsi="Mulish"/>
          <w:sz w:val="22"/>
          <w:rPrChange w:id="5823" w:author="Guilherme Pessoa-Amorim [2]" w:date="2021-11-16T13:46:00Z">
            <w:rPr/>
          </w:rPrChange>
        </w:rPr>
        <w:fldChar w:fldCharType="begin"/>
      </w:r>
      <w:r w:rsidR="00DB314E" w:rsidRPr="00D9517A">
        <w:rPr>
          <w:rFonts w:ascii="Mulish" w:hAnsi="Mulish"/>
          <w:sz w:val="22"/>
          <w:rPrChange w:id="5824" w:author="Guilherme Pessoa-Amorim [2]" w:date="2021-11-16T13:46:00Z">
            <w:rPr/>
          </w:rPrChange>
        </w:rPr>
        <w:instrText xml:space="preserve"> ADDIN ZOTERO_ITEM CSL_CITATION {"citationID":"NuL37rEQ","properties":{"formattedCitation":"\\super 16\\uc0\\u8211{}18\\nosupersub{}","plainCitation":"16–18","noteIndex":0},"citationItems":[{"id":12778,"uris":["http://zotero.org/users/5813034/items/TJT5NT3C"],"uri":["http://zotero.org/users/5813034/items/TJT5NT3C"],"itemData":{"id":12778,"type":"article-journal","container-title":"European Journal of Heart Failure","DOI":"10.1093/eurjhf/hfp142","ISSN":"13889842","issue":"11","journalAbbreviation":"European Journal of Heart Failure","language":"en","page":"1092-1098","source":"DOI.org (Crossref)","title":"Adherence to medication according to sex and age in the CHARM programme","volume":"11","author":[{"family":"Granger","given":"Bradi B."},{"family":"Ekman","given":"Inger"},{"family":"Granger","given":"Christopher B."},{"family":"Ostergren","given":"Jan"},{"family":"Olofsson","given":"Bertil"},{"family":"Michelson","given":"Eric"},{"family":"McMurray","given":"John J.V."},{"family":"Yusuf","given":"Salim"},{"family":"Pfeffer","given":"Marc A."},{"family":"Swedberg","given":"Karl"}],"issued":{"date-parts":[["2009",11]]}}},{"id":12783,"uris":["http://zotero.org/users/5813034/items/A249SL8I"],"uri":["http://zotero.org/users/5813034/items/A249SL8I"],"itemData":{"id":12783,"type":"article-journal","container-title":"Journal of Clinical Epidemiology","DOI":"10.1016/S0895-4356(96)00268-5","ISSN":"08954356","issue":"1","journalAbbreviation":"Journal of Clinical Epidemiology","language":"en","page":"105-116","source":"DOI.org (Crossref)","title":"The assessment of refill compliance using pharmacy records: Methods, validity, and applications","title-short":"The assessment of refill compliance using pharmacy records","volume":"50","author":[{"family":"Steiner","given":"John F."},{"family":"Prochazka","given":"Allan V."}],"issued":{"date-parts":[["1997",1]]}}},{"id":14407,"uris":["http://zotero.org/users/5813034/items/8AA4KZLJ"],"uri":["http://zotero.org/users/5813034/items/8AA4KZLJ"],"itemData":{"id":14407,"type":"article-journal","abstract":"OBJECTIVE: To identify the adherence value cut-off point that optimally stratifies good versus poor compliers using administratively derived adherence measures, the medication possession ratio (MPR) and the proportion of days covered (PDC) using hospitalization episode as the primary outcome among Medicaid eligible persons diagnosed with schizophrenia, diabetes, hypertension, congestive heart failure (CHF), or hyperlipidemia.\nRESEARCH DESIGN AND METHODS: This was a retrospective analysis of Arkansas Medicaid administrative claims data. Patients &gt; or =18 years old had to have at least one ICD-9-CM code for the study diseases during the recruitment period July 2000 through April 2004 and be continuously eligible for 6 months prior and 24 months after their first prescription for the target condition. Adherence rates to disease-specific drug therapy were assessed during 1 year using MPR and PDC. MAIN OUTCOME MEASURE AND ANALYSIS SCHEME: The primary outcome measure was any-cause and disease-related hospitalization. Univariate logistic regression models were used to predict hospitalizations. The optimum adherence value was based on the adherence value that corresponded to the upper most left point of the ROC curve corresponding to the maximum specificity and sensitivity.\nRESULTS: The optimal cut-off adherence value for the MPR and PDC in predicting any-cause hospitalization varied between 0.63 and 0.89 across the five cohorts. In predicting disease-specific hospitalization across the five cohorts, the optimal cut-off adherence values ranged from 0.58 to 0.85.\nCONCLUSIONS: This study provided an initial empirical basis for selecting 0.80 as a reasonable cut-off point that stratifies adherent and non-adherent patients based on predicting subsequent hospitalization across several highly prevalent chronic diseases. This cut-off point has been widely used in previous research and our findings suggest that it may be valid in these conditions; it is based on a single outcome measure, and additional research using these methods to identify adherence thresholds using other outcome metrics such as laboratory or physiologic measures, which may be more strongly related to adherence, is warranted.","container-title":"Current Medical Research and Opinion","DOI":"10.1185/03007990903126833","ISSN":"1473-4877","issue":"9","journalAbbreviation":"Curr Med Res Opin","language":"eng","note":"PMID: 19635045","page":"2303-2310","source":"PubMed","title":"Good and poor adherence: optimal cut-point for adherence measures using administrative claims data","title-short":"Good and poor adherence","volume":"25","author":[{"family":"Karve","given":"Sudeep"},{"family":"Cleves","given":"Mario A."},{"family":"Helm","given":"Mark"},{"family":"Hudson","given":"Teresa J."},{"family":"West","given":"Donna S."},{"family":"Martin","given":"Bradley C."}],"issued":{"date-parts":[["2009",9]]}}}],"schema":"https://github.com/citation-style-language/schema/raw/master/csl-citation.json"} </w:instrText>
      </w:r>
      <w:r w:rsidR="006B1B5A" w:rsidRPr="00D9517A">
        <w:rPr>
          <w:rFonts w:ascii="Mulish" w:hAnsi="Mulish"/>
          <w:sz w:val="22"/>
          <w:rPrChange w:id="5825" w:author="Guilherme Pessoa-Amorim [2]" w:date="2021-11-16T13:46:00Z">
            <w:rPr/>
          </w:rPrChange>
        </w:rPr>
        <w:fldChar w:fldCharType="separate"/>
      </w:r>
      <w:r w:rsidR="00DB314E" w:rsidRPr="00D9517A">
        <w:rPr>
          <w:rFonts w:ascii="Mulish" w:hAnsi="Mulish" w:cs="Calibri"/>
          <w:sz w:val="22"/>
          <w:vertAlign w:val="superscript"/>
          <w:rPrChange w:id="5826" w:author="Guilherme Pessoa-Amorim [2]" w:date="2021-11-16T13:46:00Z">
            <w:rPr>
              <w:rFonts w:ascii="Calibri" w:hAnsi="Calibri" w:cs="Calibri"/>
              <w:vertAlign w:val="superscript"/>
            </w:rPr>
          </w:rPrChange>
        </w:rPr>
        <w:t>16–18</w:t>
      </w:r>
      <w:r w:rsidR="006B1B5A" w:rsidRPr="00D9517A">
        <w:rPr>
          <w:rFonts w:ascii="Mulish" w:hAnsi="Mulish"/>
          <w:sz w:val="22"/>
          <w:rPrChange w:id="5827" w:author="Guilherme Pessoa-Amorim [2]" w:date="2021-11-16T13:46:00Z">
            <w:rPr/>
          </w:rPrChange>
        </w:rPr>
        <w:fldChar w:fldCharType="end"/>
      </w:r>
    </w:p>
    <w:p w14:paraId="3A5496CC" w14:textId="06D98681" w:rsidR="0072612F" w:rsidRPr="00D9517A" w:rsidRDefault="0072612F">
      <w:pPr>
        <w:pStyle w:val="ListParagraph"/>
        <w:numPr>
          <w:ilvl w:val="1"/>
          <w:numId w:val="27"/>
        </w:numPr>
        <w:spacing w:line="360" w:lineRule="auto"/>
        <w:jc w:val="both"/>
        <w:rPr>
          <w:ins w:id="5828" w:author="Guilherme Pessoa-Amorim [2]" w:date="2021-11-15T12:12:00Z"/>
          <w:rFonts w:ascii="Mulish" w:hAnsi="Mulish"/>
          <w:sz w:val="22"/>
          <w:lang w:val="en-US"/>
          <w:rPrChange w:id="5829" w:author="Guilherme Pessoa-Amorim [2]" w:date="2021-11-16T13:46:00Z">
            <w:rPr>
              <w:ins w:id="5830" w:author="Guilherme Pessoa-Amorim [2]" w:date="2021-11-15T12:12:00Z"/>
              <w:lang w:val="en-US"/>
            </w:rPr>
          </w:rPrChange>
        </w:rPr>
        <w:pPrChange w:id="5831" w:author="Guilherme Pessoa-Amorim [2]" w:date="2021-11-15T18:25:00Z">
          <w:pPr>
            <w:pStyle w:val="ListParagraph"/>
            <w:ind w:left="1440"/>
          </w:pPr>
        </w:pPrChange>
      </w:pPr>
    </w:p>
    <w:p w14:paraId="1D0A56BB" w14:textId="565F7D6F" w:rsidR="0072612F" w:rsidRPr="003E336D" w:rsidRDefault="0072612F">
      <w:pPr>
        <w:pStyle w:val="ListParagraph"/>
        <w:spacing w:line="360" w:lineRule="auto"/>
        <w:ind w:left="1440"/>
        <w:jc w:val="both"/>
        <w:rPr>
          <w:ins w:id="5832" w:author="Guilherme Pessoa-Amorim [2]" w:date="2021-11-15T18:12:00Z"/>
          <w:rFonts w:ascii="Mulish" w:hAnsi="Mulish"/>
          <w:sz w:val="22"/>
          <w:lang w:val="en-US"/>
        </w:rPr>
        <w:pPrChange w:id="5833" w:author="Guilherme Pessoa-Amorim [2]" w:date="2021-11-15T18:25:00Z">
          <w:pPr>
            <w:pStyle w:val="ListParagraph"/>
            <w:ind w:left="1440"/>
          </w:pPr>
        </w:pPrChange>
      </w:pPr>
    </w:p>
    <w:p w14:paraId="4A69A3D9" w14:textId="21E7AAB2" w:rsidR="009B350A" w:rsidRPr="00D9517A" w:rsidRDefault="009B350A">
      <w:pPr>
        <w:pStyle w:val="Heading2"/>
        <w:spacing w:line="360" w:lineRule="auto"/>
        <w:jc w:val="both"/>
        <w:rPr>
          <w:ins w:id="5834" w:author="Guilherme Pessoa-Amorim [2]" w:date="2021-11-15T18:12:00Z"/>
          <w:rFonts w:ascii="Mulish" w:hAnsi="Mulish"/>
          <w:sz w:val="22"/>
          <w:szCs w:val="22"/>
          <w:lang w:val="en-US"/>
          <w:rPrChange w:id="5835" w:author="Guilherme Pessoa-Amorim [2]" w:date="2021-11-16T13:46:00Z">
            <w:rPr>
              <w:ins w:id="5836" w:author="Guilherme Pessoa-Amorim [2]" w:date="2021-11-15T18:12:00Z"/>
              <w:rFonts w:ascii="Mulish" w:hAnsi="Mulish"/>
              <w:lang w:val="en-US"/>
            </w:rPr>
          </w:rPrChange>
        </w:rPr>
        <w:pPrChange w:id="5837" w:author="Guilherme Pessoa-Amorim [2]" w:date="2021-11-15T18:25:00Z">
          <w:pPr>
            <w:pStyle w:val="Heading2"/>
            <w:spacing w:line="360" w:lineRule="auto"/>
          </w:pPr>
        </w:pPrChange>
      </w:pPr>
      <w:bookmarkStart w:id="5838" w:name="_Toc87965201"/>
      <w:ins w:id="5839" w:author="Guilherme Pessoa-Amorim [2]" w:date="2021-11-15T18:12:00Z">
        <w:r w:rsidRPr="00D9517A">
          <w:rPr>
            <w:rFonts w:ascii="Mulish" w:hAnsi="Mulish"/>
            <w:sz w:val="22"/>
            <w:szCs w:val="22"/>
            <w:lang w:val="en-US"/>
            <w:rPrChange w:id="5840" w:author="Guilherme Pessoa-Amorim [2]" w:date="2021-11-16T13:46:00Z">
              <w:rPr>
                <w:rFonts w:ascii="Mulish" w:hAnsi="Mulish"/>
                <w:sz w:val="24"/>
                <w:lang w:val="en-US"/>
              </w:rPr>
            </w:rPrChange>
          </w:rPr>
          <w:t>Codelist development methods</w:t>
        </w:r>
        <w:bookmarkEnd w:id="5838"/>
      </w:ins>
    </w:p>
    <w:p w14:paraId="51BF882F" w14:textId="77777777" w:rsidR="009B350A" w:rsidRPr="003E336D" w:rsidRDefault="009B350A">
      <w:pPr>
        <w:spacing w:line="360" w:lineRule="auto"/>
        <w:jc w:val="both"/>
        <w:rPr>
          <w:ins w:id="5841" w:author="Guilherme Pessoa-Amorim [2]" w:date="2021-11-15T18:12:00Z"/>
          <w:rFonts w:ascii="Mulish" w:hAnsi="Mulish"/>
          <w:b/>
          <w:bCs/>
          <w:sz w:val="22"/>
          <w:lang w:val="en-US"/>
        </w:rPr>
        <w:pPrChange w:id="5842" w:author="Guilherme Pessoa-Amorim [2]" w:date="2021-11-15T18:25:00Z">
          <w:pPr>
            <w:spacing w:line="360" w:lineRule="auto"/>
          </w:pPr>
        </w:pPrChange>
      </w:pPr>
    </w:p>
    <w:p w14:paraId="3BD8506F" w14:textId="77777777" w:rsidR="009B350A" w:rsidRPr="00D9517A" w:rsidRDefault="009B350A">
      <w:pPr>
        <w:spacing w:line="360" w:lineRule="auto"/>
        <w:jc w:val="both"/>
        <w:rPr>
          <w:ins w:id="5843" w:author="Guilherme Pessoa-Amorim [2]" w:date="2021-11-15T18:12:00Z"/>
          <w:rFonts w:ascii="Mulish" w:hAnsi="Mulish"/>
          <w:bCs/>
          <w:sz w:val="22"/>
          <w:lang w:val="en-US"/>
        </w:rPr>
      </w:pPr>
      <w:ins w:id="5844" w:author="Guilherme Pessoa-Amorim [2]" w:date="2021-11-15T18:12:00Z">
        <w:r w:rsidRPr="00D9517A">
          <w:rPr>
            <w:rFonts w:ascii="Mulish" w:hAnsi="Mulish"/>
            <w:bCs/>
            <w:sz w:val="22"/>
            <w:lang w:val="en-US"/>
          </w:rPr>
          <w:t>In order to explore the performance of different potential methods for SNOMED codelist development (including a novel semantic-based method constructed as part of this project – see Appendix), comparative assessments will be made including the following methods:</w:t>
        </w:r>
      </w:ins>
    </w:p>
    <w:p w14:paraId="74929899" w14:textId="77777777" w:rsidR="009B350A" w:rsidRPr="00D9517A" w:rsidRDefault="009B350A">
      <w:pPr>
        <w:pStyle w:val="ListParagraph"/>
        <w:numPr>
          <w:ilvl w:val="0"/>
          <w:numId w:val="35"/>
        </w:numPr>
        <w:spacing w:line="360" w:lineRule="auto"/>
        <w:jc w:val="both"/>
        <w:rPr>
          <w:ins w:id="5845" w:author="Guilherme Pessoa-Amorim [2]" w:date="2021-11-15T18:12:00Z"/>
          <w:rFonts w:ascii="Mulish" w:hAnsi="Mulish"/>
          <w:bCs/>
          <w:sz w:val="22"/>
          <w:lang w:val="en-US"/>
        </w:rPr>
        <w:pPrChange w:id="5846" w:author="Guilherme Pessoa-Amorim [2]" w:date="2021-11-15T18:25:00Z">
          <w:pPr>
            <w:pStyle w:val="ListParagraph"/>
            <w:numPr>
              <w:numId w:val="35"/>
            </w:numPr>
            <w:spacing w:line="360" w:lineRule="auto"/>
            <w:ind w:hanging="360"/>
          </w:pPr>
        </w:pPrChange>
      </w:pPr>
      <w:ins w:id="5847" w:author="Guilherme Pessoa-Amorim [2]" w:date="2021-11-15T18:12:00Z">
        <w:r w:rsidRPr="00D9517A">
          <w:rPr>
            <w:rFonts w:ascii="Mulish" w:hAnsi="Mulish"/>
            <w:bCs/>
            <w:sz w:val="22"/>
            <w:lang w:val="en-US"/>
          </w:rPr>
          <w:t>Semantic method</w:t>
        </w:r>
      </w:ins>
    </w:p>
    <w:p w14:paraId="36F52376" w14:textId="77777777" w:rsidR="009B350A" w:rsidRPr="00D9517A" w:rsidRDefault="009B350A">
      <w:pPr>
        <w:pStyle w:val="ListParagraph"/>
        <w:numPr>
          <w:ilvl w:val="0"/>
          <w:numId w:val="35"/>
        </w:numPr>
        <w:spacing w:line="360" w:lineRule="auto"/>
        <w:jc w:val="both"/>
        <w:rPr>
          <w:ins w:id="5848" w:author="Guilherme Pessoa-Amorim [2]" w:date="2021-11-15T18:12:00Z"/>
          <w:rFonts w:ascii="Mulish" w:hAnsi="Mulish"/>
          <w:bCs/>
          <w:sz w:val="22"/>
          <w:lang w:val="en-US"/>
        </w:rPr>
        <w:pPrChange w:id="5849" w:author="Guilherme Pessoa-Amorim [2]" w:date="2021-11-15T18:25:00Z">
          <w:pPr>
            <w:pStyle w:val="ListParagraph"/>
            <w:numPr>
              <w:numId w:val="35"/>
            </w:numPr>
            <w:spacing w:line="360" w:lineRule="auto"/>
            <w:ind w:hanging="360"/>
          </w:pPr>
        </w:pPrChange>
      </w:pPr>
      <w:ins w:id="5850" w:author="Guilherme Pessoa-Amorim [2]" w:date="2021-11-15T18:12:00Z">
        <w:r w:rsidRPr="00D9517A">
          <w:rPr>
            <w:rFonts w:ascii="Mulish" w:hAnsi="Mulish"/>
            <w:bCs/>
            <w:sz w:val="22"/>
            <w:lang w:val="en-US"/>
          </w:rPr>
          <w:t>Term-based method</w:t>
        </w:r>
      </w:ins>
    </w:p>
    <w:p w14:paraId="755E45B3" w14:textId="7BF254A3" w:rsidR="009B350A" w:rsidRDefault="009B350A">
      <w:pPr>
        <w:pStyle w:val="ListParagraph"/>
        <w:numPr>
          <w:ilvl w:val="0"/>
          <w:numId w:val="35"/>
        </w:numPr>
        <w:spacing w:line="360" w:lineRule="auto"/>
        <w:jc w:val="both"/>
        <w:rPr>
          <w:ins w:id="5851" w:author="Guilherme Pessoa-Amorim [2]" w:date="2021-11-16T14:16:00Z"/>
          <w:rFonts w:ascii="Mulish" w:hAnsi="Mulish"/>
          <w:bCs/>
          <w:sz w:val="22"/>
          <w:lang w:val="en-US"/>
        </w:rPr>
        <w:pPrChange w:id="5852" w:author="Guilherme Pessoa-Amorim [2]" w:date="2021-11-15T18:25:00Z">
          <w:pPr>
            <w:pStyle w:val="ListParagraph"/>
            <w:numPr>
              <w:numId w:val="35"/>
            </w:numPr>
            <w:spacing w:line="360" w:lineRule="auto"/>
            <w:ind w:hanging="360"/>
          </w:pPr>
        </w:pPrChange>
      </w:pPr>
      <w:ins w:id="5853" w:author="Guilherme Pessoa-Amorim [2]" w:date="2021-11-15T18:12:00Z">
        <w:r w:rsidRPr="00D9517A">
          <w:rPr>
            <w:rFonts w:ascii="Mulish" w:hAnsi="Mulish"/>
            <w:bCs/>
            <w:sz w:val="22"/>
            <w:lang w:val="en-US"/>
          </w:rPr>
          <w:t>BNF-SNOMED mapping (using OpenCodelists)</w:t>
        </w:r>
      </w:ins>
    </w:p>
    <w:p w14:paraId="1AA5D925" w14:textId="17DE2E8C" w:rsidR="00501858" w:rsidRPr="003E336D" w:rsidRDefault="00501858" w:rsidP="003E336D">
      <w:pPr>
        <w:pStyle w:val="ListParagraph"/>
        <w:numPr>
          <w:ilvl w:val="0"/>
          <w:numId w:val="35"/>
        </w:numPr>
        <w:spacing w:line="360" w:lineRule="auto"/>
        <w:rPr>
          <w:ins w:id="5854" w:author="Guilherme Pessoa-Amorim [2]" w:date="2021-11-15T18:12:00Z"/>
          <w:rFonts w:ascii="Mulish" w:hAnsi="Mulish"/>
          <w:bCs/>
          <w:sz w:val="22"/>
          <w:lang w:val="en-US"/>
        </w:rPr>
      </w:pPr>
      <w:ins w:id="5855" w:author="Guilherme Pessoa-Amorim [2]" w:date="2021-11-16T14:17:00Z">
        <w:r>
          <w:rPr>
            <w:rFonts w:ascii="Mulish" w:hAnsi="Mulish"/>
            <w:bCs/>
            <w:sz w:val="22"/>
            <w:lang w:val="en-US"/>
          </w:rPr>
          <w:t>Rdiagnosislist</w:t>
        </w:r>
      </w:ins>
      <w:ins w:id="5856" w:author="Guilherme Pessoa-Amorim [2]" w:date="2021-11-16T14:20:00Z">
        <w:r w:rsidR="005C3C3D">
          <w:rPr>
            <w:rFonts w:ascii="Mulish" w:hAnsi="Mulish"/>
            <w:bCs/>
            <w:sz w:val="22"/>
            <w:lang w:val="en-US"/>
          </w:rPr>
          <w:t xml:space="preserve"> (</w:t>
        </w:r>
        <w:r w:rsidR="005C3C3D" w:rsidRPr="005C3C3D">
          <w:rPr>
            <w:rFonts w:ascii="Mulish" w:hAnsi="Mulish"/>
            <w:bCs/>
            <w:sz w:val="22"/>
            <w:lang w:val="en-US"/>
          </w:rPr>
          <w:t>https://cran.r-project.org/web/packages/Rdiagnosislist/vignettes/SNOMEDcodelists.html</w:t>
        </w:r>
        <w:r w:rsidR="005C3C3D">
          <w:rPr>
            <w:rFonts w:ascii="Mulish" w:hAnsi="Mulish"/>
            <w:bCs/>
            <w:sz w:val="22"/>
            <w:lang w:val="en-US"/>
          </w:rPr>
          <w:t>)</w:t>
        </w:r>
      </w:ins>
    </w:p>
    <w:p w14:paraId="438B6A16" w14:textId="1BF08BAB" w:rsidR="00603165" w:rsidRPr="003E336D" w:rsidRDefault="009B350A">
      <w:pPr>
        <w:pStyle w:val="ListParagraph"/>
        <w:numPr>
          <w:ilvl w:val="0"/>
          <w:numId w:val="35"/>
        </w:numPr>
        <w:spacing w:line="360" w:lineRule="auto"/>
        <w:jc w:val="both"/>
        <w:rPr>
          <w:ins w:id="5857" w:author="Guilherme Pessoa-Amorim [2]" w:date="2021-11-15T18:12:00Z"/>
          <w:rFonts w:ascii="Mulish" w:hAnsi="Mulish"/>
          <w:bCs/>
          <w:sz w:val="22"/>
          <w:lang w:val="en-US"/>
        </w:rPr>
        <w:pPrChange w:id="5858" w:author="Guilherme Pessoa-Amorim [2]" w:date="2021-11-16T13:29:00Z">
          <w:pPr>
            <w:pStyle w:val="ListParagraph"/>
            <w:numPr>
              <w:numId w:val="35"/>
            </w:numPr>
            <w:spacing w:line="360" w:lineRule="auto"/>
            <w:ind w:hanging="360"/>
          </w:pPr>
        </w:pPrChange>
      </w:pPr>
      <w:ins w:id="5859" w:author="Guilherme Pessoa-Amorim [2]" w:date="2021-11-15T18:12:00Z">
        <w:r w:rsidRPr="003E336D">
          <w:rPr>
            <w:rFonts w:ascii="Mulish" w:hAnsi="Mulish"/>
            <w:bCs/>
            <w:sz w:val="22"/>
            <w:lang w:val="en-US"/>
          </w:rPr>
          <w:t>Manual review and code selection from the GDPPR cluster reference table</w:t>
        </w:r>
      </w:ins>
    </w:p>
    <w:p w14:paraId="18E94A65" w14:textId="77777777" w:rsidR="009B350A" w:rsidRPr="00D9517A" w:rsidRDefault="009B350A">
      <w:pPr>
        <w:spacing w:line="360" w:lineRule="auto"/>
        <w:jc w:val="both"/>
        <w:rPr>
          <w:ins w:id="5860" w:author="Guilherme Pessoa-Amorim [2]" w:date="2021-11-15T18:12:00Z"/>
          <w:rFonts w:ascii="Mulish" w:hAnsi="Mulish"/>
          <w:sz w:val="16"/>
        </w:rPr>
        <w:pPrChange w:id="5861" w:author="Guilherme Pessoa-Amorim [2]" w:date="2021-11-15T18:25:00Z">
          <w:pPr>
            <w:spacing w:line="360" w:lineRule="auto"/>
          </w:pPr>
        </w:pPrChange>
      </w:pPr>
    </w:p>
    <w:p w14:paraId="48D7B219" w14:textId="1BF6E15E" w:rsidR="009B350A" w:rsidRPr="00D9517A" w:rsidRDefault="009B350A">
      <w:pPr>
        <w:spacing w:line="360" w:lineRule="auto"/>
        <w:jc w:val="both"/>
        <w:rPr>
          <w:ins w:id="5862" w:author="Guilherme Pessoa-Amorim [2]" w:date="2021-11-15T18:12:00Z"/>
          <w:rFonts w:ascii="Mulish" w:hAnsi="Mulish"/>
          <w:bCs/>
          <w:sz w:val="22"/>
          <w:lang w:val="en-US"/>
        </w:rPr>
      </w:pPr>
      <w:ins w:id="5863" w:author="Guilherme Pessoa-Amorim [2]" w:date="2021-11-15T18:12:00Z">
        <w:r w:rsidRPr="00D9517A">
          <w:rPr>
            <w:rFonts w:ascii="Mulish" w:hAnsi="Mulish"/>
            <w:bCs/>
            <w:sz w:val="22"/>
            <w:lang w:val="en-US"/>
          </w:rPr>
          <w:t>These methods will be assessed separately for the GP and Dispensing dataset</w:t>
        </w:r>
      </w:ins>
      <w:ins w:id="5864" w:author="Guilherme Pessoa-Amorim [2]" w:date="2021-11-16T13:29:00Z">
        <w:r w:rsidR="00603165" w:rsidRPr="00D9517A">
          <w:rPr>
            <w:rFonts w:ascii="Mulish" w:hAnsi="Mulish"/>
            <w:bCs/>
            <w:sz w:val="22"/>
            <w:lang w:val="en-US"/>
          </w:rPr>
          <w:t>s</w:t>
        </w:r>
      </w:ins>
      <w:ins w:id="5865" w:author="Guilherme Pessoa-Amorim [2]" w:date="2021-11-15T18:12:00Z">
        <w:r w:rsidRPr="00D9517A">
          <w:rPr>
            <w:rFonts w:ascii="Mulish" w:hAnsi="Mulish"/>
            <w:bCs/>
            <w:sz w:val="22"/>
            <w:lang w:val="en-US"/>
          </w:rPr>
          <w:t xml:space="preserve"> (except the manual review method, as it only applies to codes selected for inclusion in the GP dataset</w:t>
        </w:r>
      </w:ins>
      <w:ins w:id="5866" w:author="Guilherme Pessoa-Amorim [2]" w:date="2021-11-16T13:29:00Z">
        <w:r w:rsidR="00603165" w:rsidRPr="00D9517A">
          <w:rPr>
            <w:rFonts w:ascii="Mulish" w:hAnsi="Mulish"/>
            <w:bCs/>
            <w:sz w:val="22"/>
            <w:lang w:val="en-US"/>
          </w:rPr>
          <w:t>,</w:t>
        </w:r>
      </w:ins>
      <w:ins w:id="5867" w:author="Guilherme Pessoa-Amorim [2]" w:date="2021-11-15T18:12:00Z">
        <w:r w:rsidRPr="00D9517A">
          <w:rPr>
            <w:rFonts w:ascii="Mulish" w:hAnsi="Mulish"/>
            <w:bCs/>
            <w:sz w:val="22"/>
            <w:lang w:val="en-US"/>
          </w:rPr>
          <w:t xml:space="preserve"> and is therefore not expected to perform adequately in the Dispensing dataset). The assessments will cover: 1) number of unique codes included in each list; 2) number of patients identified; and 3) number of entries identified</w:t>
        </w:r>
      </w:ins>
      <w:ins w:id="5868" w:author="Guilherme Pessoa-Amorim [2]" w:date="2021-11-15T18:16:00Z">
        <w:r w:rsidR="00673354" w:rsidRPr="00D9517A">
          <w:rPr>
            <w:rFonts w:ascii="Mulish" w:hAnsi="Mulish"/>
            <w:bCs/>
            <w:sz w:val="22"/>
            <w:lang w:val="en-US"/>
          </w:rPr>
          <w:t>. No formal statistical testing will be performed for this analyses.</w:t>
        </w:r>
      </w:ins>
    </w:p>
    <w:p w14:paraId="15D845C5" w14:textId="77777777" w:rsidR="009B350A" w:rsidRPr="00D9517A" w:rsidRDefault="009B350A">
      <w:pPr>
        <w:spacing w:line="360" w:lineRule="auto"/>
        <w:jc w:val="both"/>
        <w:rPr>
          <w:ins w:id="5869" w:author="Guilherme Pessoa-Amorim [2]" w:date="2021-11-15T18:12:00Z"/>
          <w:rFonts w:ascii="Mulish" w:hAnsi="Mulish"/>
          <w:bCs/>
          <w:sz w:val="22"/>
          <w:lang w:val="en-US"/>
        </w:rPr>
        <w:pPrChange w:id="5870" w:author="Guilherme Pessoa-Amorim [2]" w:date="2021-11-15T18:25:00Z">
          <w:pPr>
            <w:spacing w:line="360" w:lineRule="auto"/>
          </w:pPr>
        </w:pPrChange>
      </w:pPr>
    </w:p>
    <w:p w14:paraId="24F9647E" w14:textId="38120FDE" w:rsidR="009B350A" w:rsidRPr="00D9517A" w:rsidRDefault="009B350A">
      <w:pPr>
        <w:spacing w:line="360" w:lineRule="auto"/>
        <w:jc w:val="both"/>
        <w:rPr>
          <w:ins w:id="5871" w:author="Guilherme Pessoa-Amorim [2]" w:date="2021-11-16T13:31:00Z"/>
          <w:rFonts w:ascii="Mulish" w:hAnsi="Mulish"/>
          <w:bCs/>
          <w:sz w:val="22"/>
          <w:lang w:val="en-US"/>
        </w:rPr>
      </w:pPr>
      <w:ins w:id="5872" w:author="Guilherme Pessoa-Amorim [2]" w:date="2021-11-15T18:12:00Z">
        <w:r w:rsidRPr="00D9517A">
          <w:rPr>
            <w:rFonts w:ascii="Mulish" w:hAnsi="Mulish"/>
            <w:bCs/>
            <w:sz w:val="22"/>
            <w:lang w:val="en-US"/>
          </w:rPr>
          <w:t xml:space="preserve">As a proof-of-principle, the following </w:t>
        </w:r>
      </w:ins>
      <w:ins w:id="5873" w:author="Guilherme Pessoa-Amorim [2]" w:date="2021-11-15T18:25:00Z">
        <w:r w:rsidR="00FE4140" w:rsidRPr="00D9517A">
          <w:rPr>
            <w:rFonts w:ascii="Mulish" w:hAnsi="Mulish"/>
            <w:bCs/>
            <w:sz w:val="22"/>
            <w:lang w:val="en-US"/>
          </w:rPr>
          <w:t xml:space="preserve">pre-specified </w:t>
        </w:r>
      </w:ins>
      <w:ins w:id="5874" w:author="Guilherme Pessoa-Amorim [2]" w:date="2021-11-15T18:12:00Z">
        <w:r w:rsidRPr="00D9517A">
          <w:rPr>
            <w:rFonts w:ascii="Mulish" w:hAnsi="Mulish"/>
            <w:bCs/>
            <w:sz w:val="22"/>
            <w:lang w:val="en-US"/>
          </w:rPr>
          <w:t xml:space="preserve">drugs will be assessed: 1) aspirin; 2) atorvastatin; 3) </w:t>
        </w:r>
      </w:ins>
      <w:ins w:id="5875" w:author="Guilherme Pessoa-Amorim [2]" w:date="2021-11-15T18:15:00Z">
        <w:r w:rsidR="00673354" w:rsidRPr="00D9517A">
          <w:rPr>
            <w:rFonts w:ascii="Mulish" w:hAnsi="Mulish"/>
            <w:bCs/>
            <w:sz w:val="22"/>
            <w:lang w:val="en-US"/>
          </w:rPr>
          <w:t>salbutamol</w:t>
        </w:r>
      </w:ins>
      <w:ins w:id="5876" w:author="Guilherme Pessoa-Amorim [2]" w:date="2021-11-15T18:12:00Z">
        <w:r w:rsidRPr="00D9517A">
          <w:rPr>
            <w:rFonts w:ascii="Mulish" w:hAnsi="Mulish"/>
            <w:bCs/>
            <w:sz w:val="22"/>
            <w:lang w:val="en-US"/>
          </w:rPr>
          <w:t>; 4) prednisolone</w:t>
        </w:r>
      </w:ins>
      <w:ins w:id="5877" w:author="Guilherme Pessoa-Amorim [2]" w:date="2021-11-15T18:15:00Z">
        <w:r w:rsidR="00673354" w:rsidRPr="00D9517A">
          <w:rPr>
            <w:rFonts w:ascii="Mulish" w:hAnsi="Mulish"/>
            <w:bCs/>
            <w:sz w:val="22"/>
            <w:lang w:val="en-US"/>
          </w:rPr>
          <w:t>; and 5) amoxicillin. These have been selected in order to provide a wide-range of medications used in different disease settings and with different formulations.</w:t>
        </w:r>
      </w:ins>
      <w:ins w:id="5878" w:author="Guilherme Pessoa-Amorim [2]" w:date="2021-11-15T18:25:00Z">
        <w:r w:rsidR="00FE4140" w:rsidRPr="00D9517A">
          <w:rPr>
            <w:rFonts w:ascii="Mulish" w:hAnsi="Mulish"/>
            <w:bCs/>
            <w:sz w:val="22"/>
            <w:lang w:val="en-US"/>
          </w:rPr>
          <w:t xml:space="preserve"> Drug groups will not be used for simplicity, and since their definitions are highly-purpose specific (per example, different formulations of the same drug may need to be excluded depending on the aim</w:t>
        </w:r>
      </w:ins>
      <w:ins w:id="5879" w:author="Guilherme Pessoa-Amorim [2]" w:date="2021-11-15T18:26:00Z">
        <w:r w:rsidR="00FE4140" w:rsidRPr="00D9517A">
          <w:rPr>
            <w:rFonts w:ascii="Mulish" w:hAnsi="Mulish"/>
            <w:bCs/>
            <w:sz w:val="22"/>
            <w:lang w:val="en-US"/>
          </w:rPr>
          <w:t xml:space="preserve">). </w:t>
        </w:r>
        <w:r w:rsidR="00FE4140" w:rsidRPr="00D9517A">
          <w:rPr>
            <w:rFonts w:ascii="Mulish" w:hAnsi="Mulish"/>
            <w:bCs/>
            <w:sz w:val="22"/>
            <w:lang w:val="en-US"/>
          </w:rPr>
          <w:lastRenderedPageBreak/>
          <w:t xml:space="preserve">Moreover, </w:t>
        </w:r>
      </w:ins>
      <w:ins w:id="5880" w:author="Guilherme Pessoa-Amorim [2]" w:date="2021-11-15T18:27:00Z">
        <w:r w:rsidR="00FE4140" w:rsidRPr="00D9517A">
          <w:rPr>
            <w:rFonts w:ascii="Mulish" w:hAnsi="Mulish"/>
            <w:bCs/>
            <w:sz w:val="22"/>
            <w:lang w:val="en-US"/>
          </w:rPr>
          <w:t xml:space="preserve">selection of </w:t>
        </w:r>
      </w:ins>
      <w:ins w:id="5881" w:author="Guilherme Pessoa-Amorim [2]" w:date="2021-11-15T18:26:00Z">
        <w:r w:rsidR="00FE4140" w:rsidRPr="00D9517A">
          <w:rPr>
            <w:rFonts w:ascii="Mulish" w:hAnsi="Mulish"/>
            <w:bCs/>
            <w:sz w:val="22"/>
            <w:lang w:val="en-US"/>
          </w:rPr>
          <w:t xml:space="preserve">substances relevant to a particular drug group </w:t>
        </w:r>
      </w:ins>
      <w:ins w:id="5882" w:author="Guilherme Pessoa-Amorim [2]" w:date="2021-11-15T18:27:00Z">
        <w:r w:rsidR="00FE4140" w:rsidRPr="00D9517A">
          <w:rPr>
            <w:rFonts w:ascii="Mulish" w:hAnsi="Mulish"/>
            <w:bCs/>
            <w:sz w:val="22"/>
            <w:lang w:val="en-US"/>
          </w:rPr>
          <w:t xml:space="preserve">of interest </w:t>
        </w:r>
      </w:ins>
      <w:ins w:id="5883" w:author="Guilherme Pessoa-Amorim [2]" w:date="2021-11-15T18:26:00Z">
        <w:r w:rsidR="00FE4140" w:rsidRPr="00D9517A">
          <w:rPr>
            <w:rFonts w:ascii="Mulish" w:hAnsi="Mulish"/>
            <w:bCs/>
            <w:sz w:val="22"/>
            <w:lang w:val="en-US"/>
          </w:rPr>
          <w:t xml:space="preserve">can be easily </w:t>
        </w:r>
      </w:ins>
      <w:ins w:id="5884" w:author="Guilherme Pessoa-Amorim [2]" w:date="2021-11-15T18:27:00Z">
        <w:r w:rsidR="00FE4140" w:rsidRPr="00D9517A">
          <w:rPr>
            <w:rFonts w:ascii="Mulish" w:hAnsi="Mulish"/>
            <w:bCs/>
            <w:sz w:val="22"/>
            <w:lang w:val="en-US"/>
          </w:rPr>
          <w:t xml:space="preserve">performed using </w:t>
        </w:r>
      </w:ins>
      <w:ins w:id="5885" w:author="Guilherme Pessoa-Amorim [2]" w:date="2021-11-15T18:26:00Z">
        <w:r w:rsidR="00FE4140" w:rsidRPr="00D9517A">
          <w:rPr>
            <w:rFonts w:ascii="Mulish" w:hAnsi="Mulish"/>
            <w:bCs/>
            <w:sz w:val="22"/>
            <w:lang w:val="en-US"/>
          </w:rPr>
          <w:t xml:space="preserve">formularies and </w:t>
        </w:r>
      </w:ins>
      <w:ins w:id="5886" w:author="Guilherme Pessoa-Amorim [2]" w:date="2021-11-15T18:27:00Z">
        <w:r w:rsidR="00FE4140" w:rsidRPr="00D9517A">
          <w:rPr>
            <w:rFonts w:ascii="Mulish" w:hAnsi="Mulish"/>
            <w:bCs/>
            <w:sz w:val="22"/>
            <w:lang w:val="en-US"/>
          </w:rPr>
          <w:t xml:space="preserve">some </w:t>
        </w:r>
      </w:ins>
      <w:ins w:id="5887" w:author="Guilherme Pessoa-Amorim [2]" w:date="2021-11-15T18:26:00Z">
        <w:r w:rsidR="00FE4140" w:rsidRPr="00D9517A">
          <w:rPr>
            <w:rFonts w:ascii="Mulish" w:hAnsi="Mulish"/>
            <w:bCs/>
            <w:sz w:val="22"/>
            <w:lang w:val="en-US"/>
          </w:rPr>
          <w:t>clinical knowledge.</w:t>
        </w:r>
      </w:ins>
    </w:p>
    <w:p w14:paraId="27F777F0" w14:textId="5C2452A1" w:rsidR="00603165" w:rsidRPr="00D9517A" w:rsidRDefault="00603165">
      <w:pPr>
        <w:spacing w:line="360" w:lineRule="auto"/>
        <w:jc w:val="both"/>
        <w:rPr>
          <w:ins w:id="5888" w:author="Guilherme Pessoa-Amorim [2]" w:date="2021-11-16T13:31:00Z"/>
          <w:rFonts w:ascii="Mulish" w:hAnsi="Mulish"/>
          <w:bCs/>
          <w:sz w:val="22"/>
          <w:lang w:val="en-US"/>
        </w:rPr>
      </w:pPr>
    </w:p>
    <w:p w14:paraId="7882D8C8" w14:textId="4E81DE3A" w:rsidR="00603165" w:rsidRPr="00D9517A" w:rsidRDefault="00603165">
      <w:pPr>
        <w:spacing w:line="360" w:lineRule="auto"/>
        <w:jc w:val="both"/>
        <w:rPr>
          <w:ins w:id="5889" w:author="Guilherme Pessoa-Amorim [2]" w:date="2021-11-15T18:12:00Z"/>
          <w:rFonts w:ascii="Mulish" w:hAnsi="Mulish"/>
          <w:bCs/>
          <w:sz w:val="22"/>
          <w:lang w:val="en-US"/>
        </w:rPr>
      </w:pPr>
      <w:ins w:id="5890" w:author="Guilherme Pessoa-Amorim [2]" w:date="2021-11-16T13:31:00Z">
        <w:r w:rsidRPr="00D9517A">
          <w:rPr>
            <w:rFonts w:ascii="Mulish" w:hAnsi="Mulish"/>
            <w:bCs/>
            <w:sz w:val="22"/>
            <w:lang w:val="en-US"/>
          </w:rPr>
          <w:t>Appropriate statistical testing procedures will be devised and pre-specified in this plan before any comparisons are performed.</w:t>
        </w:r>
      </w:ins>
    </w:p>
    <w:p w14:paraId="11FADA92" w14:textId="77777777" w:rsidR="009B350A" w:rsidRPr="00D9517A" w:rsidRDefault="009B350A">
      <w:pPr>
        <w:pStyle w:val="ListParagraph"/>
        <w:spacing w:line="360" w:lineRule="auto"/>
        <w:ind w:left="1440"/>
        <w:jc w:val="both"/>
        <w:rPr>
          <w:rFonts w:ascii="Mulish" w:hAnsi="Mulish"/>
          <w:sz w:val="22"/>
          <w:lang w:val="en-US"/>
          <w:rPrChange w:id="5891" w:author="Guilherme Pessoa-Amorim [2]" w:date="2021-11-16T13:46:00Z">
            <w:rPr>
              <w:lang w:val="en-US"/>
            </w:rPr>
          </w:rPrChange>
        </w:rPr>
        <w:pPrChange w:id="5892" w:author="Guilherme Pessoa-Amorim [2]" w:date="2021-11-15T18:25:00Z">
          <w:pPr>
            <w:pStyle w:val="ListParagraph"/>
            <w:ind w:left="1440"/>
          </w:pPr>
        </w:pPrChange>
      </w:pPr>
    </w:p>
    <w:p w14:paraId="7D1A1634" w14:textId="10485744" w:rsidR="008173E1" w:rsidRPr="00D9517A" w:rsidRDefault="008173E1">
      <w:pPr>
        <w:pStyle w:val="Heading2"/>
        <w:spacing w:line="360" w:lineRule="auto"/>
        <w:jc w:val="both"/>
        <w:rPr>
          <w:rFonts w:ascii="Mulish" w:hAnsi="Mulish"/>
          <w:sz w:val="24"/>
          <w:lang w:val="en-US"/>
          <w:rPrChange w:id="5893" w:author="Guilherme Pessoa-Amorim [2]" w:date="2021-11-16T13:46:00Z">
            <w:rPr>
              <w:lang w:val="en-US"/>
            </w:rPr>
          </w:rPrChange>
        </w:rPr>
        <w:pPrChange w:id="5894" w:author="Guilherme Pessoa-Amorim [2]" w:date="2021-11-15T18:25:00Z">
          <w:pPr>
            <w:pStyle w:val="Heading2"/>
          </w:pPr>
        </w:pPrChange>
      </w:pPr>
      <w:bookmarkStart w:id="5895" w:name="_Ref87882398"/>
      <w:bookmarkStart w:id="5896" w:name="_Toc87965202"/>
      <w:r w:rsidRPr="00D9517A">
        <w:rPr>
          <w:rFonts w:ascii="Mulish" w:hAnsi="Mulish"/>
          <w:sz w:val="24"/>
          <w:lang w:val="en-US"/>
          <w:rPrChange w:id="5897" w:author="Guilherme Pessoa-Amorim [2]" w:date="2021-11-16T13:46:00Z">
            <w:rPr>
              <w:lang w:val="en-US"/>
            </w:rPr>
          </w:rPrChange>
        </w:rPr>
        <w:t>Other exploratory assessments</w:t>
      </w:r>
      <w:bookmarkEnd w:id="5895"/>
      <w:bookmarkEnd w:id="5896"/>
    </w:p>
    <w:p w14:paraId="69A3D51C" w14:textId="77777777" w:rsidR="008173E1" w:rsidRPr="00D9517A" w:rsidRDefault="008173E1">
      <w:pPr>
        <w:spacing w:line="360" w:lineRule="auto"/>
        <w:jc w:val="both"/>
        <w:rPr>
          <w:rFonts w:ascii="Mulish" w:hAnsi="Mulish"/>
          <w:sz w:val="22"/>
          <w:lang w:val="en-US"/>
          <w:rPrChange w:id="5898" w:author="Guilherme Pessoa-Amorim [2]" w:date="2021-11-16T13:46:00Z">
            <w:rPr>
              <w:lang w:val="en-US"/>
            </w:rPr>
          </w:rPrChange>
        </w:rPr>
        <w:pPrChange w:id="5899" w:author="Guilherme Pessoa-Amorim [2]" w:date="2021-11-15T18:25:00Z">
          <w:pPr/>
        </w:pPrChange>
      </w:pPr>
    </w:p>
    <w:p w14:paraId="67DFFA96" w14:textId="13028739" w:rsidR="008173E1" w:rsidRPr="003E336D" w:rsidRDefault="008173E1">
      <w:pPr>
        <w:pStyle w:val="ListParagraph"/>
        <w:numPr>
          <w:ilvl w:val="0"/>
          <w:numId w:val="20"/>
        </w:numPr>
        <w:tabs>
          <w:tab w:val="left" w:pos="993"/>
        </w:tabs>
        <w:spacing w:line="360" w:lineRule="auto"/>
        <w:ind w:left="0" w:firstLine="709"/>
        <w:jc w:val="both"/>
        <w:rPr>
          <w:ins w:id="5900" w:author="Guilherme Pessoa-Amorim [2]" w:date="2021-11-15T15:43:00Z"/>
          <w:rFonts w:ascii="Mulish" w:hAnsi="Mulish"/>
          <w:sz w:val="22"/>
        </w:rPr>
        <w:pPrChange w:id="5901" w:author="Guilherme Pessoa-Amorim [2]" w:date="2021-11-15T18:25:00Z">
          <w:pPr>
            <w:pStyle w:val="ListParagraph"/>
            <w:numPr>
              <w:numId w:val="20"/>
            </w:numPr>
            <w:tabs>
              <w:tab w:val="left" w:pos="993"/>
            </w:tabs>
            <w:ind w:left="0" w:firstLine="709"/>
            <w:jc w:val="both"/>
          </w:pPr>
        </w:pPrChange>
      </w:pPr>
      <w:r w:rsidRPr="00D9517A">
        <w:rPr>
          <w:rFonts w:ascii="Mulish" w:hAnsi="Mulish"/>
          <w:b/>
          <w:bCs/>
          <w:sz w:val="22"/>
          <w:rPrChange w:id="5902" w:author="Guilherme Pessoa-Amorim [2]" w:date="2021-11-16T13:46:00Z">
            <w:rPr>
              <w:b/>
              <w:bCs/>
            </w:rPr>
          </w:rPrChange>
        </w:rPr>
        <w:t xml:space="preserve">Proportion of ORION-4 participants self-reported as not taking a statin at randomisation due to intolerance who have evidence </w:t>
      </w:r>
      <w:ins w:id="5903" w:author="Guilherme Pessoa-Amorim [2]" w:date="2021-11-16T13:30:00Z">
        <w:r w:rsidR="00603165" w:rsidRPr="003E336D">
          <w:rPr>
            <w:rFonts w:ascii="Mulish" w:hAnsi="Mulish"/>
            <w:b/>
            <w:bCs/>
            <w:sz w:val="22"/>
          </w:rPr>
          <w:t>suggestive of past</w:t>
        </w:r>
      </w:ins>
      <w:del w:id="5904" w:author="Guilherme Pessoa-Amorim [2]" w:date="2021-11-16T13:30:00Z">
        <w:r w:rsidRPr="00D9517A" w:rsidDel="00603165">
          <w:rPr>
            <w:rFonts w:ascii="Mulish" w:hAnsi="Mulish"/>
            <w:b/>
            <w:bCs/>
            <w:sz w:val="22"/>
            <w:rPrChange w:id="5905" w:author="Guilherme Pessoa-Amorim [2]" w:date="2021-11-16T13:46:00Z">
              <w:rPr>
                <w:b/>
                <w:bCs/>
              </w:rPr>
            </w:rPrChange>
          </w:rPr>
          <w:delText xml:space="preserve">of trying at least 3 different </w:delText>
        </w:r>
      </w:del>
      <w:ins w:id="5906" w:author="Guilherme Pessoa-Amorim [2]" w:date="2021-11-16T13:30:00Z">
        <w:r w:rsidR="00603165" w:rsidRPr="003E336D">
          <w:rPr>
            <w:rFonts w:ascii="Mulish" w:hAnsi="Mulish"/>
            <w:b/>
            <w:bCs/>
            <w:sz w:val="22"/>
          </w:rPr>
          <w:t xml:space="preserve"> </w:t>
        </w:r>
      </w:ins>
      <w:r w:rsidRPr="00D9517A">
        <w:rPr>
          <w:rFonts w:ascii="Mulish" w:hAnsi="Mulish"/>
          <w:b/>
          <w:bCs/>
          <w:sz w:val="22"/>
          <w:rPrChange w:id="5907" w:author="Guilherme Pessoa-Amorim [2]" w:date="2021-11-16T13:46:00Z">
            <w:rPr>
              <w:b/>
              <w:bCs/>
            </w:rPr>
          </w:rPrChange>
        </w:rPr>
        <w:t>statin</w:t>
      </w:r>
      <w:del w:id="5908" w:author="Guilherme Pessoa-Amorim [2]" w:date="2021-11-16T13:30:00Z">
        <w:r w:rsidRPr="00D9517A" w:rsidDel="00603165">
          <w:rPr>
            <w:rFonts w:ascii="Mulish" w:hAnsi="Mulish"/>
            <w:b/>
            <w:bCs/>
            <w:sz w:val="22"/>
            <w:rPrChange w:id="5909" w:author="Guilherme Pessoa-Amorim [2]" w:date="2021-11-16T13:46:00Z">
              <w:rPr>
                <w:b/>
                <w:bCs/>
              </w:rPr>
            </w:rPrChange>
          </w:rPr>
          <w:delText>s</w:delText>
        </w:r>
      </w:del>
      <w:r w:rsidRPr="00D9517A">
        <w:rPr>
          <w:rFonts w:ascii="Mulish" w:hAnsi="Mulish"/>
          <w:b/>
          <w:bCs/>
          <w:sz w:val="22"/>
          <w:rPrChange w:id="5910" w:author="Guilherme Pessoa-Amorim [2]" w:date="2021-11-16T13:46:00Z">
            <w:rPr>
              <w:b/>
              <w:bCs/>
            </w:rPr>
          </w:rPrChange>
        </w:rPr>
        <w:t xml:space="preserve"> </w:t>
      </w:r>
      <w:del w:id="5911" w:author="Guilherme Pessoa-Amorim [2]" w:date="2021-11-16T13:30:00Z">
        <w:r w:rsidRPr="00D9517A" w:rsidDel="00603165">
          <w:rPr>
            <w:rFonts w:ascii="Mulish" w:hAnsi="Mulish"/>
            <w:b/>
            <w:bCs/>
            <w:sz w:val="22"/>
            <w:rPrChange w:id="5912" w:author="Guilherme Pessoa-Amorim [2]" w:date="2021-11-16T13:46:00Z">
              <w:rPr>
                <w:b/>
                <w:bCs/>
              </w:rPr>
            </w:rPrChange>
          </w:rPr>
          <w:delText>in the past</w:delText>
        </w:r>
      </w:del>
      <w:ins w:id="5913" w:author="Guilherme Pessoa-Amorim [2]" w:date="2021-11-16T13:30:00Z">
        <w:r w:rsidR="00603165" w:rsidRPr="003E336D">
          <w:rPr>
            <w:rFonts w:ascii="Mulish" w:hAnsi="Mulish"/>
            <w:b/>
            <w:bCs/>
            <w:sz w:val="22"/>
          </w:rPr>
          <w:t>use</w:t>
        </w:r>
      </w:ins>
      <w:r w:rsidRPr="00D9517A">
        <w:rPr>
          <w:rFonts w:ascii="Mulish" w:hAnsi="Mulish"/>
          <w:sz w:val="22"/>
          <w:rPrChange w:id="5914" w:author="Guilherme Pessoa-Amorim [2]" w:date="2021-11-16T13:46:00Z">
            <w:rPr/>
          </w:rPrChange>
        </w:rPr>
        <w:t xml:space="preserve"> (in the Dispensing dataset)</w:t>
      </w:r>
    </w:p>
    <w:p w14:paraId="3D1BA6B5" w14:textId="77777777" w:rsidR="0072588C" w:rsidRPr="003E336D" w:rsidRDefault="0072588C">
      <w:pPr>
        <w:pStyle w:val="ListParagraph"/>
        <w:numPr>
          <w:ilvl w:val="1"/>
          <w:numId w:val="20"/>
        </w:numPr>
        <w:tabs>
          <w:tab w:val="left" w:pos="993"/>
        </w:tabs>
        <w:spacing w:line="360" w:lineRule="auto"/>
        <w:ind w:left="1134"/>
        <w:jc w:val="both"/>
        <w:rPr>
          <w:ins w:id="5915" w:author="Guilherme Pessoa-Amorim [2]" w:date="2021-11-15T15:43:00Z"/>
          <w:rFonts w:ascii="Mulish" w:hAnsi="Mulish"/>
          <w:sz w:val="22"/>
        </w:rPr>
        <w:pPrChange w:id="5916" w:author="Guilherme Pessoa-Amorim [2]" w:date="2021-11-15T18:25:00Z">
          <w:pPr>
            <w:pStyle w:val="ListParagraph"/>
            <w:numPr>
              <w:ilvl w:val="1"/>
              <w:numId w:val="20"/>
            </w:numPr>
            <w:spacing w:line="360" w:lineRule="auto"/>
            <w:ind w:left="2520" w:hanging="360"/>
          </w:pPr>
        </w:pPrChange>
      </w:pPr>
      <w:ins w:id="5917" w:author="Guilherme Pessoa-Amorim [2]" w:date="2021-11-15T15:43:00Z">
        <w:r w:rsidRPr="003E336D">
          <w:rPr>
            <w:rFonts w:ascii="Mulish" w:hAnsi="Mulish"/>
            <w:sz w:val="22"/>
          </w:rPr>
          <w:t>The purpose of this assessment is to explore the potential of RCD to verify previous use of statins in patients who self-report statin-intolerance (rather than define statin-intolerance)</w:t>
        </w:r>
      </w:ins>
    </w:p>
    <w:p w14:paraId="06FE08C2" w14:textId="5EB76721" w:rsidR="0072588C" w:rsidRPr="00D9517A" w:rsidRDefault="0072588C">
      <w:pPr>
        <w:pStyle w:val="ListParagraph"/>
        <w:numPr>
          <w:ilvl w:val="1"/>
          <w:numId w:val="20"/>
        </w:numPr>
        <w:tabs>
          <w:tab w:val="left" w:pos="993"/>
        </w:tabs>
        <w:spacing w:line="360" w:lineRule="auto"/>
        <w:ind w:left="1134"/>
        <w:jc w:val="both"/>
        <w:rPr>
          <w:rFonts w:ascii="Mulish" w:hAnsi="Mulish"/>
          <w:sz w:val="22"/>
          <w:rPrChange w:id="5918" w:author="Guilherme Pessoa-Amorim [2]" w:date="2021-11-16T13:46:00Z">
            <w:rPr/>
          </w:rPrChange>
        </w:rPr>
        <w:pPrChange w:id="5919" w:author="Guilherme Pessoa-Amorim [2]" w:date="2021-11-15T18:25:00Z">
          <w:pPr>
            <w:pStyle w:val="ListParagraph"/>
            <w:numPr>
              <w:numId w:val="20"/>
            </w:numPr>
            <w:tabs>
              <w:tab w:val="left" w:pos="993"/>
            </w:tabs>
            <w:ind w:left="0" w:firstLine="709"/>
            <w:jc w:val="both"/>
          </w:pPr>
        </w:pPrChange>
      </w:pPr>
      <w:ins w:id="5920" w:author="Guilherme Pessoa-Amorim [2]" w:date="2021-11-15T15:43:00Z">
        <w:r w:rsidRPr="003E336D">
          <w:rPr>
            <w:rFonts w:ascii="Mulish" w:hAnsi="Mulish"/>
            <w:sz w:val="22"/>
          </w:rPr>
          <w:t>For these patients, both number of d</w:t>
        </w:r>
        <w:r w:rsidRPr="00D9517A">
          <w:rPr>
            <w:rFonts w:ascii="Mulish" w:hAnsi="Mulish"/>
            <w:sz w:val="22"/>
            <w:rPrChange w:id="5921" w:author="Guilherme Pessoa-Amorim [2]" w:date="2021-11-16T13:46:00Z">
              <w:rPr>
                <w:rFonts w:ascii="Mulish" w:hAnsi="Mulish" w:cs="Calibri Light"/>
                <w:sz w:val="22"/>
              </w:rPr>
            </w:rPrChange>
          </w:rPr>
          <w:t>ispensing records and number of different statins used will be captured</w:t>
        </w:r>
      </w:ins>
    </w:p>
    <w:p w14:paraId="169D3791" w14:textId="01333AB4" w:rsidR="008173E1" w:rsidRPr="00D9517A" w:rsidRDefault="008173E1">
      <w:pPr>
        <w:pStyle w:val="ListParagraph"/>
        <w:numPr>
          <w:ilvl w:val="1"/>
          <w:numId w:val="20"/>
        </w:numPr>
        <w:tabs>
          <w:tab w:val="left" w:pos="993"/>
        </w:tabs>
        <w:spacing w:line="360" w:lineRule="auto"/>
        <w:ind w:left="1134"/>
        <w:jc w:val="both"/>
        <w:rPr>
          <w:rFonts w:ascii="Mulish" w:hAnsi="Mulish"/>
          <w:sz w:val="22"/>
          <w:rPrChange w:id="5922" w:author="Guilherme Pessoa-Amorim [2]" w:date="2021-11-16T13:46:00Z">
            <w:rPr/>
          </w:rPrChange>
        </w:rPr>
        <w:pPrChange w:id="5923" w:author="Guilherme Pessoa-Amorim [2]" w:date="2021-11-15T18:25:00Z">
          <w:pPr>
            <w:pStyle w:val="ListParagraph"/>
            <w:numPr>
              <w:ilvl w:val="1"/>
              <w:numId w:val="20"/>
            </w:numPr>
            <w:tabs>
              <w:tab w:val="left" w:pos="993"/>
            </w:tabs>
            <w:ind w:left="1134" w:hanging="360"/>
            <w:jc w:val="both"/>
          </w:pPr>
        </w:pPrChange>
      </w:pPr>
      <w:del w:id="5924" w:author="Guilherme Pessoa-Amorim [2]" w:date="2021-11-15T15:43:00Z">
        <w:r w:rsidRPr="00D9517A" w:rsidDel="0072588C">
          <w:rPr>
            <w:rFonts w:ascii="Mulish" w:hAnsi="Mulish"/>
            <w:sz w:val="22"/>
            <w:rPrChange w:id="5925" w:author="Guilherme Pessoa-Amorim [2]" w:date="2021-11-16T13:46:00Z">
              <w:rPr/>
            </w:rPrChange>
          </w:rPr>
          <w:delText>NB:  a</w:delText>
        </w:r>
      </w:del>
      <w:ins w:id="5926" w:author="Guilherme Pessoa-Amorim [2]" w:date="2021-11-15T15:43:00Z">
        <w:r w:rsidR="0072588C" w:rsidRPr="003E336D">
          <w:rPr>
            <w:rFonts w:ascii="Mulish" w:hAnsi="Mulish"/>
            <w:sz w:val="22"/>
          </w:rPr>
          <w:t>A</w:t>
        </w:r>
      </w:ins>
      <w:r w:rsidRPr="00D9517A">
        <w:rPr>
          <w:rFonts w:ascii="Mulish" w:hAnsi="Mulish"/>
          <w:sz w:val="22"/>
          <w:rPrChange w:id="5927" w:author="Guilherme Pessoa-Amorim [2]" w:date="2021-11-16T13:46:00Z">
            <w:rPr/>
          </w:rPrChange>
        </w:rPr>
        <w:t>lthough of clinical interest to ORION-4, this assessment has not been included in the secondary outcomes as it explores how different data sources can complement each other</w:t>
      </w:r>
      <w:r w:rsidR="002C12F5" w:rsidRPr="00D9517A">
        <w:rPr>
          <w:rFonts w:ascii="Mulish" w:hAnsi="Mulish"/>
          <w:sz w:val="22"/>
          <w:rPrChange w:id="5928" w:author="Guilherme Pessoa-Amorim [2]" w:date="2021-11-16T13:46:00Z">
            <w:rPr/>
          </w:rPrChange>
        </w:rPr>
        <w:t>,</w:t>
      </w:r>
      <w:r w:rsidRPr="00D9517A">
        <w:rPr>
          <w:rFonts w:ascii="Mulish" w:hAnsi="Mulish"/>
          <w:sz w:val="22"/>
          <w:rPrChange w:id="5929" w:author="Guilherme Pessoa-Amorim [2]" w:date="2021-11-16T13:46:00Z">
            <w:rPr/>
          </w:rPrChange>
        </w:rPr>
        <w:t xml:space="preserve"> rather than comparing them  </w:t>
      </w:r>
    </w:p>
    <w:p w14:paraId="6B925551" w14:textId="7B216148" w:rsidR="008173E1" w:rsidRPr="00D9517A" w:rsidRDefault="008173E1">
      <w:pPr>
        <w:spacing w:line="360" w:lineRule="auto"/>
        <w:jc w:val="both"/>
        <w:rPr>
          <w:rFonts w:ascii="Mulish" w:hAnsi="Mulish"/>
          <w:b/>
          <w:bCs/>
          <w:sz w:val="22"/>
          <w:lang w:val="en-US"/>
          <w:rPrChange w:id="5930" w:author="Guilherme Pessoa-Amorim [2]" w:date="2021-11-16T13:46:00Z">
            <w:rPr>
              <w:b/>
              <w:bCs/>
              <w:lang w:val="en-US"/>
            </w:rPr>
          </w:rPrChange>
        </w:rPr>
        <w:pPrChange w:id="5931" w:author="Guilherme Pessoa-Amorim [2]" w:date="2021-11-15T18:25:00Z">
          <w:pPr/>
        </w:pPrChange>
      </w:pPr>
    </w:p>
    <w:p w14:paraId="4A9E08B5" w14:textId="28518AA7" w:rsidR="00083D41" w:rsidRPr="00D9517A" w:rsidRDefault="00083D41">
      <w:pPr>
        <w:pStyle w:val="ListParagraph"/>
        <w:numPr>
          <w:ilvl w:val="0"/>
          <w:numId w:val="20"/>
        </w:numPr>
        <w:tabs>
          <w:tab w:val="left" w:pos="993"/>
        </w:tabs>
        <w:spacing w:line="360" w:lineRule="auto"/>
        <w:ind w:left="0" w:firstLine="709"/>
        <w:jc w:val="both"/>
        <w:rPr>
          <w:ins w:id="5932" w:author="Guilherme Pessoa-Amorim [2]" w:date="2021-11-15T12:20:00Z"/>
          <w:rFonts w:ascii="Mulish" w:hAnsi="Mulish"/>
          <w:b/>
          <w:bCs/>
          <w:sz w:val="22"/>
          <w:lang w:val="en-US"/>
          <w:rPrChange w:id="5933" w:author="Guilherme Pessoa-Amorim [2]" w:date="2021-11-16T13:46:00Z">
            <w:rPr>
              <w:ins w:id="5934" w:author="Guilherme Pessoa-Amorim [2]" w:date="2021-11-15T12:20:00Z"/>
              <w:lang w:val="en-US"/>
            </w:rPr>
          </w:rPrChange>
        </w:rPr>
        <w:pPrChange w:id="5935" w:author="Guilherme Pessoa-Amorim [2]" w:date="2021-11-15T18:25:00Z">
          <w:pPr>
            <w:pStyle w:val="ListParagraph"/>
            <w:numPr>
              <w:numId w:val="20"/>
            </w:numPr>
            <w:tabs>
              <w:tab w:val="left" w:pos="993"/>
            </w:tabs>
            <w:ind w:left="0" w:firstLine="709"/>
            <w:jc w:val="both"/>
          </w:pPr>
        </w:pPrChange>
      </w:pPr>
      <w:commentRangeStart w:id="5936"/>
      <w:r w:rsidRPr="00D9517A">
        <w:rPr>
          <w:rFonts w:ascii="Mulish" w:hAnsi="Mulish"/>
          <w:b/>
          <w:bCs/>
          <w:sz w:val="22"/>
          <w:lang w:val="en-US"/>
          <w:rPrChange w:id="5937" w:author="Guilherme Pessoa-Amorim [2]" w:date="2021-11-16T13:46:00Z">
            <w:rPr>
              <w:b/>
              <w:bCs/>
              <w:lang w:val="en-US"/>
            </w:rPr>
          </w:rPrChange>
        </w:rPr>
        <w:t xml:space="preserve">Association of statin intensity </w:t>
      </w:r>
      <w:r w:rsidRPr="00D9517A">
        <w:rPr>
          <w:rFonts w:ascii="Mulish" w:hAnsi="Mulish"/>
          <w:sz w:val="22"/>
          <w:lang w:val="en-US"/>
          <w:rPrChange w:id="5938" w:author="Guilherme Pessoa-Amorim [2]" w:date="2021-11-16T13:46:00Z">
            <w:rPr>
              <w:lang w:val="en-US"/>
            </w:rPr>
          </w:rPrChange>
        </w:rPr>
        <w:t>(three groups as per protocol: high-, low-moderate</w:t>
      </w:r>
      <w:r w:rsidR="00B41B8F" w:rsidRPr="00D9517A">
        <w:rPr>
          <w:rFonts w:ascii="Mulish" w:hAnsi="Mulish"/>
          <w:sz w:val="22"/>
          <w:lang w:val="en-US"/>
          <w:rPrChange w:id="5939" w:author="Guilherme Pessoa-Amorim [2]" w:date="2021-11-16T13:46:00Z">
            <w:rPr>
              <w:lang w:val="en-US"/>
            </w:rPr>
          </w:rPrChange>
        </w:rPr>
        <w:t xml:space="preserve"> intensity</w:t>
      </w:r>
      <w:r w:rsidRPr="00D9517A">
        <w:rPr>
          <w:rFonts w:ascii="Mulish" w:hAnsi="Mulish"/>
          <w:sz w:val="22"/>
          <w:lang w:val="en-US"/>
          <w:rPrChange w:id="5940" w:author="Guilherme Pessoa-Amorim [2]" w:date="2021-11-16T13:46:00Z">
            <w:rPr>
              <w:lang w:val="en-US"/>
            </w:rPr>
          </w:rPrChange>
        </w:rPr>
        <w:t>, and none)</w:t>
      </w:r>
      <w:r w:rsidRPr="00D9517A">
        <w:rPr>
          <w:rFonts w:ascii="Mulish" w:hAnsi="Mulish"/>
          <w:b/>
          <w:bCs/>
          <w:sz w:val="22"/>
          <w:lang w:val="en-US"/>
          <w:rPrChange w:id="5941" w:author="Guilherme Pessoa-Amorim [2]" w:date="2021-11-16T13:46:00Z">
            <w:rPr>
              <w:b/>
              <w:bCs/>
              <w:lang w:val="en-US"/>
            </w:rPr>
          </w:rPrChange>
        </w:rPr>
        <w:t xml:space="preserve"> with LDL levels at randomisation for ORION-4 participants</w:t>
      </w:r>
      <w:r w:rsidR="00B41B8F" w:rsidRPr="00D9517A">
        <w:rPr>
          <w:rFonts w:ascii="Mulish" w:hAnsi="Mulish"/>
          <w:b/>
          <w:bCs/>
          <w:sz w:val="22"/>
          <w:lang w:val="en-US"/>
          <w:rPrChange w:id="5942" w:author="Guilherme Pessoa-Amorim [2]" w:date="2021-11-16T13:46:00Z">
            <w:rPr>
              <w:b/>
              <w:bCs/>
              <w:lang w:val="en-US"/>
            </w:rPr>
          </w:rPrChange>
        </w:rPr>
        <w:t>,</w:t>
      </w:r>
      <w:r w:rsidRPr="00D9517A">
        <w:rPr>
          <w:rFonts w:ascii="Mulish" w:hAnsi="Mulish"/>
          <w:b/>
          <w:bCs/>
          <w:sz w:val="22"/>
          <w:lang w:val="en-US"/>
          <w:rPrChange w:id="5943" w:author="Guilherme Pessoa-Amorim [2]" w:date="2021-11-16T13:46:00Z">
            <w:rPr>
              <w:b/>
              <w:bCs/>
              <w:lang w:val="en-US"/>
            </w:rPr>
          </w:rPrChange>
        </w:rPr>
        <w:t xml:space="preserve"> </w:t>
      </w:r>
      <w:r w:rsidRPr="00D9517A">
        <w:rPr>
          <w:rFonts w:ascii="Mulish" w:hAnsi="Mulish"/>
          <w:sz w:val="22"/>
          <w:lang w:val="en-US"/>
          <w:rPrChange w:id="5944" w:author="Guilherme Pessoa-Amorim [2]" w:date="2021-11-16T13:46:00Z">
            <w:rPr>
              <w:lang w:val="en-US"/>
            </w:rPr>
          </w:rPrChange>
        </w:rPr>
        <w:t>according to each data source</w:t>
      </w:r>
    </w:p>
    <w:p w14:paraId="389686AF" w14:textId="30F8BC02" w:rsidR="00954231" w:rsidRPr="00D9517A" w:rsidRDefault="00954231">
      <w:pPr>
        <w:pStyle w:val="ListParagraph"/>
        <w:numPr>
          <w:ilvl w:val="1"/>
          <w:numId w:val="20"/>
        </w:numPr>
        <w:tabs>
          <w:tab w:val="left" w:pos="993"/>
        </w:tabs>
        <w:spacing w:line="360" w:lineRule="auto"/>
        <w:ind w:left="1134"/>
        <w:jc w:val="both"/>
        <w:rPr>
          <w:ins w:id="5945" w:author="Guilherme Pessoa-Amorim [2]" w:date="2021-11-15T12:24:00Z"/>
          <w:rFonts w:ascii="Mulish" w:hAnsi="Mulish"/>
          <w:b/>
          <w:bCs/>
          <w:sz w:val="22"/>
          <w:lang w:val="en-US"/>
          <w:rPrChange w:id="5946" w:author="Guilherme Pessoa-Amorim [2]" w:date="2021-11-16T13:46:00Z">
            <w:rPr>
              <w:ins w:id="5947" w:author="Guilherme Pessoa-Amorim [2]" w:date="2021-11-15T12:24:00Z"/>
              <w:lang w:val="en-US"/>
            </w:rPr>
          </w:rPrChange>
        </w:rPr>
        <w:pPrChange w:id="5948" w:author="Guilherme Pessoa-Amorim [2]" w:date="2021-11-15T18:25:00Z">
          <w:pPr>
            <w:pStyle w:val="ListParagraph"/>
            <w:numPr>
              <w:numId w:val="20"/>
            </w:numPr>
            <w:tabs>
              <w:tab w:val="left" w:pos="993"/>
            </w:tabs>
            <w:ind w:left="0" w:firstLine="709"/>
            <w:jc w:val="both"/>
          </w:pPr>
        </w:pPrChange>
      </w:pPr>
      <w:ins w:id="5949" w:author="Guilherme Pessoa-Amorim [2]" w:date="2021-11-15T12:24:00Z">
        <w:r w:rsidRPr="00D9517A">
          <w:rPr>
            <w:rFonts w:ascii="Mulish" w:hAnsi="Mulish"/>
            <w:bCs/>
            <w:sz w:val="22"/>
            <w:lang w:val="en-US"/>
            <w:rPrChange w:id="5950" w:author="Guilherme Pessoa-Amorim [2]" w:date="2021-11-16T13:46:00Z">
              <w:rPr>
                <w:bCs/>
                <w:lang w:val="en-US"/>
              </w:rPr>
            </w:rPrChange>
          </w:rPr>
          <w:t xml:space="preserve">This assessment will be performed as biological validation of the RCD source </w:t>
        </w:r>
      </w:ins>
      <w:ins w:id="5951" w:author="Guilherme Pessoa-Amorim [2]" w:date="2021-11-15T12:25:00Z">
        <w:r w:rsidRPr="00D9517A">
          <w:rPr>
            <w:rFonts w:ascii="Mulish" w:hAnsi="Mulish"/>
            <w:bCs/>
            <w:sz w:val="22"/>
            <w:lang w:val="en-US"/>
            <w:rPrChange w:id="5952" w:author="Guilherme Pessoa-Amorim [2]" w:date="2021-11-16T13:46:00Z">
              <w:rPr>
                <w:bCs/>
                <w:lang w:val="en-US"/>
              </w:rPr>
            </w:rPrChange>
          </w:rPr>
          <w:t>in comparison with standard self-report</w:t>
        </w:r>
      </w:ins>
    </w:p>
    <w:p w14:paraId="5B40E403" w14:textId="17FA9A86" w:rsidR="0072612F" w:rsidRPr="00D9517A" w:rsidRDefault="00954231">
      <w:pPr>
        <w:pStyle w:val="ListParagraph"/>
        <w:numPr>
          <w:ilvl w:val="1"/>
          <w:numId w:val="20"/>
        </w:numPr>
        <w:tabs>
          <w:tab w:val="left" w:pos="993"/>
        </w:tabs>
        <w:spacing w:line="360" w:lineRule="auto"/>
        <w:ind w:left="1134"/>
        <w:jc w:val="both"/>
        <w:rPr>
          <w:ins w:id="5953" w:author="Guilherme Pessoa-Amorim [2]" w:date="2021-11-15T12:25:00Z"/>
          <w:rFonts w:ascii="Mulish" w:hAnsi="Mulish"/>
          <w:b/>
          <w:bCs/>
          <w:sz w:val="22"/>
          <w:lang w:val="en-US"/>
          <w:rPrChange w:id="5954" w:author="Guilherme Pessoa-Amorim [2]" w:date="2021-11-16T13:46:00Z">
            <w:rPr>
              <w:ins w:id="5955" w:author="Guilherme Pessoa-Amorim [2]" w:date="2021-11-15T12:25:00Z"/>
              <w:bCs/>
              <w:lang w:val="en-US"/>
            </w:rPr>
          </w:rPrChange>
        </w:rPr>
        <w:pPrChange w:id="5956" w:author="Guilherme Pessoa-Amorim [2]" w:date="2021-11-15T18:25:00Z">
          <w:pPr>
            <w:pStyle w:val="ListParagraph"/>
            <w:numPr>
              <w:numId w:val="20"/>
            </w:numPr>
            <w:tabs>
              <w:tab w:val="left" w:pos="993"/>
            </w:tabs>
            <w:ind w:left="0" w:firstLine="709"/>
            <w:jc w:val="both"/>
          </w:pPr>
        </w:pPrChange>
      </w:pPr>
      <w:ins w:id="5957" w:author="Guilherme Pessoa-Amorim [2]" w:date="2021-11-15T12:24:00Z">
        <w:r w:rsidRPr="00D9517A">
          <w:rPr>
            <w:rFonts w:ascii="Mulish" w:hAnsi="Mulish"/>
            <w:bCs/>
            <w:sz w:val="22"/>
            <w:lang w:val="en-US"/>
            <w:rPrChange w:id="5958" w:author="Guilherme Pessoa-Amorim [2]" w:date="2021-11-16T13:46:00Z">
              <w:rPr>
                <w:bCs/>
                <w:lang w:val="en-US"/>
              </w:rPr>
            </w:rPrChange>
          </w:rPr>
          <w:t>T</w:t>
        </w:r>
      </w:ins>
      <w:ins w:id="5959" w:author="Guilherme Pessoa-Amorim [2]" w:date="2021-11-15T12:22:00Z">
        <w:r w:rsidRPr="00D9517A">
          <w:rPr>
            <w:rFonts w:ascii="Mulish" w:hAnsi="Mulish"/>
            <w:bCs/>
            <w:sz w:val="22"/>
            <w:lang w:val="en-US"/>
            <w:rPrChange w:id="5960" w:author="Guilherme Pessoa-Amorim [2]" w:date="2021-11-16T13:46:00Z">
              <w:rPr>
                <w:bCs/>
                <w:lang w:val="en-US"/>
              </w:rPr>
            </w:rPrChange>
          </w:rPr>
          <w:t>wo</w:t>
        </w:r>
      </w:ins>
      <w:ins w:id="5961" w:author="Guilherme Pessoa-Amorim [2]" w:date="2021-11-15T12:21:00Z">
        <w:r w:rsidR="0072612F" w:rsidRPr="00D9517A">
          <w:rPr>
            <w:rFonts w:ascii="Mulish" w:hAnsi="Mulish"/>
            <w:bCs/>
            <w:sz w:val="22"/>
            <w:lang w:val="en-US"/>
            <w:rPrChange w:id="5962" w:author="Guilherme Pessoa-Amorim [2]" w:date="2021-11-16T13:46:00Z">
              <w:rPr>
                <w:bCs/>
                <w:lang w:val="en-US"/>
              </w:rPr>
            </w:rPrChange>
          </w:rPr>
          <w:t xml:space="preserve"> multiple linear regression model</w:t>
        </w:r>
      </w:ins>
      <w:ins w:id="5963" w:author="Guilherme Pessoa-Amorim [2]" w:date="2021-11-15T12:24:00Z">
        <w:r w:rsidRPr="00D9517A">
          <w:rPr>
            <w:rFonts w:ascii="Mulish" w:hAnsi="Mulish"/>
            <w:bCs/>
            <w:sz w:val="22"/>
            <w:lang w:val="en-US"/>
            <w:rPrChange w:id="5964" w:author="Guilherme Pessoa-Amorim [2]" w:date="2021-11-16T13:46:00Z">
              <w:rPr>
                <w:bCs/>
                <w:lang w:val="en-US"/>
              </w:rPr>
            </w:rPrChange>
          </w:rPr>
          <w:t>s</w:t>
        </w:r>
      </w:ins>
      <w:ins w:id="5965" w:author="Guilherme Pessoa-Amorim [2]" w:date="2021-11-15T12:21:00Z">
        <w:r w:rsidR="0072612F" w:rsidRPr="00D9517A">
          <w:rPr>
            <w:rFonts w:ascii="Mulish" w:hAnsi="Mulish"/>
            <w:bCs/>
            <w:sz w:val="22"/>
            <w:lang w:val="en-US"/>
            <w:rPrChange w:id="5966" w:author="Guilherme Pessoa-Amorim [2]" w:date="2021-11-16T13:46:00Z">
              <w:rPr>
                <w:bCs/>
                <w:lang w:val="en-US"/>
              </w:rPr>
            </w:rPrChange>
          </w:rPr>
          <w:t xml:space="preserve"> will be buil</w:t>
        </w:r>
      </w:ins>
      <w:ins w:id="5967" w:author="Guilherme Pessoa-Amorim [2]" w:date="2021-11-15T12:22:00Z">
        <w:r w:rsidR="0072612F" w:rsidRPr="00D9517A">
          <w:rPr>
            <w:rFonts w:ascii="Mulish" w:hAnsi="Mulish"/>
            <w:bCs/>
            <w:sz w:val="22"/>
            <w:lang w:val="en-US"/>
            <w:rPrChange w:id="5968" w:author="Guilherme Pessoa-Amorim [2]" w:date="2021-11-16T13:46:00Z">
              <w:rPr>
                <w:bCs/>
                <w:lang w:val="en-US"/>
              </w:rPr>
            </w:rPrChange>
          </w:rPr>
          <w:t>t</w:t>
        </w:r>
        <w:r w:rsidRPr="00D9517A">
          <w:rPr>
            <w:rFonts w:ascii="Mulish" w:hAnsi="Mulish"/>
            <w:bCs/>
            <w:sz w:val="22"/>
            <w:lang w:val="en-US"/>
            <w:rPrChange w:id="5969" w:author="Guilherme Pessoa-Amorim [2]" w:date="2021-11-16T13:46:00Z">
              <w:rPr>
                <w:bCs/>
                <w:lang w:val="en-US"/>
              </w:rPr>
            </w:rPrChange>
          </w:rPr>
          <w:t xml:space="preserve"> (one for each source); </w:t>
        </w:r>
      </w:ins>
      <w:ins w:id="5970" w:author="Guilherme Pessoa-Amorim [2]" w:date="2021-11-15T12:23:00Z">
        <w:r w:rsidRPr="00D9517A">
          <w:rPr>
            <w:rFonts w:ascii="Mulish" w:hAnsi="Mulish"/>
            <w:bCs/>
            <w:sz w:val="22"/>
            <w:lang w:val="en-US"/>
            <w:rPrChange w:id="5971" w:author="Guilherme Pessoa-Amorim [2]" w:date="2021-11-16T13:46:00Z">
              <w:rPr>
                <w:bCs/>
                <w:lang w:val="en-US"/>
              </w:rPr>
            </w:rPrChange>
          </w:rPr>
          <w:t>independent</w:t>
        </w:r>
      </w:ins>
      <w:ins w:id="5972" w:author="Guilherme Pessoa-Amorim [2]" w:date="2021-11-15T12:22:00Z">
        <w:r w:rsidRPr="00D9517A">
          <w:rPr>
            <w:rFonts w:ascii="Mulish" w:hAnsi="Mulish"/>
            <w:bCs/>
            <w:sz w:val="22"/>
            <w:lang w:val="en-US"/>
            <w:rPrChange w:id="5973" w:author="Guilherme Pessoa-Amorim [2]" w:date="2021-11-16T13:46:00Z">
              <w:rPr>
                <w:bCs/>
                <w:lang w:val="en-US"/>
              </w:rPr>
            </w:rPrChange>
          </w:rPr>
          <w:t xml:space="preserve"> variables will include age, gender, and statin intensity (categorized in three groups)</w:t>
        </w:r>
      </w:ins>
      <w:ins w:id="5974" w:author="Guilherme Pessoa-Amorim [2]" w:date="2021-11-15T12:23:00Z">
        <w:r w:rsidRPr="00D9517A">
          <w:rPr>
            <w:rFonts w:ascii="Mulish" w:hAnsi="Mulish"/>
            <w:bCs/>
            <w:sz w:val="22"/>
            <w:lang w:val="en-US"/>
            <w:rPrChange w:id="5975" w:author="Guilherme Pessoa-Amorim [2]" w:date="2021-11-16T13:46:00Z">
              <w:rPr>
                <w:bCs/>
                <w:lang w:val="en-US"/>
              </w:rPr>
            </w:rPrChange>
          </w:rPr>
          <w:t>; the dependent variable will be LDL levels measured at randomisation (in mmol/L)</w:t>
        </w:r>
      </w:ins>
    </w:p>
    <w:p w14:paraId="0406D38F" w14:textId="191E09B3" w:rsidR="00954231" w:rsidRPr="00D9517A" w:rsidRDefault="00954231">
      <w:pPr>
        <w:pStyle w:val="ListParagraph"/>
        <w:numPr>
          <w:ilvl w:val="1"/>
          <w:numId w:val="20"/>
        </w:numPr>
        <w:tabs>
          <w:tab w:val="left" w:pos="993"/>
        </w:tabs>
        <w:spacing w:line="360" w:lineRule="auto"/>
        <w:ind w:left="1134"/>
        <w:jc w:val="both"/>
        <w:rPr>
          <w:ins w:id="5976" w:author="Guilherme Pessoa-Amorim [2]" w:date="2021-11-15T12:23:00Z"/>
          <w:rFonts w:ascii="Mulish" w:hAnsi="Mulish"/>
          <w:b/>
          <w:bCs/>
          <w:sz w:val="22"/>
          <w:lang w:val="en-US"/>
          <w:rPrChange w:id="5977" w:author="Guilherme Pessoa-Amorim [2]" w:date="2021-11-16T13:46:00Z">
            <w:rPr>
              <w:ins w:id="5978" w:author="Guilherme Pessoa-Amorim [2]" w:date="2021-11-15T12:23:00Z"/>
              <w:bCs/>
              <w:lang w:val="en-US"/>
            </w:rPr>
          </w:rPrChange>
        </w:rPr>
        <w:pPrChange w:id="5979" w:author="Guilherme Pessoa-Amorim [2]" w:date="2021-11-15T18:25:00Z">
          <w:pPr>
            <w:pStyle w:val="ListParagraph"/>
            <w:numPr>
              <w:numId w:val="20"/>
            </w:numPr>
            <w:tabs>
              <w:tab w:val="left" w:pos="993"/>
            </w:tabs>
            <w:ind w:left="0" w:firstLine="709"/>
            <w:jc w:val="both"/>
          </w:pPr>
        </w:pPrChange>
      </w:pPr>
      <w:ins w:id="5980" w:author="Guilherme Pessoa-Amorim [2]" w:date="2021-11-15T12:25:00Z">
        <w:r w:rsidRPr="00D9517A">
          <w:rPr>
            <w:rFonts w:ascii="Mulish" w:hAnsi="Mulish"/>
            <w:bCs/>
            <w:sz w:val="22"/>
            <w:lang w:val="en-US"/>
            <w:rPrChange w:id="5981" w:author="Guilherme Pessoa-Amorim [2]" w:date="2021-11-16T13:46:00Z">
              <w:rPr>
                <w:bCs/>
                <w:lang w:val="en-US"/>
              </w:rPr>
            </w:rPrChange>
          </w:rPr>
          <w:t xml:space="preserve">The model </w:t>
        </w:r>
      </w:ins>
      <w:ins w:id="5982" w:author="Guilherme Pessoa-Amorim [2]" w:date="2021-11-15T12:43:00Z">
        <w:r w:rsidR="00BA4F85" w:rsidRPr="00D9517A">
          <w:rPr>
            <w:rFonts w:ascii="Mulish" w:hAnsi="Mulish"/>
            <w:bCs/>
            <w:sz w:val="22"/>
            <w:lang w:val="en-US"/>
            <w:rPrChange w:id="5983" w:author="Guilherme Pessoa-Amorim [2]" w:date="2021-11-16T13:46:00Z">
              <w:rPr>
                <w:bCs/>
                <w:lang w:val="en-US"/>
              </w:rPr>
            </w:rPrChange>
          </w:rPr>
          <w:t xml:space="preserve">(and therefore source) </w:t>
        </w:r>
      </w:ins>
      <w:ins w:id="5984" w:author="Guilherme Pessoa-Amorim [2]" w:date="2021-11-15T12:25:00Z">
        <w:r w:rsidRPr="00D9517A">
          <w:rPr>
            <w:rFonts w:ascii="Mulish" w:hAnsi="Mulish"/>
            <w:bCs/>
            <w:sz w:val="22"/>
            <w:lang w:val="en-US"/>
            <w:rPrChange w:id="5985" w:author="Guilherme Pessoa-Amorim [2]" w:date="2021-11-16T13:46:00Z">
              <w:rPr>
                <w:bCs/>
                <w:lang w:val="en-US"/>
              </w:rPr>
            </w:rPrChange>
          </w:rPr>
          <w:t xml:space="preserve">with highest </w:t>
        </w:r>
      </w:ins>
      <w:ins w:id="5986" w:author="Guilherme Pessoa-Amorim [2]" w:date="2021-11-15T12:28:00Z">
        <w:r w:rsidRPr="00D9517A">
          <w:rPr>
            <w:rFonts w:ascii="Cambria" w:hAnsi="Cambria" w:cs="Cambria"/>
            <w:bCs/>
            <w:sz w:val="22"/>
            <w:lang w:val="en-US"/>
            <w:rPrChange w:id="5987" w:author="Guilherme Pessoa-Amorim [2]" w:date="2021-11-16T13:46:00Z">
              <w:rPr>
                <w:bCs/>
                <w:lang w:val="en-US"/>
              </w:rPr>
            </w:rPrChange>
          </w:rPr>
          <w:t>β</w:t>
        </w:r>
        <w:r w:rsidRPr="00D9517A">
          <w:rPr>
            <w:rFonts w:ascii="Mulish" w:hAnsi="Mulish"/>
            <w:bCs/>
            <w:sz w:val="22"/>
            <w:lang w:val="en-US"/>
            <w:rPrChange w:id="5988" w:author="Guilherme Pessoa-Amorim [2]" w:date="2021-11-16T13:46:00Z">
              <w:rPr>
                <w:bCs/>
                <w:lang w:val="en-US"/>
              </w:rPr>
            </w:rPrChange>
          </w:rPr>
          <w:t xml:space="preserve"> and </w:t>
        </w:r>
      </w:ins>
      <w:ins w:id="5989" w:author="Guilherme Pessoa-Amorim [2]" w:date="2021-11-15T12:27:00Z">
        <w:r w:rsidRPr="00D9517A">
          <w:rPr>
            <w:rFonts w:ascii="Mulish" w:hAnsi="Mulish"/>
            <w:bCs/>
            <w:sz w:val="22"/>
            <w:lang w:val="en-US"/>
            <w:rPrChange w:id="5990" w:author="Guilherme Pessoa-Amorim [2]" w:date="2021-11-16T13:46:00Z">
              <w:rPr>
                <w:bCs/>
                <w:lang w:val="en-US"/>
              </w:rPr>
            </w:rPrChange>
          </w:rPr>
          <w:t>R</w:t>
        </w:r>
        <w:r w:rsidRPr="00D9517A">
          <w:rPr>
            <w:rFonts w:ascii="Mulish" w:hAnsi="Mulish"/>
            <w:bCs/>
            <w:sz w:val="22"/>
            <w:vertAlign w:val="superscript"/>
            <w:lang w:val="en-US"/>
            <w:rPrChange w:id="5991" w:author="Guilherme Pessoa-Amorim [2]" w:date="2021-11-16T13:46:00Z">
              <w:rPr>
                <w:bCs/>
                <w:lang w:val="en-US"/>
              </w:rPr>
            </w:rPrChange>
          </w:rPr>
          <w:t>2</w:t>
        </w:r>
      </w:ins>
      <w:ins w:id="5992" w:author="Guilherme Pessoa-Amorim [2]" w:date="2021-11-15T12:43:00Z">
        <w:r w:rsidR="00BA4F85" w:rsidRPr="00D9517A">
          <w:rPr>
            <w:rFonts w:ascii="Mulish" w:hAnsi="Mulish"/>
            <w:bCs/>
            <w:sz w:val="22"/>
            <w:lang w:val="en-US"/>
            <w:rPrChange w:id="5993" w:author="Guilherme Pessoa-Amorim [2]" w:date="2021-11-16T13:46:00Z">
              <w:rPr>
                <w:bCs/>
                <w:vertAlign w:val="superscript"/>
                <w:lang w:val="en-US"/>
              </w:rPr>
            </w:rPrChange>
          </w:rPr>
          <w:t xml:space="preserve"> will </w:t>
        </w:r>
        <w:r w:rsidR="00BA4F85" w:rsidRPr="00D9517A">
          <w:rPr>
            <w:rFonts w:ascii="Mulish" w:hAnsi="Mulish"/>
            <w:bCs/>
            <w:sz w:val="22"/>
            <w:lang w:val="en-US"/>
            <w:rPrChange w:id="5994" w:author="Guilherme Pessoa-Amorim [2]" w:date="2021-11-16T13:46:00Z">
              <w:rPr>
                <w:b/>
                <w:bCs/>
                <w:lang w:val="en-US"/>
              </w:rPr>
            </w:rPrChange>
          </w:rPr>
          <w:t>be considered superior</w:t>
        </w:r>
        <w:r w:rsidR="00BA4F85" w:rsidRPr="00D9517A">
          <w:rPr>
            <w:rFonts w:ascii="Mulish" w:hAnsi="Mulish"/>
            <w:b/>
            <w:bCs/>
            <w:sz w:val="22"/>
            <w:lang w:val="en-US"/>
            <w:rPrChange w:id="5995" w:author="Guilherme Pessoa-Amorim [2]" w:date="2021-11-16T13:46:00Z">
              <w:rPr>
                <w:b/>
                <w:bCs/>
                <w:lang w:val="en-US"/>
              </w:rPr>
            </w:rPrChange>
          </w:rPr>
          <w:t xml:space="preserve"> </w:t>
        </w:r>
      </w:ins>
      <w:commentRangeEnd w:id="5936"/>
      <w:ins w:id="5996" w:author="Guilherme Pessoa-Amorim [2]" w:date="2021-11-15T12:44:00Z">
        <w:r w:rsidR="00BA4F85" w:rsidRPr="00D9517A">
          <w:rPr>
            <w:rStyle w:val="CommentReference"/>
            <w:rFonts w:ascii="Mulish" w:hAnsi="Mulish"/>
            <w:sz w:val="14"/>
            <w:rPrChange w:id="5997" w:author="Guilherme Pessoa-Amorim [2]" w:date="2021-11-16T13:46:00Z">
              <w:rPr>
                <w:rStyle w:val="CommentReference"/>
              </w:rPr>
            </w:rPrChange>
          </w:rPr>
          <w:commentReference w:id="5936"/>
        </w:r>
      </w:ins>
    </w:p>
    <w:p w14:paraId="6D8DC468" w14:textId="43F52AAC" w:rsidR="00954231" w:rsidRPr="00D9517A" w:rsidDel="00954231" w:rsidRDefault="00954231">
      <w:pPr>
        <w:pStyle w:val="ListParagraph"/>
        <w:numPr>
          <w:ilvl w:val="1"/>
          <w:numId w:val="20"/>
        </w:numPr>
        <w:tabs>
          <w:tab w:val="left" w:pos="993"/>
        </w:tabs>
        <w:spacing w:line="360" w:lineRule="auto"/>
        <w:ind w:left="1134"/>
        <w:jc w:val="both"/>
        <w:rPr>
          <w:del w:id="5998" w:author="Guilherme Pessoa-Amorim [2]" w:date="2021-11-15T12:23:00Z"/>
          <w:rFonts w:ascii="Mulish" w:hAnsi="Mulish"/>
          <w:b/>
          <w:bCs/>
          <w:sz w:val="22"/>
          <w:lang w:val="en-US"/>
          <w:rPrChange w:id="5999" w:author="Guilherme Pessoa-Amorim [2]" w:date="2021-11-16T13:46:00Z">
            <w:rPr>
              <w:del w:id="6000" w:author="Guilherme Pessoa-Amorim [2]" w:date="2021-11-15T12:23:00Z"/>
              <w:b/>
              <w:bCs/>
              <w:lang w:val="en-US"/>
            </w:rPr>
          </w:rPrChange>
        </w:rPr>
        <w:pPrChange w:id="6001" w:author="Guilherme Pessoa-Amorim [2]" w:date="2021-11-15T13:07:00Z">
          <w:pPr>
            <w:pStyle w:val="ListParagraph"/>
            <w:numPr>
              <w:numId w:val="20"/>
            </w:numPr>
            <w:tabs>
              <w:tab w:val="left" w:pos="993"/>
            </w:tabs>
            <w:ind w:left="0" w:firstLine="709"/>
            <w:jc w:val="both"/>
          </w:pPr>
        </w:pPrChange>
      </w:pPr>
    </w:p>
    <w:p w14:paraId="5D55DAE9" w14:textId="6A46D89C" w:rsidR="008173E1" w:rsidRPr="00D9517A" w:rsidRDefault="008173E1">
      <w:pPr>
        <w:spacing w:line="360" w:lineRule="auto"/>
        <w:rPr>
          <w:ins w:id="6002" w:author="Guilherme Pessoa-Amorim [2]" w:date="2021-11-15T12:12:00Z"/>
          <w:rFonts w:ascii="Mulish" w:hAnsi="Mulish"/>
          <w:b/>
          <w:bCs/>
          <w:sz w:val="22"/>
          <w:lang w:val="en-US"/>
          <w:rPrChange w:id="6003" w:author="Guilherme Pessoa-Amorim [2]" w:date="2021-11-16T13:46:00Z">
            <w:rPr>
              <w:ins w:id="6004" w:author="Guilherme Pessoa-Amorim [2]" w:date="2021-11-15T12:12:00Z"/>
              <w:b/>
              <w:bCs/>
              <w:lang w:val="en-US"/>
            </w:rPr>
          </w:rPrChange>
        </w:rPr>
        <w:pPrChange w:id="6005" w:author="Guilherme Pessoa-Amorim [2]" w:date="2021-11-15T13:07:00Z">
          <w:pPr/>
        </w:pPrChange>
      </w:pPr>
    </w:p>
    <w:p w14:paraId="3AF0BD4D" w14:textId="347C1417" w:rsidR="0072612F" w:rsidRPr="00D9517A" w:rsidDel="009B350A" w:rsidRDefault="0072612F">
      <w:pPr>
        <w:pStyle w:val="Heading2"/>
        <w:spacing w:line="360" w:lineRule="auto"/>
        <w:rPr>
          <w:del w:id="6006" w:author="Guilherme Pessoa-Amorim [2]" w:date="2021-11-15T18:12:00Z"/>
          <w:rFonts w:ascii="Mulish" w:hAnsi="Mulish"/>
          <w:lang w:val="en-US"/>
          <w:rPrChange w:id="6007" w:author="Guilherme Pessoa-Amorim [2]" w:date="2021-11-16T13:46:00Z">
            <w:rPr>
              <w:del w:id="6008" w:author="Guilherme Pessoa-Amorim [2]" w:date="2021-11-15T18:12:00Z"/>
              <w:lang w:val="en-US"/>
            </w:rPr>
          </w:rPrChange>
        </w:rPr>
        <w:pPrChange w:id="6009" w:author="Guilherme Pessoa-Amorim [2]" w:date="2021-11-15T13:07:00Z">
          <w:pPr/>
        </w:pPrChange>
      </w:pPr>
      <w:bookmarkStart w:id="6010" w:name="_Ref87870895"/>
      <w:bookmarkEnd w:id="6010"/>
    </w:p>
    <w:p w14:paraId="44D674AC" w14:textId="3F735B51" w:rsidR="0072612F" w:rsidRPr="00D9517A" w:rsidDel="00911CDC" w:rsidRDefault="0072612F">
      <w:pPr>
        <w:spacing w:line="360" w:lineRule="auto"/>
        <w:jc w:val="both"/>
        <w:rPr>
          <w:del w:id="6011" w:author="Guilherme Pessoa-Amorim [2]" w:date="2021-11-15T13:54:00Z"/>
          <w:rFonts w:ascii="Mulish" w:hAnsi="Mulish"/>
          <w:bCs/>
          <w:sz w:val="22"/>
          <w:lang w:val="en-US"/>
          <w:rPrChange w:id="6012" w:author="Guilherme Pessoa-Amorim [2]" w:date="2021-11-16T13:46:00Z">
            <w:rPr>
              <w:del w:id="6013" w:author="Guilherme Pessoa-Amorim [2]" w:date="2021-11-15T13:54:00Z"/>
            </w:rPr>
          </w:rPrChange>
        </w:rPr>
        <w:pPrChange w:id="6014" w:author="Guilherme Pessoa-Amorim [2]" w:date="2021-11-15T13:54:00Z">
          <w:pPr>
            <w:pStyle w:val="Caption"/>
            <w:keepNext/>
          </w:pPr>
        </w:pPrChange>
      </w:pPr>
      <w:del w:id="6015" w:author="Guilherme Pessoa-Amorim [2]" w:date="2021-11-15T13:43:00Z">
        <w:r w:rsidRPr="00D9517A" w:rsidDel="00AB4309">
          <w:rPr>
            <w:rFonts w:ascii="Mulish" w:hAnsi="Mulish"/>
            <w:bCs/>
            <w:sz w:val="22"/>
            <w:lang w:val="en-US"/>
            <w:rPrChange w:id="6016" w:author="Guilherme Pessoa-Amorim [2]" w:date="2021-11-16T13:46:00Z">
              <w:rPr>
                <w:i w:val="0"/>
                <w:iCs w:val="0"/>
              </w:rPr>
            </w:rPrChange>
          </w:rPr>
          <w:delText xml:space="preserve">Table </w:delText>
        </w:r>
        <w:r w:rsidRPr="00D9517A" w:rsidDel="00AB4309">
          <w:rPr>
            <w:rFonts w:ascii="Mulish" w:hAnsi="Mulish"/>
            <w:bCs/>
            <w:sz w:val="22"/>
            <w:lang w:val="en-US"/>
            <w:rPrChange w:id="6017" w:author="Guilherme Pessoa-Amorim [2]" w:date="2021-11-16T13:46:00Z">
              <w:rPr>
                <w:i w:val="0"/>
                <w:iCs w:val="0"/>
              </w:rPr>
            </w:rPrChange>
          </w:rPr>
          <w:fldChar w:fldCharType="begin"/>
        </w:r>
        <w:r w:rsidRPr="00D9517A" w:rsidDel="00AB4309">
          <w:rPr>
            <w:rFonts w:ascii="Mulish" w:hAnsi="Mulish"/>
            <w:bCs/>
            <w:sz w:val="22"/>
            <w:lang w:val="en-US"/>
            <w:rPrChange w:id="6018" w:author="Guilherme Pessoa-Amorim [2]" w:date="2021-11-16T13:46:00Z">
              <w:rPr>
                <w:i w:val="0"/>
                <w:iCs w:val="0"/>
              </w:rPr>
            </w:rPrChange>
          </w:rPr>
          <w:delInstrText xml:space="preserve"> SEQ Table \* ARABIC </w:delInstrText>
        </w:r>
        <w:r w:rsidRPr="00D9517A" w:rsidDel="00AB4309">
          <w:rPr>
            <w:rFonts w:ascii="Mulish" w:hAnsi="Mulish"/>
            <w:bCs/>
            <w:sz w:val="22"/>
            <w:lang w:val="en-US"/>
            <w:rPrChange w:id="6019" w:author="Guilherme Pessoa-Amorim [2]" w:date="2021-11-16T13:46:00Z">
              <w:rPr>
                <w:i w:val="0"/>
                <w:iCs w:val="0"/>
              </w:rPr>
            </w:rPrChange>
          </w:rPr>
          <w:fldChar w:fldCharType="separate"/>
        </w:r>
        <w:r w:rsidR="00EB56F0" w:rsidRPr="00D9517A" w:rsidDel="00AB4309">
          <w:rPr>
            <w:rFonts w:ascii="Mulish" w:hAnsi="Mulish"/>
            <w:bCs/>
            <w:sz w:val="22"/>
            <w:lang w:val="en-US"/>
            <w:rPrChange w:id="6020" w:author="Guilherme Pessoa-Amorim [2]" w:date="2021-11-16T13:46:00Z">
              <w:rPr>
                <w:i w:val="0"/>
                <w:iCs w:val="0"/>
                <w:noProof/>
              </w:rPr>
            </w:rPrChange>
          </w:rPr>
          <w:delText>1</w:delText>
        </w:r>
        <w:r w:rsidRPr="00D9517A" w:rsidDel="00AB4309">
          <w:rPr>
            <w:rFonts w:ascii="Mulish" w:hAnsi="Mulish"/>
            <w:bCs/>
            <w:sz w:val="22"/>
            <w:lang w:val="en-US"/>
            <w:rPrChange w:id="6021" w:author="Guilherme Pessoa-Amorim [2]" w:date="2021-11-16T13:46:00Z">
              <w:rPr>
                <w:i w:val="0"/>
                <w:iCs w:val="0"/>
              </w:rPr>
            </w:rPrChange>
          </w:rPr>
          <w:fldChar w:fldCharType="end"/>
        </w:r>
      </w:del>
    </w:p>
    <w:p w14:paraId="25C44A0A" w14:textId="61D058F3" w:rsidR="0072612F" w:rsidRPr="003E336D" w:rsidDel="009B350A" w:rsidRDefault="0072612F">
      <w:pPr>
        <w:spacing w:line="360" w:lineRule="auto"/>
        <w:rPr>
          <w:del w:id="6022" w:author="Guilherme Pessoa-Amorim [2]" w:date="2021-11-15T18:12:00Z"/>
          <w:rFonts w:ascii="Mulish" w:hAnsi="Mulish"/>
          <w:bCs/>
          <w:sz w:val="22"/>
          <w:lang w:val="en-US"/>
        </w:rPr>
        <w:pPrChange w:id="6023" w:author="Guilherme Pessoa-Amorim [2]" w:date="2021-11-15T13:54:00Z">
          <w:pPr/>
        </w:pPrChange>
      </w:pPr>
    </w:p>
    <w:p w14:paraId="1BC7C11A" w14:textId="70521BF7" w:rsidR="00AB4309" w:rsidRPr="00D9517A" w:rsidRDefault="00AB4309">
      <w:pPr>
        <w:spacing w:line="360" w:lineRule="auto"/>
        <w:rPr>
          <w:ins w:id="6024" w:author="Guilherme Pessoa-Amorim [2]" w:date="2021-11-15T13:50:00Z"/>
          <w:rFonts w:ascii="Mulish" w:hAnsi="Mulish"/>
          <w:bCs/>
          <w:sz w:val="22"/>
          <w:lang w:val="en-US"/>
        </w:rPr>
        <w:pPrChange w:id="6025" w:author="Guilherme Pessoa-Amorim [2]" w:date="2021-11-15T13:50:00Z">
          <w:pPr/>
        </w:pPrChange>
      </w:pPr>
    </w:p>
    <w:p w14:paraId="28B46325" w14:textId="77777777" w:rsidR="00603165" w:rsidRPr="00D9517A" w:rsidRDefault="00603165">
      <w:pPr>
        <w:rPr>
          <w:ins w:id="6026" w:author="Guilherme Pessoa-Amorim [2]" w:date="2021-11-16T13:30:00Z"/>
          <w:rFonts w:ascii="Mulish" w:eastAsiaTheme="majorEastAsia" w:hAnsi="Mulish" w:cstheme="majorBidi"/>
          <w:color w:val="2F5496" w:themeColor="accent1" w:themeShade="BF"/>
          <w:sz w:val="28"/>
          <w:szCs w:val="32"/>
        </w:rPr>
      </w:pPr>
      <w:ins w:id="6027" w:author="Guilherme Pessoa-Amorim [2]" w:date="2021-11-16T13:30:00Z">
        <w:r w:rsidRPr="00D9517A">
          <w:rPr>
            <w:rFonts w:ascii="Mulish" w:hAnsi="Mulish"/>
            <w:sz w:val="28"/>
          </w:rPr>
          <w:br w:type="page"/>
        </w:r>
      </w:ins>
    </w:p>
    <w:p w14:paraId="5B851387" w14:textId="3BF1C638" w:rsidR="00FC1214" w:rsidRPr="00D9517A" w:rsidRDefault="00EB2C30">
      <w:pPr>
        <w:pStyle w:val="Heading1"/>
        <w:spacing w:line="360" w:lineRule="auto"/>
        <w:rPr>
          <w:rFonts w:ascii="Mulish" w:hAnsi="Mulish"/>
          <w:sz w:val="28"/>
          <w:rPrChange w:id="6028" w:author="Guilherme Pessoa-Amorim [2]" w:date="2021-11-16T13:46:00Z">
            <w:rPr/>
          </w:rPrChange>
        </w:rPr>
        <w:pPrChange w:id="6029" w:author="Guilherme Pessoa-Amorim [2]" w:date="2021-11-15T13:07:00Z">
          <w:pPr>
            <w:pStyle w:val="Heading1"/>
          </w:pPr>
        </w:pPrChange>
      </w:pPr>
      <w:bookmarkStart w:id="6030" w:name="_Toc87965203"/>
      <w:r w:rsidRPr="00D9517A">
        <w:rPr>
          <w:rFonts w:ascii="Mulish" w:hAnsi="Mulish"/>
          <w:sz w:val="28"/>
          <w:rPrChange w:id="6031" w:author="Guilherme Pessoa-Amorim [2]" w:date="2021-11-16T13:46:00Z">
            <w:rPr/>
          </w:rPrChange>
        </w:rPr>
        <w:lastRenderedPageBreak/>
        <w:t>D</w:t>
      </w:r>
      <w:r w:rsidR="00FC1214" w:rsidRPr="00D9517A">
        <w:rPr>
          <w:rFonts w:ascii="Mulish" w:hAnsi="Mulish"/>
          <w:sz w:val="28"/>
          <w:rPrChange w:id="6032" w:author="Guilherme Pessoa-Amorim [2]" w:date="2021-11-16T13:46:00Z">
            <w:rPr/>
          </w:rPrChange>
        </w:rPr>
        <w:t>ata monitoring</w:t>
      </w:r>
      <w:bookmarkEnd w:id="6030"/>
    </w:p>
    <w:p w14:paraId="7093F2CB" w14:textId="77777777" w:rsidR="003531BB" w:rsidRPr="00D9517A" w:rsidRDefault="003531BB">
      <w:pPr>
        <w:spacing w:line="360" w:lineRule="auto"/>
        <w:jc w:val="both"/>
        <w:rPr>
          <w:rFonts w:ascii="Mulish" w:hAnsi="Mulish"/>
          <w:sz w:val="22"/>
          <w:rPrChange w:id="6033" w:author="Guilherme Pessoa-Amorim [2]" w:date="2021-11-16T13:46:00Z">
            <w:rPr/>
          </w:rPrChange>
        </w:rPr>
        <w:pPrChange w:id="6034" w:author="Guilherme Pessoa-Amorim [2]" w:date="2021-11-15T13:07:00Z">
          <w:pPr>
            <w:jc w:val="both"/>
          </w:pPr>
        </w:pPrChange>
      </w:pPr>
    </w:p>
    <w:p w14:paraId="5F57A9DD" w14:textId="496491AF" w:rsidR="003531BB" w:rsidRPr="00D9517A" w:rsidRDefault="00FC1214">
      <w:pPr>
        <w:spacing w:line="360" w:lineRule="auto"/>
        <w:jc w:val="both"/>
        <w:rPr>
          <w:rFonts w:ascii="Mulish" w:hAnsi="Mulish"/>
          <w:sz w:val="22"/>
          <w:rPrChange w:id="6035" w:author="Guilherme Pessoa-Amorim [2]" w:date="2021-11-16T13:46:00Z">
            <w:rPr/>
          </w:rPrChange>
        </w:rPr>
        <w:pPrChange w:id="6036" w:author="Guilherme Pessoa-Amorim [2]" w:date="2021-11-15T13:07:00Z">
          <w:pPr>
            <w:jc w:val="both"/>
          </w:pPr>
        </w:pPrChange>
      </w:pPr>
      <w:r w:rsidRPr="00D9517A">
        <w:rPr>
          <w:rFonts w:ascii="Mulish" w:hAnsi="Mulish"/>
          <w:sz w:val="22"/>
          <w:rPrChange w:id="6037" w:author="Guilherme Pessoa-Amorim [2]" w:date="2021-11-16T13:46:00Z">
            <w:rPr/>
          </w:rPrChange>
        </w:rPr>
        <w:t>All data included in this study will be kept in secure and backed up servers maintained by the Nuffield Department of Population Health at the University of Oxford. This includes data from ongoing randomised trials. All analyses will be performed on copies of the data maintained by each trial team in the respective study database</w:t>
      </w:r>
      <w:r w:rsidR="003531BB" w:rsidRPr="00D9517A">
        <w:rPr>
          <w:rFonts w:ascii="Mulish" w:hAnsi="Mulish"/>
          <w:sz w:val="22"/>
          <w:rPrChange w:id="6038" w:author="Guilherme Pessoa-Amorim [2]" w:date="2021-11-16T13:46:00Z">
            <w:rPr/>
          </w:rPrChange>
        </w:rPr>
        <w:t xml:space="preserve"> (mirror databases hosted in INGRES servers for AMALFI and ORION-4, and local copies of the study data for RECOVERY kept in dedicated and secure folders)</w:t>
      </w:r>
      <w:r w:rsidRPr="00D9517A">
        <w:rPr>
          <w:rFonts w:ascii="Mulish" w:hAnsi="Mulish"/>
          <w:sz w:val="22"/>
          <w:rPrChange w:id="6039" w:author="Guilherme Pessoa-Amorim [2]" w:date="2021-11-16T13:46:00Z">
            <w:rPr/>
          </w:rPrChange>
        </w:rPr>
        <w:t xml:space="preserve">. </w:t>
      </w:r>
    </w:p>
    <w:p w14:paraId="7AB14953" w14:textId="77777777" w:rsidR="003531BB" w:rsidRPr="00D9517A" w:rsidRDefault="003531BB">
      <w:pPr>
        <w:spacing w:line="360" w:lineRule="auto"/>
        <w:jc w:val="both"/>
        <w:rPr>
          <w:rFonts w:ascii="Mulish" w:hAnsi="Mulish"/>
          <w:sz w:val="22"/>
          <w:rPrChange w:id="6040" w:author="Guilherme Pessoa-Amorim [2]" w:date="2021-11-16T13:46:00Z">
            <w:rPr/>
          </w:rPrChange>
        </w:rPr>
        <w:pPrChange w:id="6041" w:author="Guilherme Pessoa-Amorim [2]" w:date="2021-11-15T13:07:00Z">
          <w:pPr>
            <w:jc w:val="both"/>
          </w:pPr>
        </w:pPrChange>
      </w:pPr>
    </w:p>
    <w:p w14:paraId="1B4B130A" w14:textId="0CE56C48" w:rsidR="00FC1214" w:rsidRPr="00D9517A" w:rsidRDefault="003531BB">
      <w:pPr>
        <w:spacing w:line="360" w:lineRule="auto"/>
        <w:jc w:val="both"/>
        <w:rPr>
          <w:rFonts w:ascii="Mulish" w:hAnsi="Mulish"/>
          <w:sz w:val="22"/>
          <w:rPrChange w:id="6042" w:author="Guilherme Pessoa-Amorim [2]" w:date="2021-11-16T13:46:00Z">
            <w:rPr/>
          </w:rPrChange>
        </w:rPr>
        <w:pPrChange w:id="6043" w:author="Guilherme Pessoa-Amorim [2]" w:date="2021-11-15T13:07:00Z">
          <w:pPr>
            <w:jc w:val="both"/>
          </w:pPr>
        </w:pPrChange>
      </w:pPr>
      <w:r w:rsidRPr="00D9517A">
        <w:rPr>
          <w:rFonts w:ascii="Mulish" w:hAnsi="Mulish"/>
          <w:sz w:val="22"/>
          <w:rPrChange w:id="6044" w:author="Guilherme Pessoa-Amorim [2]" w:date="2021-11-16T13:46:00Z">
            <w:rPr/>
          </w:rPrChange>
        </w:rPr>
        <w:t>All scripts and outputs</w:t>
      </w:r>
      <w:r w:rsidR="00FC1214" w:rsidRPr="00D9517A">
        <w:rPr>
          <w:rFonts w:ascii="Mulish" w:hAnsi="Mulish"/>
          <w:sz w:val="22"/>
          <w:rPrChange w:id="6045" w:author="Guilherme Pessoa-Amorim [2]" w:date="2021-11-16T13:46:00Z">
            <w:rPr/>
          </w:rPrChange>
        </w:rPr>
        <w:t xml:space="preserve"> used will be saved in specific folders with restricted and password-protected access provided only to the author of this document and the supervision team.</w:t>
      </w:r>
    </w:p>
    <w:p w14:paraId="2A2616D0" w14:textId="77777777" w:rsidR="00FC1214" w:rsidRPr="00D9517A" w:rsidRDefault="00FC1214">
      <w:pPr>
        <w:spacing w:line="360" w:lineRule="auto"/>
        <w:rPr>
          <w:rFonts w:ascii="Mulish" w:hAnsi="Mulish"/>
          <w:sz w:val="22"/>
          <w:rPrChange w:id="6046" w:author="Guilherme Pessoa-Amorim [2]" w:date="2021-11-16T13:46:00Z">
            <w:rPr/>
          </w:rPrChange>
        </w:rPr>
        <w:pPrChange w:id="6047" w:author="Guilherme Pessoa-Amorim [2]" w:date="2021-11-15T13:07:00Z">
          <w:pPr/>
        </w:pPrChange>
      </w:pPr>
    </w:p>
    <w:p w14:paraId="1245FB8A" w14:textId="1258B30F" w:rsidR="00FC1214" w:rsidRPr="00D9517A" w:rsidRDefault="00E764A3">
      <w:pPr>
        <w:pStyle w:val="Heading1"/>
        <w:spacing w:line="360" w:lineRule="auto"/>
        <w:rPr>
          <w:rFonts w:ascii="Mulish" w:hAnsi="Mulish"/>
          <w:sz w:val="28"/>
          <w:rPrChange w:id="6048" w:author="Guilherme Pessoa-Amorim [2]" w:date="2021-11-16T13:46:00Z">
            <w:rPr/>
          </w:rPrChange>
        </w:rPr>
        <w:pPrChange w:id="6049" w:author="Guilherme Pessoa-Amorim [2]" w:date="2021-11-15T13:07:00Z">
          <w:pPr>
            <w:pStyle w:val="Heading1"/>
          </w:pPr>
        </w:pPrChange>
      </w:pPr>
      <w:bookmarkStart w:id="6050" w:name="_Toc87965204"/>
      <w:r w:rsidRPr="00D9517A">
        <w:rPr>
          <w:rFonts w:ascii="Mulish" w:hAnsi="Mulish"/>
          <w:sz w:val="28"/>
          <w:rPrChange w:id="6051" w:author="Guilherme Pessoa-Amorim [2]" w:date="2021-11-16T13:46:00Z">
            <w:rPr/>
          </w:rPrChange>
        </w:rPr>
        <w:t>S</w:t>
      </w:r>
      <w:r w:rsidR="00FC1214" w:rsidRPr="00D9517A">
        <w:rPr>
          <w:rFonts w:ascii="Mulish" w:hAnsi="Mulish"/>
          <w:sz w:val="28"/>
          <w:rPrChange w:id="6052" w:author="Guilherme Pessoa-Amorim [2]" w:date="2021-11-16T13:46:00Z">
            <w:rPr/>
          </w:rPrChange>
        </w:rPr>
        <w:t>oftware</w:t>
      </w:r>
      <w:bookmarkEnd w:id="6050"/>
      <w:r w:rsidR="00FC1214" w:rsidRPr="00D9517A">
        <w:rPr>
          <w:rFonts w:ascii="Mulish" w:hAnsi="Mulish"/>
          <w:sz w:val="28"/>
          <w:rPrChange w:id="6053" w:author="Guilherme Pessoa-Amorim [2]" w:date="2021-11-16T13:46:00Z">
            <w:rPr/>
          </w:rPrChange>
        </w:rPr>
        <w:t xml:space="preserve"> </w:t>
      </w:r>
    </w:p>
    <w:p w14:paraId="44F19CE4" w14:textId="77777777" w:rsidR="003531BB" w:rsidRPr="00D9517A" w:rsidRDefault="003531BB">
      <w:pPr>
        <w:spacing w:line="360" w:lineRule="auto"/>
        <w:jc w:val="both"/>
        <w:rPr>
          <w:rFonts w:ascii="Mulish" w:hAnsi="Mulish"/>
          <w:sz w:val="22"/>
          <w:rPrChange w:id="6054" w:author="Guilherme Pessoa-Amorim [2]" w:date="2021-11-16T13:46:00Z">
            <w:rPr/>
          </w:rPrChange>
        </w:rPr>
        <w:pPrChange w:id="6055" w:author="Guilherme Pessoa-Amorim [2]" w:date="2021-11-15T13:07:00Z">
          <w:pPr>
            <w:jc w:val="both"/>
          </w:pPr>
        </w:pPrChange>
      </w:pPr>
    </w:p>
    <w:p w14:paraId="3ABF5564" w14:textId="519FE9B4" w:rsidR="003531BB" w:rsidRPr="00D9517A" w:rsidRDefault="00FC1214">
      <w:pPr>
        <w:spacing w:line="360" w:lineRule="auto"/>
        <w:jc w:val="both"/>
        <w:rPr>
          <w:rFonts w:ascii="Mulish" w:hAnsi="Mulish"/>
          <w:sz w:val="22"/>
          <w:rPrChange w:id="6056" w:author="Guilherme Pessoa-Amorim [2]" w:date="2021-11-16T13:46:00Z">
            <w:rPr/>
          </w:rPrChange>
        </w:rPr>
        <w:pPrChange w:id="6057" w:author="Guilherme Pessoa-Amorim [2]" w:date="2021-11-15T13:07:00Z">
          <w:pPr>
            <w:jc w:val="both"/>
          </w:pPr>
        </w:pPrChange>
      </w:pPr>
      <w:r w:rsidRPr="00D9517A">
        <w:rPr>
          <w:rFonts w:ascii="Mulish" w:hAnsi="Mulish"/>
          <w:sz w:val="22"/>
          <w:rPrChange w:id="6058" w:author="Guilherme Pessoa-Amorim [2]" w:date="2021-11-16T13:46:00Z">
            <w:rPr/>
          </w:rPrChange>
        </w:rPr>
        <w:t>R Studio version 1.4.1717 (or later) and R version 4.1.0 (or later) for Windows will be used for data</w:t>
      </w:r>
      <w:r w:rsidR="003531BB" w:rsidRPr="00D9517A">
        <w:rPr>
          <w:rFonts w:ascii="Mulish" w:hAnsi="Mulish"/>
          <w:sz w:val="22"/>
          <w:rPrChange w:id="6059" w:author="Guilherme Pessoa-Amorim [2]" w:date="2021-11-16T13:46:00Z">
            <w:rPr/>
          </w:rPrChange>
        </w:rPr>
        <w:t xml:space="preserve"> retrieval,</w:t>
      </w:r>
      <w:r w:rsidRPr="00D9517A">
        <w:rPr>
          <w:rFonts w:ascii="Mulish" w:hAnsi="Mulish"/>
          <w:sz w:val="22"/>
          <w:rPrChange w:id="6060" w:author="Guilherme Pessoa-Amorim [2]" w:date="2021-11-16T13:46:00Z">
            <w:rPr/>
          </w:rPrChange>
        </w:rPr>
        <w:t xml:space="preserve"> manipulation, analysis, and visualization.</w:t>
      </w:r>
      <w:r w:rsidR="006B1B5A" w:rsidRPr="00D9517A">
        <w:rPr>
          <w:rFonts w:ascii="Mulish" w:hAnsi="Mulish"/>
          <w:sz w:val="22"/>
          <w:rPrChange w:id="6061" w:author="Guilherme Pessoa-Amorim [2]" w:date="2021-11-16T13:46:00Z">
            <w:rPr/>
          </w:rPrChange>
        </w:rPr>
        <w:fldChar w:fldCharType="begin"/>
      </w:r>
      <w:r w:rsidR="00DB314E" w:rsidRPr="00D9517A">
        <w:rPr>
          <w:rFonts w:ascii="Mulish" w:hAnsi="Mulish"/>
          <w:sz w:val="22"/>
          <w:rPrChange w:id="6062" w:author="Guilherme Pessoa-Amorim [2]" w:date="2021-11-16T13:46:00Z">
            <w:rPr/>
          </w:rPrChange>
        </w:rPr>
        <w:instrText xml:space="preserve"> ADDIN ZOTERO_ITEM CSL_CITATION {"citationID":"bULE96Dl","properties":{"formattedCitation":"\\super 19,20\\nosupersub{}","plainCitation":"19,20","noteIndex":0},"citationItems":[{"id":15338,"uris":["http://zotero.org/users/5813034/items/QVRV4V4L"],"uri":["http://zotero.org/users/5813034/items/QVRV4V4L"],"itemData":{"id":15338,"type":"paper-conference","event-place":"R Foundation for Statistical Computing, Vienna Austria","publisher-place":"R Foundation for Statistical Computing, Vienna Austria","title":"A Language and Enviroment for Statistical Computing","author":[{"literal":"R Core Team"}],"issued":{"date-parts":[["2017"]]}}},{"id":15337,"uris":["http://zotero.org/users/5813034/items/GDRLDGKF"],"uri":["http://zotero.org/users/5813034/items/GDRLDGKF"],"itemData":{"id":15337,"type":"paper-conference","event-place":"RStudio, PBC, Boston, MA","publisher-place":"RStudio, PBC, Boston, MA","title":"RStudio: Integrated Development for R.","author":[{"literal":"RStudio Team"}],"issued":{"date-parts":[["2020"]]}}}],"schema":"https://github.com/citation-style-language/schema/raw/master/csl-citation.json"} </w:instrText>
      </w:r>
      <w:r w:rsidR="006B1B5A" w:rsidRPr="00D9517A">
        <w:rPr>
          <w:rFonts w:ascii="Mulish" w:hAnsi="Mulish"/>
          <w:sz w:val="22"/>
          <w:rPrChange w:id="6063" w:author="Guilherme Pessoa-Amorim [2]" w:date="2021-11-16T13:46:00Z">
            <w:rPr/>
          </w:rPrChange>
        </w:rPr>
        <w:fldChar w:fldCharType="separate"/>
      </w:r>
      <w:r w:rsidR="00DB314E" w:rsidRPr="00D9517A">
        <w:rPr>
          <w:rFonts w:ascii="Mulish" w:hAnsi="Mulish" w:cs="Calibri"/>
          <w:sz w:val="22"/>
          <w:vertAlign w:val="superscript"/>
          <w:rPrChange w:id="6064" w:author="Guilherme Pessoa-Amorim [2]" w:date="2021-11-16T13:46:00Z">
            <w:rPr>
              <w:rFonts w:ascii="Calibri" w:hAnsi="Calibri" w:cs="Calibri"/>
              <w:vertAlign w:val="superscript"/>
            </w:rPr>
          </w:rPrChange>
        </w:rPr>
        <w:t>19,20</w:t>
      </w:r>
      <w:r w:rsidR="006B1B5A" w:rsidRPr="00D9517A">
        <w:rPr>
          <w:rFonts w:ascii="Mulish" w:hAnsi="Mulish"/>
          <w:sz w:val="22"/>
          <w:rPrChange w:id="6065" w:author="Guilherme Pessoa-Amorim [2]" w:date="2021-11-16T13:46:00Z">
            <w:rPr/>
          </w:rPrChange>
        </w:rPr>
        <w:fldChar w:fldCharType="end"/>
      </w:r>
    </w:p>
    <w:p w14:paraId="638FB70D" w14:textId="77777777" w:rsidR="003531BB" w:rsidRPr="00D9517A" w:rsidRDefault="003531BB">
      <w:pPr>
        <w:spacing w:line="360" w:lineRule="auto"/>
        <w:jc w:val="both"/>
        <w:rPr>
          <w:rFonts w:ascii="Mulish" w:hAnsi="Mulish"/>
          <w:sz w:val="22"/>
          <w:rPrChange w:id="6066" w:author="Guilherme Pessoa-Amorim [2]" w:date="2021-11-16T13:46:00Z">
            <w:rPr/>
          </w:rPrChange>
        </w:rPr>
        <w:pPrChange w:id="6067" w:author="Guilherme Pessoa-Amorim [2]" w:date="2021-11-15T13:07:00Z">
          <w:pPr>
            <w:jc w:val="both"/>
          </w:pPr>
        </w:pPrChange>
      </w:pPr>
    </w:p>
    <w:p w14:paraId="49A6F8A7" w14:textId="4DB92AD5" w:rsidR="00E764A3" w:rsidRPr="00D9517A" w:rsidRDefault="003531BB">
      <w:pPr>
        <w:spacing w:line="360" w:lineRule="auto"/>
        <w:jc w:val="both"/>
        <w:rPr>
          <w:rFonts w:ascii="Mulish" w:hAnsi="Mulish"/>
          <w:sz w:val="22"/>
          <w:rPrChange w:id="6068" w:author="Guilherme Pessoa-Amorim [2]" w:date="2021-11-16T13:46:00Z">
            <w:rPr/>
          </w:rPrChange>
        </w:rPr>
        <w:pPrChange w:id="6069" w:author="Guilherme Pessoa-Amorim [2]" w:date="2021-11-15T13:07:00Z">
          <w:pPr>
            <w:jc w:val="both"/>
          </w:pPr>
        </w:pPrChange>
      </w:pPr>
      <w:r w:rsidRPr="00D9517A">
        <w:rPr>
          <w:rFonts w:ascii="Mulish" w:hAnsi="Mulish"/>
          <w:sz w:val="22"/>
          <w:rPrChange w:id="6070" w:author="Guilherme Pessoa-Amorim [2]" w:date="2021-11-16T13:46:00Z">
            <w:rPr/>
          </w:rPrChange>
        </w:rPr>
        <w:t xml:space="preserve">Data hosted in the AMALFI and ORION-4 study databases will be retrieved using SQL queries ran from within the R Studio environment using Open Database Connectivity (ODBC) connections, implemented through the </w:t>
      </w:r>
      <w:r w:rsidRPr="00D9517A">
        <w:rPr>
          <w:rFonts w:ascii="Mulish" w:hAnsi="Mulish"/>
          <w:i/>
          <w:iCs/>
          <w:sz w:val="22"/>
          <w:rPrChange w:id="6071" w:author="Guilherme Pessoa-Amorim [2]" w:date="2021-11-16T13:46:00Z">
            <w:rPr>
              <w:i/>
              <w:iCs/>
            </w:rPr>
          </w:rPrChange>
        </w:rPr>
        <w:t>odbc</w:t>
      </w:r>
      <w:r w:rsidRPr="00D9517A">
        <w:rPr>
          <w:rFonts w:ascii="Mulish" w:hAnsi="Mulish"/>
          <w:sz w:val="22"/>
          <w:rPrChange w:id="6072" w:author="Guilherme Pessoa-Amorim [2]" w:date="2021-11-16T13:46:00Z">
            <w:rPr/>
          </w:rPrChange>
        </w:rPr>
        <w:t xml:space="preserve"> package.</w:t>
      </w:r>
      <w:r w:rsidR="006B1B5A" w:rsidRPr="00D9517A">
        <w:rPr>
          <w:rFonts w:ascii="Mulish" w:hAnsi="Mulish"/>
          <w:sz w:val="22"/>
          <w:rPrChange w:id="6073" w:author="Guilherme Pessoa-Amorim [2]" w:date="2021-11-16T13:46:00Z">
            <w:rPr/>
          </w:rPrChange>
        </w:rPr>
        <w:fldChar w:fldCharType="begin"/>
      </w:r>
      <w:r w:rsidR="00DB314E" w:rsidRPr="00D9517A">
        <w:rPr>
          <w:rFonts w:ascii="Mulish" w:hAnsi="Mulish"/>
          <w:sz w:val="22"/>
          <w:rPrChange w:id="6074" w:author="Guilherme Pessoa-Amorim [2]" w:date="2021-11-16T13:46:00Z">
            <w:rPr/>
          </w:rPrChange>
        </w:rPr>
        <w:instrText xml:space="preserve"> ADDIN ZOTERO_ITEM CSL_CITATION {"citationID":"3ldXtAAm","properties":{"formattedCitation":"\\super 21\\nosupersub{}","plainCitation":"21","noteIndex":0},"citationItems":[{"id":15336,"uris":["http://zotero.org/users/5813034/items/8MEGRGNG"],"uri":["http://zotero.org/users/5813034/items/8MEGRGNG"],"itemData":{"id":15336,"type":"paper-conference","title":"Package ‘odbc’","URL":"https://cran.r-project.org/web/packages/odbc/odbc.pdf","author":[{"literal":"Hadley Wickham"}],"issued":{"date-parts":[["2021",4,1]]}}}],"schema":"https://github.com/citation-style-language/schema/raw/master/csl-citation.json"} </w:instrText>
      </w:r>
      <w:r w:rsidR="006B1B5A" w:rsidRPr="00D9517A">
        <w:rPr>
          <w:rFonts w:ascii="Mulish" w:hAnsi="Mulish"/>
          <w:sz w:val="22"/>
          <w:rPrChange w:id="6075" w:author="Guilherme Pessoa-Amorim [2]" w:date="2021-11-16T13:46:00Z">
            <w:rPr/>
          </w:rPrChange>
        </w:rPr>
        <w:fldChar w:fldCharType="separate"/>
      </w:r>
      <w:r w:rsidR="00DB314E" w:rsidRPr="00D9517A">
        <w:rPr>
          <w:rFonts w:ascii="Mulish" w:hAnsi="Mulish" w:cs="Calibri"/>
          <w:sz w:val="22"/>
          <w:vertAlign w:val="superscript"/>
          <w:rPrChange w:id="6076" w:author="Guilherme Pessoa-Amorim [2]" w:date="2021-11-16T13:46:00Z">
            <w:rPr>
              <w:rFonts w:ascii="Calibri" w:hAnsi="Calibri" w:cs="Calibri"/>
              <w:vertAlign w:val="superscript"/>
            </w:rPr>
          </w:rPrChange>
        </w:rPr>
        <w:t>21</w:t>
      </w:r>
      <w:r w:rsidR="006B1B5A" w:rsidRPr="00D9517A">
        <w:rPr>
          <w:rFonts w:ascii="Mulish" w:hAnsi="Mulish"/>
          <w:sz w:val="22"/>
          <w:rPrChange w:id="6077" w:author="Guilherme Pessoa-Amorim [2]" w:date="2021-11-16T13:46:00Z">
            <w:rPr/>
          </w:rPrChange>
        </w:rPr>
        <w:fldChar w:fldCharType="end"/>
      </w:r>
    </w:p>
    <w:p w14:paraId="1432467F" w14:textId="77777777" w:rsidR="003531BB" w:rsidRPr="00D9517A" w:rsidRDefault="003531BB">
      <w:pPr>
        <w:spacing w:line="360" w:lineRule="auto"/>
        <w:jc w:val="both"/>
        <w:rPr>
          <w:rFonts w:ascii="Mulish" w:hAnsi="Mulish"/>
          <w:sz w:val="22"/>
          <w:rPrChange w:id="6078" w:author="Guilherme Pessoa-Amorim [2]" w:date="2021-11-16T13:46:00Z">
            <w:rPr/>
          </w:rPrChange>
        </w:rPr>
        <w:pPrChange w:id="6079" w:author="Guilherme Pessoa-Amorim [2]" w:date="2021-11-15T13:07:00Z">
          <w:pPr>
            <w:jc w:val="both"/>
          </w:pPr>
        </w:pPrChange>
      </w:pPr>
    </w:p>
    <w:p w14:paraId="69BDB7A4" w14:textId="047D871A" w:rsidR="00E764A3" w:rsidRPr="00D9517A" w:rsidRDefault="000F6EB7">
      <w:pPr>
        <w:spacing w:line="360" w:lineRule="auto"/>
        <w:jc w:val="both"/>
        <w:rPr>
          <w:rFonts w:ascii="Mulish" w:hAnsi="Mulish"/>
          <w:sz w:val="22"/>
          <w:rPrChange w:id="6080" w:author="Guilherme Pessoa-Amorim [2]" w:date="2021-11-16T13:46:00Z">
            <w:rPr/>
          </w:rPrChange>
        </w:rPr>
        <w:pPrChange w:id="6081" w:author="Guilherme Pessoa-Amorim [2]" w:date="2021-11-15T13:07:00Z">
          <w:pPr>
            <w:jc w:val="both"/>
          </w:pPr>
        </w:pPrChange>
      </w:pPr>
      <w:r w:rsidRPr="00D9517A">
        <w:rPr>
          <w:rFonts w:ascii="Mulish" w:hAnsi="Mulish"/>
          <w:sz w:val="22"/>
          <w:rPrChange w:id="6082" w:author="Guilherme Pessoa-Amorim [2]" w:date="2021-11-16T13:46:00Z">
            <w:rPr/>
          </w:rPrChange>
        </w:rPr>
        <w:t xml:space="preserve">In addition to the base R language, the </w:t>
      </w:r>
      <w:r w:rsidR="00FC1214" w:rsidRPr="00D9517A">
        <w:rPr>
          <w:rFonts w:ascii="Mulish" w:hAnsi="Mulish"/>
          <w:i/>
          <w:iCs/>
          <w:sz w:val="22"/>
          <w:rPrChange w:id="6083" w:author="Guilherme Pessoa-Amorim [2]" w:date="2021-11-16T13:46:00Z">
            <w:rPr>
              <w:i/>
              <w:iCs/>
            </w:rPr>
          </w:rPrChange>
        </w:rPr>
        <w:t>tidyverse</w:t>
      </w:r>
      <w:r w:rsidRPr="00D9517A">
        <w:rPr>
          <w:rFonts w:ascii="Mulish" w:hAnsi="Mulish"/>
          <w:sz w:val="22"/>
          <w:rPrChange w:id="6084" w:author="Guilherme Pessoa-Amorim [2]" w:date="2021-11-16T13:46:00Z">
            <w:rPr/>
          </w:rPrChange>
        </w:rPr>
        <w:t xml:space="preserve"> package ecosystem</w:t>
      </w:r>
      <w:r w:rsidR="006B20A9" w:rsidRPr="00D9517A">
        <w:rPr>
          <w:rFonts w:ascii="Mulish" w:hAnsi="Mulish"/>
          <w:sz w:val="22"/>
          <w:rPrChange w:id="6085" w:author="Guilherme Pessoa-Amorim [2]" w:date="2021-11-16T13:46:00Z">
            <w:rPr/>
          </w:rPrChange>
        </w:rPr>
        <w:fldChar w:fldCharType="begin"/>
      </w:r>
      <w:r w:rsidR="00DB314E" w:rsidRPr="00D9517A">
        <w:rPr>
          <w:rFonts w:ascii="Mulish" w:hAnsi="Mulish"/>
          <w:sz w:val="22"/>
          <w:rPrChange w:id="6086" w:author="Guilherme Pessoa-Amorim [2]" w:date="2021-11-16T13:46:00Z">
            <w:rPr/>
          </w:rPrChange>
        </w:rPr>
        <w:instrText xml:space="preserve"> ADDIN ZOTERO_ITEM CSL_CITATION {"citationID":"6wQfbFzH","properties":{"formattedCitation":"\\super 22\\nosupersub{}","plainCitation":"22","noteIndex":0},"citationItems":[{"id":15335,"uris":["http://zotero.org/users/5813034/items/SBWUA6NQ"],"uri":["http://zotero.org/users/5813034/items/SBWUA6NQ"],"itemData":{"id":15335,"type":"article-journal","container-title":"Journal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6B20A9" w:rsidRPr="00D9517A">
        <w:rPr>
          <w:rFonts w:ascii="Mulish" w:hAnsi="Mulish"/>
          <w:sz w:val="22"/>
          <w:rPrChange w:id="6087" w:author="Guilherme Pessoa-Amorim [2]" w:date="2021-11-16T13:46:00Z">
            <w:rPr/>
          </w:rPrChange>
        </w:rPr>
        <w:fldChar w:fldCharType="separate"/>
      </w:r>
      <w:r w:rsidR="00DB314E" w:rsidRPr="00D9517A">
        <w:rPr>
          <w:rFonts w:ascii="Mulish" w:hAnsi="Mulish" w:cs="Calibri"/>
          <w:sz w:val="22"/>
          <w:vertAlign w:val="superscript"/>
          <w:rPrChange w:id="6088" w:author="Guilherme Pessoa-Amorim [2]" w:date="2021-11-16T13:46:00Z">
            <w:rPr>
              <w:rFonts w:ascii="Calibri" w:hAnsi="Calibri" w:cs="Calibri"/>
              <w:vertAlign w:val="superscript"/>
            </w:rPr>
          </w:rPrChange>
        </w:rPr>
        <w:t>22</w:t>
      </w:r>
      <w:r w:rsidR="006B20A9" w:rsidRPr="00D9517A">
        <w:rPr>
          <w:rFonts w:ascii="Mulish" w:hAnsi="Mulish"/>
          <w:sz w:val="22"/>
          <w:rPrChange w:id="6089" w:author="Guilherme Pessoa-Amorim [2]" w:date="2021-11-16T13:46:00Z">
            <w:rPr/>
          </w:rPrChange>
        </w:rPr>
        <w:fldChar w:fldCharType="end"/>
      </w:r>
      <w:r w:rsidRPr="00D9517A">
        <w:rPr>
          <w:rFonts w:ascii="Mulish" w:hAnsi="Mulish"/>
          <w:sz w:val="22"/>
          <w:rPrChange w:id="6090" w:author="Guilherme Pessoa-Amorim [2]" w:date="2021-11-16T13:46:00Z">
            <w:rPr/>
          </w:rPrChange>
        </w:rPr>
        <w:t xml:space="preserve"> will be employed for most tasks of data manipulation and visualization; this</w:t>
      </w:r>
      <w:r w:rsidR="00E764A3" w:rsidRPr="00D9517A">
        <w:rPr>
          <w:rFonts w:ascii="Mulish" w:hAnsi="Mulish"/>
          <w:sz w:val="22"/>
          <w:rPrChange w:id="6091" w:author="Guilherme Pessoa-Amorim [2]" w:date="2021-11-16T13:46:00Z">
            <w:rPr/>
          </w:rPrChange>
        </w:rPr>
        <w:t xml:space="preserve"> will</w:t>
      </w:r>
      <w:r w:rsidRPr="00D9517A">
        <w:rPr>
          <w:rFonts w:ascii="Mulish" w:hAnsi="Mulish"/>
          <w:sz w:val="22"/>
          <w:rPrChange w:id="6092" w:author="Guilherme Pessoa-Amorim [2]" w:date="2021-11-16T13:46:00Z">
            <w:rPr/>
          </w:rPrChange>
        </w:rPr>
        <w:t xml:space="preserve"> include the </w:t>
      </w:r>
      <w:r w:rsidRPr="00D9517A">
        <w:rPr>
          <w:rFonts w:ascii="Mulish" w:hAnsi="Mulish"/>
          <w:i/>
          <w:iCs/>
          <w:sz w:val="22"/>
          <w:rPrChange w:id="6093" w:author="Guilherme Pessoa-Amorim [2]" w:date="2021-11-16T13:46:00Z">
            <w:rPr>
              <w:i/>
              <w:iCs/>
            </w:rPr>
          </w:rPrChange>
        </w:rPr>
        <w:t>dplyr, dtplyr, lubridate,</w:t>
      </w:r>
      <w:r w:rsidRPr="00D9517A">
        <w:rPr>
          <w:rFonts w:ascii="Mulish" w:hAnsi="Mulish"/>
          <w:sz w:val="22"/>
          <w:rPrChange w:id="6094" w:author="Guilherme Pessoa-Amorim [2]" w:date="2021-11-16T13:46:00Z">
            <w:rPr/>
          </w:rPrChange>
        </w:rPr>
        <w:t xml:space="preserve"> and </w:t>
      </w:r>
      <w:r w:rsidRPr="00D9517A">
        <w:rPr>
          <w:rFonts w:ascii="Mulish" w:hAnsi="Mulish"/>
          <w:i/>
          <w:iCs/>
          <w:sz w:val="22"/>
          <w:rPrChange w:id="6095" w:author="Guilherme Pessoa-Amorim [2]" w:date="2021-11-16T13:46:00Z">
            <w:rPr>
              <w:i/>
              <w:iCs/>
            </w:rPr>
          </w:rPrChange>
        </w:rPr>
        <w:t>stringr</w:t>
      </w:r>
      <w:r w:rsidRPr="00D9517A">
        <w:rPr>
          <w:rFonts w:ascii="Mulish" w:hAnsi="Mulish"/>
          <w:sz w:val="22"/>
          <w:rPrChange w:id="6096" w:author="Guilherme Pessoa-Amorim [2]" w:date="2021-11-16T13:46:00Z">
            <w:rPr/>
          </w:rPrChange>
        </w:rPr>
        <w:t xml:space="preserve"> packages for data manipulation, and the </w:t>
      </w:r>
      <w:r w:rsidR="00FC1214" w:rsidRPr="00D9517A">
        <w:rPr>
          <w:rFonts w:ascii="Mulish" w:hAnsi="Mulish"/>
          <w:i/>
          <w:iCs/>
          <w:sz w:val="22"/>
          <w:rPrChange w:id="6097" w:author="Guilherme Pessoa-Amorim [2]" w:date="2021-11-16T13:46:00Z">
            <w:rPr>
              <w:i/>
              <w:iCs/>
            </w:rPr>
          </w:rPrChange>
        </w:rPr>
        <w:t>ggplot2</w:t>
      </w:r>
      <w:r w:rsidR="00FC1214" w:rsidRPr="00D9517A">
        <w:rPr>
          <w:rFonts w:ascii="Mulish" w:hAnsi="Mulish"/>
          <w:sz w:val="22"/>
          <w:rPrChange w:id="6098" w:author="Guilherme Pessoa-Amorim [2]" w:date="2021-11-16T13:46:00Z">
            <w:rPr/>
          </w:rPrChange>
        </w:rPr>
        <w:t xml:space="preserve"> </w:t>
      </w:r>
      <w:r w:rsidRPr="00D9517A">
        <w:rPr>
          <w:rFonts w:ascii="Mulish" w:hAnsi="Mulish"/>
          <w:sz w:val="22"/>
          <w:rPrChange w:id="6099" w:author="Guilherme Pessoa-Amorim [2]" w:date="2021-11-16T13:46:00Z">
            <w:rPr/>
          </w:rPrChange>
        </w:rPr>
        <w:t xml:space="preserve">package </w:t>
      </w:r>
      <w:r w:rsidR="00FC1214" w:rsidRPr="00D9517A">
        <w:rPr>
          <w:rFonts w:ascii="Mulish" w:hAnsi="Mulish"/>
          <w:sz w:val="22"/>
          <w:rPrChange w:id="6100" w:author="Guilherme Pessoa-Amorim [2]" w:date="2021-11-16T13:46:00Z">
            <w:rPr/>
          </w:rPrChange>
        </w:rPr>
        <w:t>for data visualization</w:t>
      </w:r>
      <w:r w:rsidRPr="00D9517A">
        <w:rPr>
          <w:rFonts w:ascii="Mulish" w:hAnsi="Mulish"/>
          <w:sz w:val="22"/>
          <w:rPrChange w:id="6101" w:author="Guilherme Pessoa-Amorim [2]" w:date="2021-11-16T13:46:00Z">
            <w:rPr/>
          </w:rPrChange>
        </w:rPr>
        <w:t xml:space="preserve">. </w:t>
      </w:r>
      <w:r w:rsidR="00E764A3" w:rsidRPr="00D9517A">
        <w:rPr>
          <w:rFonts w:ascii="Mulish" w:hAnsi="Mulish"/>
          <w:sz w:val="22"/>
          <w:rPrChange w:id="6102" w:author="Guilherme Pessoa-Amorim [2]" w:date="2021-11-16T13:46:00Z">
            <w:rPr/>
          </w:rPrChange>
        </w:rPr>
        <w:t>Other packages might be used as needed, and will be identified in the respective R script files</w:t>
      </w:r>
    </w:p>
    <w:p w14:paraId="2A28E68A" w14:textId="77777777" w:rsidR="00E764A3" w:rsidRPr="00D9517A" w:rsidRDefault="00E764A3">
      <w:pPr>
        <w:spacing w:line="360" w:lineRule="auto"/>
        <w:jc w:val="both"/>
        <w:rPr>
          <w:rFonts w:ascii="Mulish" w:hAnsi="Mulish"/>
          <w:sz w:val="22"/>
          <w:rPrChange w:id="6103" w:author="Guilherme Pessoa-Amorim [2]" w:date="2021-11-16T13:46:00Z">
            <w:rPr/>
          </w:rPrChange>
        </w:rPr>
        <w:pPrChange w:id="6104" w:author="Guilherme Pessoa-Amorim [2]" w:date="2021-11-15T13:07:00Z">
          <w:pPr>
            <w:jc w:val="both"/>
          </w:pPr>
        </w:pPrChange>
      </w:pPr>
    </w:p>
    <w:p w14:paraId="3C3F4689" w14:textId="5FAB8A23" w:rsidR="00FC1214" w:rsidRPr="00D9517A" w:rsidRDefault="000F6EB7">
      <w:pPr>
        <w:spacing w:line="360" w:lineRule="auto"/>
        <w:jc w:val="both"/>
        <w:rPr>
          <w:rFonts w:ascii="Mulish" w:hAnsi="Mulish"/>
          <w:sz w:val="22"/>
          <w:rPrChange w:id="6105" w:author="Guilherme Pessoa-Amorim [2]" w:date="2021-11-16T13:46:00Z">
            <w:rPr/>
          </w:rPrChange>
        </w:rPr>
        <w:pPrChange w:id="6106" w:author="Guilherme Pessoa-Amorim [2]" w:date="2021-11-15T13:07:00Z">
          <w:pPr>
            <w:jc w:val="both"/>
          </w:pPr>
        </w:pPrChange>
      </w:pPr>
      <w:r w:rsidRPr="00D9517A">
        <w:rPr>
          <w:rFonts w:ascii="Mulish" w:hAnsi="Mulish"/>
          <w:sz w:val="22"/>
          <w:rPrChange w:id="6107" w:author="Guilherme Pessoa-Amorim [2]" w:date="2021-11-16T13:46:00Z">
            <w:rPr/>
          </w:rPrChange>
        </w:rPr>
        <w:t xml:space="preserve">Additionally, the </w:t>
      </w:r>
      <w:r w:rsidRPr="00D9517A">
        <w:rPr>
          <w:rFonts w:ascii="Mulish" w:hAnsi="Mulish"/>
          <w:i/>
          <w:iCs/>
          <w:sz w:val="22"/>
          <w:rPrChange w:id="6108" w:author="Guilherme Pessoa-Amorim [2]" w:date="2021-11-16T13:46:00Z">
            <w:rPr>
              <w:i/>
              <w:iCs/>
            </w:rPr>
          </w:rPrChange>
        </w:rPr>
        <w:t>a</w:t>
      </w:r>
      <w:r w:rsidR="00FC1214" w:rsidRPr="00D9517A">
        <w:rPr>
          <w:rFonts w:ascii="Mulish" w:hAnsi="Mulish"/>
          <w:i/>
          <w:iCs/>
          <w:sz w:val="22"/>
          <w:rPrChange w:id="6109" w:author="Guilherme Pessoa-Amorim [2]" w:date="2021-11-16T13:46:00Z">
            <w:rPr>
              <w:i/>
              <w:iCs/>
            </w:rPr>
          </w:rPrChange>
        </w:rPr>
        <w:t>dhereR</w:t>
      </w:r>
      <w:r w:rsidR="00FC1214" w:rsidRPr="00D9517A">
        <w:rPr>
          <w:rFonts w:ascii="Mulish" w:hAnsi="Mulish"/>
          <w:sz w:val="22"/>
          <w:rPrChange w:id="6110" w:author="Guilherme Pessoa-Amorim [2]" w:date="2021-11-16T13:46:00Z">
            <w:rPr/>
          </w:rPrChange>
        </w:rPr>
        <w:t xml:space="preserve"> </w:t>
      </w:r>
      <w:r w:rsidRPr="00D9517A">
        <w:rPr>
          <w:rFonts w:ascii="Mulish" w:hAnsi="Mulish"/>
          <w:sz w:val="22"/>
          <w:rPrChange w:id="6111" w:author="Guilherme Pessoa-Amorim [2]" w:date="2021-11-16T13:46:00Z">
            <w:rPr/>
          </w:rPrChange>
        </w:rPr>
        <w:t>package</w:t>
      </w:r>
      <w:r w:rsidR="006B20A9" w:rsidRPr="00D9517A">
        <w:rPr>
          <w:rFonts w:ascii="Mulish" w:hAnsi="Mulish"/>
          <w:sz w:val="22"/>
          <w:rPrChange w:id="6112" w:author="Guilherme Pessoa-Amorim [2]" w:date="2021-11-16T13:46:00Z">
            <w:rPr/>
          </w:rPrChange>
        </w:rPr>
        <w:fldChar w:fldCharType="begin"/>
      </w:r>
      <w:r w:rsidR="00DB314E" w:rsidRPr="00D9517A">
        <w:rPr>
          <w:rFonts w:ascii="Mulish" w:hAnsi="Mulish"/>
          <w:sz w:val="22"/>
          <w:rPrChange w:id="6113" w:author="Guilherme Pessoa-Amorim [2]" w:date="2021-11-16T13:46:00Z">
            <w:rPr/>
          </w:rPrChange>
        </w:rPr>
        <w:instrText xml:space="preserve"> ADDIN ZOTERO_ITEM CSL_CITATION {"citationID":"RSw25v84","properties":{"formattedCitation":"\\super 23\\nosupersub{}","plainCitation":"23","noteIndex":0},"citationItems":[{"id":14519,"uris":["http://zotero.org/users/5813034/items/Y3MGZVTV"],"uri":["http://zotero.org/users/5813034/items/Y3MGZVTV"],"itemData":{"id":14519,"type":"article-journal","abstract":"Adherence to medications is an important indicator of the quality of medication management and impacts on health outcomes and cost-effectiveness of healthcare delivery. Electronic healthcare data (EHD) are increasingly used to estimate adherence in research and clinical practice, yet standardization and transparency of data processing are still a concern. Comprehensive and flexible open-source algorithms can facilitate the development of high-quality, consistent, and reproducible evidence in this field. Some EHD-based clinical decision support systems (CDSS) include visualization of medication histories, but this is rarely integrated in adherence analyses and not easily accessible for data exploration or implementation in new clinical settings. We introduce AdhereR, a package for the widely used open-source statistical environment R, designed to support researchers in computing EHD-based adherence estimates and in visualizing individual medication histories and adherence patterns. AdhereR implements a set of functions that are consistent with current adherence guidelines, definitions and operationalizations. We illustrate the use of AdhereR with an example dataset of 2-year records of 100 patients and describe the various analysis choices possible and how they can be adapted to different health conditions and types of medications. The package is freely available for use and its implementation facilitates the integration of medication history visualizations in open-source CDSS platforms.","container-title":"PloS One","DOI":"10.1371/journal.pone.0174426","ISSN":"1932-6203","issue":"4","journalAbbreviation":"PLoS One","language":"eng","note":"PMID: 28445530\nPMCID: PMC5405929","page":"e0174426","source":"PubMed","title":"Computation of adherence to medication and visualization of medication histories in R with AdhereR: Towards transparent and reproducible use of electronic healthcare data","title-short":"Computation of adherence to medication and visualization of medication histories in R with AdhereR","volume":"12","author":[{"family":"Dima","given":"Alexandra Lelia"},{"family":"Dediu","given":"Dan"}],"issued":{"date-parts":[["2017"]]}}}],"schema":"https://github.com/citation-style-language/schema/raw/master/csl-citation.json"} </w:instrText>
      </w:r>
      <w:r w:rsidR="006B20A9" w:rsidRPr="00D9517A">
        <w:rPr>
          <w:rFonts w:ascii="Mulish" w:hAnsi="Mulish"/>
          <w:sz w:val="22"/>
          <w:rPrChange w:id="6114" w:author="Guilherme Pessoa-Amorim [2]" w:date="2021-11-16T13:46:00Z">
            <w:rPr/>
          </w:rPrChange>
        </w:rPr>
        <w:fldChar w:fldCharType="separate"/>
      </w:r>
      <w:r w:rsidR="00DB314E" w:rsidRPr="00D9517A">
        <w:rPr>
          <w:rFonts w:ascii="Mulish" w:hAnsi="Mulish" w:cs="Calibri"/>
          <w:sz w:val="22"/>
          <w:vertAlign w:val="superscript"/>
          <w:rPrChange w:id="6115" w:author="Guilherme Pessoa-Amorim [2]" w:date="2021-11-16T13:46:00Z">
            <w:rPr>
              <w:rFonts w:ascii="Calibri" w:hAnsi="Calibri" w:cs="Calibri"/>
              <w:vertAlign w:val="superscript"/>
            </w:rPr>
          </w:rPrChange>
        </w:rPr>
        <w:t>23</w:t>
      </w:r>
      <w:r w:rsidR="006B20A9" w:rsidRPr="00D9517A">
        <w:rPr>
          <w:rFonts w:ascii="Mulish" w:hAnsi="Mulish"/>
          <w:sz w:val="22"/>
          <w:rPrChange w:id="6116" w:author="Guilherme Pessoa-Amorim [2]" w:date="2021-11-16T13:46:00Z">
            <w:rPr/>
          </w:rPrChange>
        </w:rPr>
        <w:fldChar w:fldCharType="end"/>
      </w:r>
      <w:r w:rsidRPr="00D9517A">
        <w:rPr>
          <w:rFonts w:ascii="Mulish" w:hAnsi="Mulish"/>
          <w:sz w:val="22"/>
          <w:rPrChange w:id="6117" w:author="Guilherme Pessoa-Amorim [2]" w:date="2021-11-16T13:46:00Z">
            <w:rPr/>
          </w:rPrChange>
        </w:rPr>
        <w:t xml:space="preserve"> will be used to </w:t>
      </w:r>
      <w:r w:rsidR="00FC1214" w:rsidRPr="00D9517A">
        <w:rPr>
          <w:rFonts w:ascii="Mulish" w:hAnsi="Mulish"/>
          <w:sz w:val="22"/>
          <w:rPrChange w:id="6118" w:author="Guilherme Pessoa-Amorim [2]" w:date="2021-11-16T13:46:00Z">
            <w:rPr/>
          </w:rPrChange>
        </w:rPr>
        <w:t>calculate adherence measures</w:t>
      </w:r>
      <w:r w:rsidRPr="00D9517A">
        <w:rPr>
          <w:rFonts w:ascii="Mulish" w:hAnsi="Mulish"/>
          <w:sz w:val="22"/>
          <w:rPrChange w:id="6119" w:author="Guilherme Pessoa-Amorim [2]" w:date="2021-11-16T13:46:00Z">
            <w:rPr/>
          </w:rPrChange>
        </w:rPr>
        <w:t xml:space="preserve"> (see section </w:t>
      </w:r>
      <w:ins w:id="6120" w:author="Guilherme Pessoa-Amorim" w:date="2021-11-15T15:55:00Z">
        <w:r w:rsidR="00E81441" w:rsidRPr="003E336D">
          <w:rPr>
            <w:rFonts w:ascii="Mulish" w:hAnsi="Mulish"/>
            <w:sz w:val="22"/>
          </w:rPr>
          <w:fldChar w:fldCharType="begin"/>
        </w:r>
        <w:r w:rsidR="00E81441" w:rsidRPr="00D9517A">
          <w:rPr>
            <w:rFonts w:ascii="Mulish" w:hAnsi="Mulish"/>
            <w:sz w:val="22"/>
          </w:rPr>
          <w:instrText xml:space="preserve"> REF _Ref87884132 \r \h </w:instrText>
        </w:r>
      </w:ins>
      <w:r w:rsidR="00042004" w:rsidRPr="00D9517A">
        <w:rPr>
          <w:rFonts w:ascii="Mulish" w:hAnsi="Mulish"/>
          <w:sz w:val="22"/>
        </w:rPr>
        <w:instrText xml:space="preserve"> \* MERGEFORMAT </w:instrText>
      </w:r>
      <w:r w:rsidR="00E81441" w:rsidRPr="003E336D">
        <w:rPr>
          <w:rFonts w:ascii="Mulish" w:hAnsi="Mulish"/>
          <w:sz w:val="22"/>
        </w:rPr>
      </w:r>
      <w:r w:rsidR="00E81441" w:rsidRPr="003E336D">
        <w:rPr>
          <w:rFonts w:ascii="Mulish" w:hAnsi="Mulish"/>
          <w:sz w:val="22"/>
          <w:rPrChange w:id="6121" w:author="Guilherme Pessoa-Amorim [2]" w:date="2021-11-16T13:46:00Z">
            <w:rPr>
              <w:rFonts w:ascii="Mulish" w:hAnsi="Mulish"/>
              <w:sz w:val="22"/>
            </w:rPr>
          </w:rPrChange>
        </w:rPr>
        <w:fldChar w:fldCharType="separate"/>
      </w:r>
      <w:ins w:id="6122" w:author="Guilherme Pessoa-Amorim [2]" w:date="2021-11-16T14:25:00Z">
        <w:r w:rsidR="003E336D">
          <w:rPr>
            <w:rFonts w:ascii="Mulish" w:hAnsi="Mulish"/>
            <w:sz w:val="22"/>
          </w:rPr>
          <w:t>7.3</w:t>
        </w:r>
      </w:ins>
      <w:ins w:id="6123" w:author="Guilherme Pessoa-Amorim" w:date="2021-11-15T15:55:00Z">
        <w:r w:rsidR="00E81441" w:rsidRPr="003E336D">
          <w:rPr>
            <w:rFonts w:ascii="Mulish" w:hAnsi="Mulish"/>
            <w:sz w:val="22"/>
          </w:rPr>
          <w:fldChar w:fldCharType="end"/>
        </w:r>
      </w:ins>
      <w:del w:id="6124" w:author="Guilherme Pessoa-Amorim" w:date="2021-11-15T15:55:00Z">
        <w:r w:rsidRPr="00D9517A" w:rsidDel="00E81441">
          <w:rPr>
            <w:rFonts w:ascii="Mulish" w:hAnsi="Mulish"/>
            <w:sz w:val="22"/>
            <w:rPrChange w:id="6125" w:author="Guilherme Pessoa-Amorim [2]" w:date="2021-11-16T13:46:00Z">
              <w:rPr/>
            </w:rPrChange>
          </w:rPr>
          <w:delText>5</w:delText>
        </w:r>
        <w:r w:rsidR="00EB2C30" w:rsidRPr="00D9517A" w:rsidDel="00E81441">
          <w:rPr>
            <w:rFonts w:ascii="Mulish" w:hAnsi="Mulish"/>
            <w:sz w:val="22"/>
            <w:rPrChange w:id="6126" w:author="Guilherme Pessoa-Amorim [2]" w:date="2021-11-16T13:46:00Z">
              <w:rPr/>
            </w:rPrChange>
          </w:rPr>
          <w:delText>.3</w:delText>
        </w:r>
      </w:del>
      <w:r w:rsidRPr="00D9517A">
        <w:rPr>
          <w:rFonts w:ascii="Mulish" w:hAnsi="Mulish"/>
          <w:sz w:val="22"/>
          <w:rPrChange w:id="6127" w:author="Guilherme Pessoa-Amorim [2]" w:date="2021-11-16T13:46:00Z">
            <w:rPr/>
          </w:rPrChange>
        </w:rPr>
        <w:t>)</w:t>
      </w:r>
    </w:p>
    <w:p w14:paraId="3147D53A" w14:textId="37FFD006" w:rsidR="00FC1214" w:rsidRPr="00D9517A" w:rsidRDefault="00FC1214">
      <w:pPr>
        <w:spacing w:line="360" w:lineRule="auto"/>
        <w:rPr>
          <w:rFonts w:ascii="Mulish" w:hAnsi="Mulish"/>
          <w:b/>
          <w:bCs/>
          <w:sz w:val="22"/>
          <w:rPrChange w:id="6128" w:author="Guilherme Pessoa-Amorim [2]" w:date="2021-11-16T13:46:00Z">
            <w:rPr>
              <w:b/>
              <w:bCs/>
            </w:rPr>
          </w:rPrChange>
        </w:rPr>
        <w:pPrChange w:id="6129" w:author="Guilherme Pessoa-Amorim [2]" w:date="2021-11-15T13:07:00Z">
          <w:pPr/>
        </w:pPrChange>
      </w:pPr>
    </w:p>
    <w:p w14:paraId="6BDC3724" w14:textId="581F3C3B" w:rsidR="00F52E1F" w:rsidRPr="00D9517A" w:rsidRDefault="00E764A3">
      <w:pPr>
        <w:spacing w:line="360" w:lineRule="auto"/>
        <w:rPr>
          <w:rFonts w:ascii="Mulish" w:hAnsi="Mulish"/>
          <w:sz w:val="22"/>
          <w:rPrChange w:id="6130" w:author="Guilherme Pessoa-Amorim [2]" w:date="2021-11-16T13:46:00Z">
            <w:rPr>
              <w:highlight w:val="yellow"/>
            </w:rPr>
          </w:rPrChange>
        </w:rPr>
        <w:pPrChange w:id="6131" w:author="Guilherme Pessoa-Amorim [2]" w:date="2021-11-15T13:07:00Z">
          <w:pPr/>
        </w:pPrChange>
      </w:pPr>
      <w:r w:rsidRPr="00D9517A">
        <w:rPr>
          <w:rFonts w:ascii="Mulish" w:hAnsi="Mulish"/>
          <w:sz w:val="22"/>
          <w:rPrChange w:id="6132" w:author="Guilherme Pessoa-Amorim [2]" w:date="2021-11-16T13:46:00Z">
            <w:rPr>
              <w:highlight w:val="yellow"/>
            </w:rPr>
          </w:rPrChange>
        </w:rPr>
        <w:t>All code used to data analysis will be kept for inspection and reuse and hosted in GitHub at github.com/gpessoaamorim/DPhil</w:t>
      </w:r>
      <w:ins w:id="6133" w:author="Guilherme Pessoa-Amorim [2]" w:date="2021-11-15T15:18:00Z">
        <w:r w:rsidR="00536ADA" w:rsidRPr="00D9517A">
          <w:rPr>
            <w:rFonts w:ascii="Mulish" w:hAnsi="Mulish"/>
            <w:sz w:val="22"/>
            <w:rPrChange w:id="6134" w:author="Guilherme Pessoa-Amorim [2]" w:date="2021-11-16T13:46:00Z">
              <w:rPr>
                <w:rFonts w:ascii="Mulish" w:hAnsi="Mulish"/>
                <w:sz w:val="22"/>
                <w:highlight w:val="yellow"/>
              </w:rPr>
            </w:rPrChange>
          </w:rPr>
          <w:t>_RECOVERY</w:t>
        </w:r>
      </w:ins>
    </w:p>
    <w:p w14:paraId="421B7D7F" w14:textId="77777777" w:rsidR="00F52E1F" w:rsidRPr="00D9517A" w:rsidRDefault="00F52E1F">
      <w:pPr>
        <w:spacing w:line="360" w:lineRule="auto"/>
        <w:rPr>
          <w:rFonts w:ascii="Mulish" w:hAnsi="Mulish"/>
          <w:sz w:val="22"/>
          <w:highlight w:val="yellow"/>
          <w:rPrChange w:id="6135" w:author="Guilherme Pessoa-Amorim [2]" w:date="2021-11-16T13:46:00Z">
            <w:rPr>
              <w:highlight w:val="yellow"/>
            </w:rPr>
          </w:rPrChange>
        </w:rPr>
        <w:pPrChange w:id="6136" w:author="Guilherme Pessoa-Amorim [2]" w:date="2021-11-15T13:07:00Z">
          <w:pPr/>
        </w:pPrChange>
      </w:pPr>
      <w:r w:rsidRPr="00D9517A">
        <w:rPr>
          <w:rFonts w:ascii="Mulish" w:hAnsi="Mulish"/>
          <w:sz w:val="22"/>
          <w:highlight w:val="yellow"/>
          <w:rPrChange w:id="6137" w:author="Guilherme Pessoa-Amorim [2]" w:date="2021-11-16T13:46:00Z">
            <w:rPr>
              <w:highlight w:val="yellow"/>
            </w:rPr>
          </w:rPrChange>
        </w:rPr>
        <w:lastRenderedPageBreak/>
        <w:br w:type="page"/>
      </w:r>
    </w:p>
    <w:p w14:paraId="7C536FC6" w14:textId="68F91EF0" w:rsidR="00244FEA" w:rsidRPr="00D9517A" w:rsidRDefault="0090421B">
      <w:pPr>
        <w:pStyle w:val="Heading1"/>
        <w:spacing w:line="360" w:lineRule="auto"/>
        <w:rPr>
          <w:rFonts w:ascii="Mulish" w:hAnsi="Mulish"/>
          <w:sz w:val="28"/>
          <w:rPrChange w:id="6138" w:author="Guilherme Pessoa-Amorim [2]" w:date="2021-11-16T13:46:00Z">
            <w:rPr/>
          </w:rPrChange>
        </w:rPr>
        <w:pPrChange w:id="6139" w:author="Guilherme Pessoa-Amorim [2]" w:date="2021-11-15T13:07:00Z">
          <w:pPr>
            <w:pStyle w:val="Heading1"/>
          </w:pPr>
        </w:pPrChange>
      </w:pPr>
      <w:bookmarkStart w:id="6140" w:name="_Toc87965205"/>
      <w:r w:rsidRPr="00D9517A">
        <w:rPr>
          <w:rFonts w:ascii="Mulish" w:hAnsi="Mulish"/>
          <w:sz w:val="28"/>
          <w:rPrChange w:id="6141" w:author="Guilherme Pessoa-Amorim [2]" w:date="2021-11-16T13:46:00Z">
            <w:rPr/>
          </w:rPrChange>
        </w:rPr>
        <w:lastRenderedPageBreak/>
        <w:t>References</w:t>
      </w:r>
      <w:bookmarkEnd w:id="6140"/>
    </w:p>
    <w:p w14:paraId="27056AC1" w14:textId="77777777" w:rsidR="00F52E1F" w:rsidRPr="003E336D" w:rsidRDefault="00F52E1F" w:rsidP="00102BDD">
      <w:pPr>
        <w:spacing w:line="360" w:lineRule="auto"/>
        <w:rPr>
          <w:rFonts w:ascii="Mulish" w:hAnsi="Mulish"/>
          <w:sz w:val="22"/>
        </w:rPr>
      </w:pPr>
    </w:p>
    <w:p w14:paraId="5652B433" w14:textId="77777777" w:rsidR="003C59B9" w:rsidRPr="00D9517A" w:rsidRDefault="006B20A9" w:rsidP="003C59B9">
      <w:pPr>
        <w:pStyle w:val="Bibliography"/>
        <w:rPr>
          <w:rFonts w:ascii="Mulish" w:hAnsi="Mulish"/>
          <w:sz w:val="22"/>
        </w:rPr>
      </w:pPr>
      <w:r w:rsidRPr="00D9517A">
        <w:rPr>
          <w:rFonts w:ascii="Mulish" w:hAnsi="Mulish"/>
          <w:sz w:val="22"/>
          <w:rPrChange w:id="6142" w:author="Guilherme Pessoa-Amorim [2]" w:date="2021-11-16T13:46:00Z">
            <w:rPr/>
          </w:rPrChange>
        </w:rPr>
        <w:fldChar w:fldCharType="begin"/>
      </w:r>
      <w:r w:rsidRPr="00D9517A">
        <w:rPr>
          <w:rFonts w:ascii="Mulish" w:hAnsi="Mulish"/>
          <w:sz w:val="22"/>
        </w:rPr>
        <w:instrText xml:space="preserve"> ADDIN ZOTERO_BIBL {"uncited":[],"omitted":[],"custom":[]} CSL_BIBLIOGRAPHY </w:instrText>
      </w:r>
      <w:r w:rsidRPr="00D9517A">
        <w:rPr>
          <w:rFonts w:ascii="Mulish" w:hAnsi="Mulish"/>
          <w:sz w:val="22"/>
          <w:rPrChange w:id="6143" w:author="Guilherme Pessoa-Amorim [2]" w:date="2021-11-16T13:46:00Z">
            <w:rPr/>
          </w:rPrChange>
        </w:rPr>
        <w:fldChar w:fldCharType="separate"/>
      </w:r>
      <w:r w:rsidR="003C59B9" w:rsidRPr="00D9517A">
        <w:rPr>
          <w:rFonts w:ascii="Mulish" w:hAnsi="Mulish"/>
          <w:sz w:val="22"/>
        </w:rPr>
        <w:t xml:space="preserve">1. </w:t>
      </w:r>
      <w:r w:rsidR="003C59B9" w:rsidRPr="00D9517A">
        <w:rPr>
          <w:rFonts w:ascii="Mulish" w:hAnsi="Mulish"/>
          <w:sz w:val="22"/>
        </w:rPr>
        <w:tab/>
        <w:t>Food and Drug Agency. FDA draft guidance for Industry: Real-World Data - Assessing  Electronic Health Records and  Medical Claims Data To  Support Regulatory Decision-Making for Drug and Biological  Products. Published online September 2021.</w:t>
      </w:r>
    </w:p>
    <w:p w14:paraId="3DD7F2ED" w14:textId="77777777" w:rsidR="003C59B9" w:rsidRPr="00D9517A" w:rsidRDefault="003C59B9" w:rsidP="003C59B9">
      <w:pPr>
        <w:pStyle w:val="Bibliography"/>
        <w:rPr>
          <w:rFonts w:ascii="Mulish" w:hAnsi="Mulish"/>
          <w:sz w:val="22"/>
        </w:rPr>
      </w:pPr>
      <w:r w:rsidRPr="00D9517A">
        <w:rPr>
          <w:rFonts w:ascii="Mulish" w:hAnsi="Mulish"/>
          <w:sz w:val="22"/>
        </w:rPr>
        <w:t xml:space="preserve">2. </w:t>
      </w:r>
      <w:r w:rsidRPr="00D9517A">
        <w:rPr>
          <w:rFonts w:ascii="Mulish" w:hAnsi="Mulish"/>
          <w:sz w:val="22"/>
        </w:rPr>
        <w:tab/>
        <w:t>NHS Digital. General Practice Extraction Service. Published September 13, 2021. Accessed September 21, 2021. https://digital.nhs.uk/services/general-practice-extraction-service</w:t>
      </w:r>
    </w:p>
    <w:p w14:paraId="208F453E" w14:textId="77777777" w:rsidR="003C59B9" w:rsidRPr="00D9517A" w:rsidRDefault="003C59B9" w:rsidP="003C59B9">
      <w:pPr>
        <w:pStyle w:val="Bibliography"/>
        <w:rPr>
          <w:rFonts w:ascii="Mulish" w:hAnsi="Mulish"/>
          <w:sz w:val="22"/>
        </w:rPr>
      </w:pPr>
      <w:r w:rsidRPr="00D9517A">
        <w:rPr>
          <w:rFonts w:ascii="Mulish" w:hAnsi="Mulish"/>
          <w:sz w:val="22"/>
        </w:rPr>
        <w:t xml:space="preserve">3. </w:t>
      </w:r>
      <w:r w:rsidRPr="00D9517A">
        <w:rPr>
          <w:rFonts w:ascii="Mulish" w:hAnsi="Mulish"/>
          <w:sz w:val="22"/>
        </w:rPr>
        <w:tab/>
        <w:t>NHS Digital. GPES data for pandemic planning and research (COVID-19). Published September 20, 2021. Accessed September 21, 2021. https://digital.nhs.uk/coronavirus/gpes-data-for-pandemic-planning-and-research</w:t>
      </w:r>
    </w:p>
    <w:p w14:paraId="33601884" w14:textId="77777777" w:rsidR="003C59B9" w:rsidRPr="00D9517A" w:rsidRDefault="003C59B9" w:rsidP="003C59B9">
      <w:pPr>
        <w:pStyle w:val="Bibliography"/>
        <w:rPr>
          <w:rFonts w:ascii="Mulish" w:hAnsi="Mulish"/>
          <w:sz w:val="22"/>
        </w:rPr>
      </w:pPr>
      <w:r w:rsidRPr="00D9517A">
        <w:rPr>
          <w:rFonts w:ascii="Mulish" w:hAnsi="Mulish"/>
          <w:sz w:val="22"/>
        </w:rPr>
        <w:t xml:space="preserve">4. </w:t>
      </w:r>
      <w:r w:rsidRPr="00D9517A">
        <w:rPr>
          <w:rFonts w:ascii="Mulish" w:hAnsi="Mulish"/>
          <w:sz w:val="22"/>
        </w:rPr>
        <w:tab/>
        <w:t>NHSBSA. Dispensing data. Accessed October 26, 2019. https://www.nhsbsa.nhs.uk/prescription-data/dispensing-data</w:t>
      </w:r>
    </w:p>
    <w:p w14:paraId="08995440" w14:textId="77777777" w:rsidR="003C59B9" w:rsidRPr="00D9517A" w:rsidRDefault="003C59B9" w:rsidP="003C59B9">
      <w:pPr>
        <w:pStyle w:val="Bibliography"/>
        <w:rPr>
          <w:rFonts w:ascii="Mulish" w:hAnsi="Mulish"/>
          <w:sz w:val="22"/>
        </w:rPr>
      </w:pPr>
      <w:r w:rsidRPr="00D9517A">
        <w:rPr>
          <w:rFonts w:ascii="Mulish" w:hAnsi="Mulish"/>
          <w:sz w:val="22"/>
        </w:rPr>
        <w:t xml:space="preserve">5. </w:t>
      </w:r>
      <w:r w:rsidRPr="00D9517A">
        <w:rPr>
          <w:rFonts w:ascii="Mulish" w:hAnsi="Mulish"/>
          <w:sz w:val="22"/>
        </w:rPr>
        <w:tab/>
      </w:r>
      <w:bookmarkStart w:id="6144" w:name="_GoBack"/>
      <w:r w:rsidRPr="00D9517A">
        <w:rPr>
          <w:rFonts w:ascii="Mulish" w:hAnsi="Mulish"/>
          <w:sz w:val="22"/>
        </w:rPr>
        <w:t xml:space="preserve">Mabotuwana </w:t>
      </w:r>
      <w:bookmarkEnd w:id="6144"/>
      <w:r w:rsidRPr="00D9517A">
        <w:rPr>
          <w:rFonts w:ascii="Mulish" w:hAnsi="Mulish"/>
          <w:sz w:val="22"/>
        </w:rPr>
        <w:t xml:space="preserve">T, Warren J, Harrison J, Kenealy T. What can primary care prescribing data tell us about individual adherence to long-term medication?-comparison to pharmacy dispensing data. </w:t>
      </w:r>
      <w:r w:rsidRPr="00D9517A">
        <w:rPr>
          <w:rFonts w:ascii="Mulish" w:hAnsi="Mulish"/>
          <w:i/>
          <w:iCs/>
          <w:sz w:val="22"/>
        </w:rPr>
        <w:t>Pharmacoepidemiol Drug Saf</w:t>
      </w:r>
      <w:r w:rsidRPr="00D9517A">
        <w:rPr>
          <w:rFonts w:ascii="Mulish" w:hAnsi="Mulish"/>
          <w:sz w:val="22"/>
        </w:rPr>
        <w:t>. 2009;18(10):956-964. doi:10.1002/pds.1803</w:t>
      </w:r>
    </w:p>
    <w:p w14:paraId="7D41DBFC" w14:textId="77777777" w:rsidR="003C59B9" w:rsidRPr="00D9517A" w:rsidRDefault="003C59B9" w:rsidP="003C59B9">
      <w:pPr>
        <w:pStyle w:val="Bibliography"/>
        <w:rPr>
          <w:rFonts w:ascii="Mulish" w:hAnsi="Mulish"/>
          <w:sz w:val="22"/>
        </w:rPr>
      </w:pPr>
      <w:r w:rsidRPr="00D9517A">
        <w:rPr>
          <w:rFonts w:ascii="Mulish" w:hAnsi="Mulish"/>
          <w:sz w:val="22"/>
        </w:rPr>
        <w:t xml:space="preserve">6. </w:t>
      </w:r>
      <w:r w:rsidRPr="00D9517A">
        <w:rPr>
          <w:rFonts w:ascii="Mulish" w:hAnsi="Mulish"/>
          <w:sz w:val="22"/>
        </w:rPr>
        <w:tab/>
        <w:t>NHS Digital. GPES Data for Pandemic Planning and Research - Guide for analysts and users of the data. Published September 20, 2021. Accessed September 21, 2021. https://digital.nhs.uk/coronavirus/gpes-data-for-pandemic-planning-and-research/guide-for-analysts-and-users-of-the-data#code-clusters-and-content</w:t>
      </w:r>
    </w:p>
    <w:p w14:paraId="62A1505A" w14:textId="77777777" w:rsidR="003C59B9" w:rsidRPr="00D9517A" w:rsidRDefault="003C59B9" w:rsidP="003C59B9">
      <w:pPr>
        <w:pStyle w:val="Bibliography"/>
        <w:rPr>
          <w:rFonts w:ascii="Mulish" w:hAnsi="Mulish"/>
          <w:sz w:val="22"/>
        </w:rPr>
      </w:pPr>
      <w:r w:rsidRPr="00D9517A">
        <w:rPr>
          <w:rFonts w:ascii="Mulish" w:hAnsi="Mulish"/>
          <w:sz w:val="22"/>
        </w:rPr>
        <w:t xml:space="preserve">7. </w:t>
      </w:r>
      <w:r w:rsidRPr="00D9517A">
        <w:rPr>
          <w:rFonts w:ascii="Mulish" w:hAnsi="Mulish"/>
          <w:sz w:val="22"/>
        </w:rPr>
        <w:tab/>
        <w:t xml:space="preserve">Meaidi M, Støvring H, Rostgaard K, et al. Pharmacoepidemiological methods for computing the duration of pharmacological prescriptions using secondary data sources. </w:t>
      </w:r>
      <w:r w:rsidRPr="00D9517A">
        <w:rPr>
          <w:rFonts w:ascii="Mulish" w:hAnsi="Mulish"/>
          <w:i/>
          <w:iCs/>
          <w:sz w:val="22"/>
        </w:rPr>
        <w:t>Eur J Clin Pharmacol</w:t>
      </w:r>
      <w:r w:rsidRPr="00D9517A">
        <w:rPr>
          <w:rFonts w:ascii="Mulish" w:hAnsi="Mulish"/>
          <w:sz w:val="22"/>
        </w:rPr>
        <w:t>. Published online July 10, 2021. doi:10.1007/s00228-021-03188-9</w:t>
      </w:r>
    </w:p>
    <w:p w14:paraId="619465A2" w14:textId="77777777" w:rsidR="003C59B9" w:rsidRPr="00D9517A" w:rsidRDefault="003C59B9" w:rsidP="003C59B9">
      <w:pPr>
        <w:pStyle w:val="Bibliography"/>
        <w:rPr>
          <w:rFonts w:ascii="Mulish" w:hAnsi="Mulish"/>
          <w:sz w:val="22"/>
        </w:rPr>
      </w:pPr>
      <w:r w:rsidRPr="00D9517A">
        <w:rPr>
          <w:rFonts w:ascii="Mulish" w:hAnsi="Mulish"/>
          <w:sz w:val="22"/>
        </w:rPr>
        <w:t xml:space="preserve">8. </w:t>
      </w:r>
      <w:r w:rsidRPr="00D9517A">
        <w:rPr>
          <w:rFonts w:ascii="Mulish" w:hAnsi="Mulish"/>
          <w:sz w:val="22"/>
        </w:rPr>
        <w:tab/>
        <w:t xml:space="preserve">Bohensky MA, Jolley D, Sundararajan V, et al. </w:t>
      </w:r>
      <w:r w:rsidRPr="00D9517A">
        <w:rPr>
          <w:rFonts w:ascii="Mulish" w:hAnsi="Mulish"/>
          <w:i/>
          <w:iCs/>
          <w:sz w:val="22"/>
        </w:rPr>
        <w:t>Data Linkage: A Powerful Research Tool with Potential Problems</w:t>
      </w:r>
      <w:r w:rsidRPr="00D9517A">
        <w:rPr>
          <w:rFonts w:ascii="Mulish" w:hAnsi="Mulish"/>
          <w:sz w:val="22"/>
        </w:rPr>
        <w:t>. Vol 10.; 2010:346. Accessed July 26, 2021. https://bmchealthservres.biomedcentral.com/articles/10.1186/1472-6963-10-346</w:t>
      </w:r>
    </w:p>
    <w:p w14:paraId="150BE8FF" w14:textId="77777777" w:rsidR="003C59B9" w:rsidRPr="00D9517A" w:rsidRDefault="003C59B9" w:rsidP="003C59B9">
      <w:pPr>
        <w:pStyle w:val="Bibliography"/>
        <w:rPr>
          <w:rFonts w:ascii="Mulish" w:hAnsi="Mulish"/>
          <w:sz w:val="22"/>
        </w:rPr>
      </w:pPr>
      <w:r w:rsidRPr="00D9517A">
        <w:rPr>
          <w:rFonts w:ascii="Mulish" w:hAnsi="Mulish"/>
          <w:sz w:val="22"/>
        </w:rPr>
        <w:t xml:space="preserve">9. </w:t>
      </w:r>
      <w:r w:rsidRPr="00D9517A">
        <w:rPr>
          <w:rFonts w:ascii="Mulish" w:hAnsi="Mulish"/>
          <w:sz w:val="22"/>
        </w:rPr>
        <w:tab/>
        <w:t xml:space="preserve">Harron K, Wade A, Gilbert R, Muller-Pebody B, Goldstein H. Evaluating bias due to data linkage error in electronic healthcare records. </w:t>
      </w:r>
      <w:r w:rsidRPr="00D9517A">
        <w:rPr>
          <w:rFonts w:ascii="Mulish" w:hAnsi="Mulish"/>
          <w:i/>
          <w:iCs/>
          <w:sz w:val="22"/>
        </w:rPr>
        <w:t>BMC Med Res Methodol</w:t>
      </w:r>
      <w:r w:rsidRPr="00D9517A">
        <w:rPr>
          <w:rFonts w:ascii="Mulish" w:hAnsi="Mulish"/>
          <w:sz w:val="22"/>
        </w:rPr>
        <w:t>. 2014;14(1):36. doi:10.1186/1471-2288-14-36</w:t>
      </w:r>
    </w:p>
    <w:p w14:paraId="04F63CC2" w14:textId="77777777" w:rsidR="003C59B9" w:rsidRPr="00D9517A" w:rsidRDefault="003C59B9" w:rsidP="003C59B9">
      <w:pPr>
        <w:pStyle w:val="Bibliography"/>
        <w:rPr>
          <w:rFonts w:ascii="Mulish" w:hAnsi="Mulish"/>
          <w:sz w:val="22"/>
        </w:rPr>
      </w:pPr>
      <w:r w:rsidRPr="00D9517A">
        <w:rPr>
          <w:rFonts w:ascii="Mulish" w:hAnsi="Mulish"/>
          <w:sz w:val="22"/>
        </w:rPr>
        <w:t xml:space="preserve">10. </w:t>
      </w:r>
      <w:r w:rsidRPr="00D9517A">
        <w:rPr>
          <w:rFonts w:ascii="Mulish" w:hAnsi="Mulish"/>
          <w:sz w:val="22"/>
        </w:rPr>
        <w:tab/>
        <w:t xml:space="preserve">Cohen J. A Coefficient of Agreement for Nominal Scales. </w:t>
      </w:r>
      <w:r w:rsidRPr="00D9517A">
        <w:rPr>
          <w:rFonts w:ascii="Mulish" w:hAnsi="Mulish"/>
          <w:i/>
          <w:iCs/>
          <w:sz w:val="22"/>
        </w:rPr>
        <w:t>Educational and Psychological Measurement</w:t>
      </w:r>
      <w:r w:rsidRPr="00D9517A">
        <w:rPr>
          <w:rFonts w:ascii="Mulish" w:hAnsi="Mulish"/>
          <w:sz w:val="22"/>
        </w:rPr>
        <w:t>. 1960;20(1):37-46. doi:10.1177/001316446002000104</w:t>
      </w:r>
    </w:p>
    <w:p w14:paraId="758581D7" w14:textId="77777777" w:rsidR="003C59B9" w:rsidRPr="00D9517A" w:rsidRDefault="003C59B9" w:rsidP="003C59B9">
      <w:pPr>
        <w:pStyle w:val="Bibliography"/>
        <w:rPr>
          <w:rFonts w:ascii="Mulish" w:hAnsi="Mulish"/>
          <w:sz w:val="22"/>
        </w:rPr>
      </w:pPr>
      <w:r w:rsidRPr="00D9517A">
        <w:rPr>
          <w:rFonts w:ascii="Mulish" w:hAnsi="Mulish"/>
          <w:sz w:val="22"/>
        </w:rPr>
        <w:t xml:space="preserve">11. </w:t>
      </w:r>
      <w:r w:rsidRPr="00D9517A">
        <w:rPr>
          <w:rFonts w:ascii="Mulish" w:hAnsi="Mulish"/>
          <w:sz w:val="22"/>
        </w:rPr>
        <w:tab/>
        <w:t xml:space="preserve">Viera AJ, Garrett JM. Understanding interobserver agreement: the kappa statistic. </w:t>
      </w:r>
      <w:r w:rsidRPr="00D9517A">
        <w:rPr>
          <w:rFonts w:ascii="Mulish" w:hAnsi="Mulish"/>
          <w:i/>
          <w:iCs/>
          <w:sz w:val="22"/>
        </w:rPr>
        <w:t>Fam Med</w:t>
      </w:r>
      <w:r w:rsidRPr="00D9517A">
        <w:rPr>
          <w:rFonts w:ascii="Mulish" w:hAnsi="Mulish"/>
          <w:sz w:val="22"/>
        </w:rPr>
        <w:t>. 2005;37(5):360-363.</w:t>
      </w:r>
    </w:p>
    <w:p w14:paraId="1DD30B1F" w14:textId="77777777" w:rsidR="003C59B9" w:rsidRPr="00D9517A" w:rsidRDefault="003C59B9" w:rsidP="003C59B9">
      <w:pPr>
        <w:pStyle w:val="Bibliography"/>
        <w:rPr>
          <w:rFonts w:ascii="Mulish" w:hAnsi="Mulish"/>
          <w:sz w:val="22"/>
        </w:rPr>
      </w:pPr>
      <w:r w:rsidRPr="00D9517A">
        <w:rPr>
          <w:rFonts w:ascii="Mulish" w:hAnsi="Mulish"/>
          <w:sz w:val="22"/>
        </w:rPr>
        <w:lastRenderedPageBreak/>
        <w:t xml:space="preserve">12. </w:t>
      </w:r>
      <w:r w:rsidRPr="00D9517A">
        <w:rPr>
          <w:rFonts w:ascii="Mulish" w:hAnsi="Mulish"/>
          <w:sz w:val="22"/>
        </w:rPr>
        <w:tab/>
        <w:t xml:space="preserve">Curtis JR, Westfall AO, Allison J, Freeman A, Kovac SH, Saag KG. Agreement and validity of pharmacy data versus self-report for use of osteoporosis medications among chronic glucocorticoid users. </w:t>
      </w:r>
      <w:r w:rsidRPr="00D9517A">
        <w:rPr>
          <w:rFonts w:ascii="Mulish" w:hAnsi="Mulish"/>
          <w:i/>
          <w:iCs/>
          <w:sz w:val="22"/>
        </w:rPr>
        <w:t>Pharmacoepidemiol Drug Saf</w:t>
      </w:r>
      <w:r w:rsidRPr="00D9517A">
        <w:rPr>
          <w:rFonts w:ascii="Mulish" w:hAnsi="Mulish"/>
          <w:sz w:val="22"/>
        </w:rPr>
        <w:t>. 2006;15(10):710-718. doi:10.1002/pds.1226</w:t>
      </w:r>
    </w:p>
    <w:p w14:paraId="445E5B09" w14:textId="77777777" w:rsidR="003C59B9" w:rsidRPr="00D9517A" w:rsidRDefault="003C59B9" w:rsidP="003C59B9">
      <w:pPr>
        <w:pStyle w:val="Bibliography"/>
        <w:rPr>
          <w:rFonts w:ascii="Mulish" w:hAnsi="Mulish"/>
          <w:sz w:val="22"/>
        </w:rPr>
      </w:pPr>
      <w:r w:rsidRPr="00D9517A">
        <w:rPr>
          <w:rFonts w:ascii="Mulish" w:hAnsi="Mulish"/>
          <w:sz w:val="22"/>
        </w:rPr>
        <w:t xml:space="preserve">13. </w:t>
      </w:r>
      <w:r w:rsidRPr="00D9517A">
        <w:rPr>
          <w:rFonts w:ascii="Mulish" w:hAnsi="Mulish"/>
          <w:sz w:val="22"/>
        </w:rPr>
        <w:tab/>
        <w:t>Pinnacle21. SDTM Validation Rules. https://www.pinnacle21.com/validation-rules/sdtm</w:t>
      </w:r>
    </w:p>
    <w:p w14:paraId="72D739A4" w14:textId="77777777" w:rsidR="003C59B9" w:rsidRPr="00D9517A" w:rsidRDefault="003C59B9" w:rsidP="003C59B9">
      <w:pPr>
        <w:pStyle w:val="Bibliography"/>
        <w:rPr>
          <w:rFonts w:ascii="Mulish" w:hAnsi="Mulish"/>
          <w:sz w:val="22"/>
        </w:rPr>
      </w:pPr>
      <w:r w:rsidRPr="00D9517A">
        <w:rPr>
          <w:rFonts w:ascii="Mulish" w:hAnsi="Mulish"/>
          <w:sz w:val="22"/>
        </w:rPr>
        <w:t xml:space="preserve">14. </w:t>
      </w:r>
      <w:r w:rsidRPr="00D9517A">
        <w:rPr>
          <w:rFonts w:ascii="Mulish" w:hAnsi="Mulish"/>
          <w:sz w:val="22"/>
        </w:rPr>
        <w:tab/>
        <w:t xml:space="preserve">Hess LM, Raebel MA, Conner DA, Malone DC. Measurement of Adherence in Pharmacy Administrative Databases: A Proposal for Standard Definitions and Preferred Measures. </w:t>
      </w:r>
      <w:r w:rsidRPr="00D9517A">
        <w:rPr>
          <w:rFonts w:ascii="Mulish" w:hAnsi="Mulish"/>
          <w:i/>
          <w:iCs/>
          <w:sz w:val="22"/>
        </w:rPr>
        <w:t>Ann Pharmacother</w:t>
      </w:r>
      <w:r w:rsidRPr="00D9517A">
        <w:rPr>
          <w:rFonts w:ascii="Mulish" w:hAnsi="Mulish"/>
          <w:sz w:val="22"/>
        </w:rPr>
        <w:t>. 2006;40(7-8):1280-1288. doi:10.1345/aph.1H018</w:t>
      </w:r>
    </w:p>
    <w:p w14:paraId="45CB2C75" w14:textId="77777777" w:rsidR="003C59B9" w:rsidRPr="00D9517A" w:rsidRDefault="003C59B9" w:rsidP="003C59B9">
      <w:pPr>
        <w:pStyle w:val="Bibliography"/>
        <w:rPr>
          <w:rFonts w:ascii="Mulish" w:hAnsi="Mulish"/>
          <w:sz w:val="22"/>
        </w:rPr>
      </w:pPr>
      <w:r w:rsidRPr="00D9517A">
        <w:rPr>
          <w:rFonts w:ascii="Mulish" w:hAnsi="Mulish"/>
          <w:sz w:val="22"/>
        </w:rPr>
        <w:t xml:space="preserve">15. </w:t>
      </w:r>
      <w:r w:rsidRPr="00D9517A">
        <w:rPr>
          <w:rFonts w:ascii="Mulish" w:hAnsi="Mulish"/>
          <w:sz w:val="22"/>
        </w:rPr>
        <w:tab/>
        <w:t xml:space="preserve">Qin X, Teng THK, Hung J, Briffa T, Sanfilippo FM. Long-term use of secondary prevention medications for heart failure in Western Australia: a protocol for a population-based cohort study. </w:t>
      </w:r>
      <w:r w:rsidRPr="00D9517A">
        <w:rPr>
          <w:rFonts w:ascii="Mulish" w:hAnsi="Mulish"/>
          <w:i/>
          <w:iCs/>
          <w:sz w:val="22"/>
        </w:rPr>
        <w:t>BMJ Open</w:t>
      </w:r>
      <w:r w:rsidRPr="00D9517A">
        <w:rPr>
          <w:rFonts w:ascii="Mulish" w:hAnsi="Mulish"/>
          <w:sz w:val="22"/>
        </w:rPr>
        <w:t>. 2016;6(11):e014397. doi:10.1136/bmjopen-2016-014397</w:t>
      </w:r>
    </w:p>
    <w:p w14:paraId="1E75634A" w14:textId="77777777" w:rsidR="003C59B9" w:rsidRPr="00D9517A" w:rsidRDefault="003C59B9" w:rsidP="003C59B9">
      <w:pPr>
        <w:pStyle w:val="Bibliography"/>
        <w:rPr>
          <w:rFonts w:ascii="Mulish" w:hAnsi="Mulish"/>
          <w:sz w:val="22"/>
        </w:rPr>
      </w:pPr>
      <w:r w:rsidRPr="00D9517A">
        <w:rPr>
          <w:rFonts w:ascii="Mulish" w:hAnsi="Mulish"/>
          <w:sz w:val="22"/>
        </w:rPr>
        <w:t xml:space="preserve">16. </w:t>
      </w:r>
      <w:r w:rsidRPr="00D9517A">
        <w:rPr>
          <w:rFonts w:ascii="Mulish" w:hAnsi="Mulish"/>
          <w:sz w:val="22"/>
        </w:rPr>
        <w:tab/>
        <w:t xml:space="preserve">Granger BB, Ekman I, Granger CB, et al. Adherence to medication according to sex and age in the CHARM programme. </w:t>
      </w:r>
      <w:r w:rsidRPr="00D9517A">
        <w:rPr>
          <w:rFonts w:ascii="Mulish" w:hAnsi="Mulish"/>
          <w:i/>
          <w:iCs/>
          <w:sz w:val="22"/>
        </w:rPr>
        <w:t>European Journal of Heart Failure</w:t>
      </w:r>
      <w:r w:rsidRPr="00D9517A">
        <w:rPr>
          <w:rFonts w:ascii="Mulish" w:hAnsi="Mulish"/>
          <w:sz w:val="22"/>
        </w:rPr>
        <w:t>. 2009;11(11):1092-1098. doi:10.1093/eurjhf/hfp142</w:t>
      </w:r>
    </w:p>
    <w:p w14:paraId="186EDF1C" w14:textId="77777777" w:rsidR="003C59B9" w:rsidRPr="00D9517A" w:rsidRDefault="003C59B9" w:rsidP="003C59B9">
      <w:pPr>
        <w:pStyle w:val="Bibliography"/>
        <w:rPr>
          <w:rFonts w:ascii="Mulish" w:hAnsi="Mulish"/>
          <w:sz w:val="22"/>
        </w:rPr>
      </w:pPr>
      <w:r w:rsidRPr="00D9517A">
        <w:rPr>
          <w:rFonts w:ascii="Mulish" w:hAnsi="Mulish"/>
          <w:sz w:val="22"/>
        </w:rPr>
        <w:t xml:space="preserve">17. </w:t>
      </w:r>
      <w:r w:rsidRPr="00D9517A">
        <w:rPr>
          <w:rFonts w:ascii="Mulish" w:hAnsi="Mulish"/>
          <w:sz w:val="22"/>
        </w:rPr>
        <w:tab/>
        <w:t xml:space="preserve">Steiner JF, Prochazka AV. The assessment of refill compliance using pharmacy records: Methods, validity, and applications. </w:t>
      </w:r>
      <w:r w:rsidRPr="00D9517A">
        <w:rPr>
          <w:rFonts w:ascii="Mulish" w:hAnsi="Mulish"/>
          <w:i/>
          <w:iCs/>
          <w:sz w:val="22"/>
        </w:rPr>
        <w:t>Journal of Clinical Epidemiology</w:t>
      </w:r>
      <w:r w:rsidRPr="00D9517A">
        <w:rPr>
          <w:rFonts w:ascii="Mulish" w:hAnsi="Mulish"/>
          <w:sz w:val="22"/>
        </w:rPr>
        <w:t>. 1997;50(1):105-116. doi:10.1016/S0895-4356(96)00268-5</w:t>
      </w:r>
    </w:p>
    <w:p w14:paraId="7071E4C0" w14:textId="77777777" w:rsidR="003C59B9" w:rsidRPr="00D9517A" w:rsidRDefault="003C59B9" w:rsidP="003C59B9">
      <w:pPr>
        <w:pStyle w:val="Bibliography"/>
        <w:rPr>
          <w:rFonts w:ascii="Mulish" w:hAnsi="Mulish"/>
          <w:sz w:val="22"/>
        </w:rPr>
      </w:pPr>
      <w:r w:rsidRPr="00D9517A">
        <w:rPr>
          <w:rFonts w:ascii="Mulish" w:hAnsi="Mulish"/>
          <w:sz w:val="22"/>
        </w:rPr>
        <w:t xml:space="preserve">18. </w:t>
      </w:r>
      <w:r w:rsidRPr="00D9517A">
        <w:rPr>
          <w:rFonts w:ascii="Mulish" w:hAnsi="Mulish"/>
          <w:sz w:val="22"/>
        </w:rPr>
        <w:tab/>
        <w:t xml:space="preserve">Karve S, Cleves MA, Helm M, Hudson TJ, West DS, Martin BC. Good and poor adherence: optimal cut-point for adherence measures using administrative claims data. </w:t>
      </w:r>
      <w:r w:rsidRPr="00D9517A">
        <w:rPr>
          <w:rFonts w:ascii="Mulish" w:hAnsi="Mulish"/>
          <w:i/>
          <w:iCs/>
          <w:sz w:val="22"/>
        </w:rPr>
        <w:t>Curr Med Res Opin</w:t>
      </w:r>
      <w:r w:rsidRPr="00D9517A">
        <w:rPr>
          <w:rFonts w:ascii="Mulish" w:hAnsi="Mulish"/>
          <w:sz w:val="22"/>
        </w:rPr>
        <w:t>. 2009;25(9):2303-2310. doi:10.1185/03007990903126833</w:t>
      </w:r>
    </w:p>
    <w:p w14:paraId="5C6180B3" w14:textId="77777777" w:rsidR="003C59B9" w:rsidRPr="00D9517A" w:rsidRDefault="003C59B9" w:rsidP="003C59B9">
      <w:pPr>
        <w:pStyle w:val="Bibliography"/>
        <w:rPr>
          <w:rFonts w:ascii="Mulish" w:hAnsi="Mulish"/>
          <w:sz w:val="22"/>
        </w:rPr>
      </w:pPr>
      <w:r w:rsidRPr="00D9517A">
        <w:rPr>
          <w:rFonts w:ascii="Mulish" w:hAnsi="Mulish"/>
          <w:sz w:val="22"/>
        </w:rPr>
        <w:t xml:space="preserve">19. </w:t>
      </w:r>
      <w:r w:rsidRPr="00D9517A">
        <w:rPr>
          <w:rFonts w:ascii="Mulish" w:hAnsi="Mulish"/>
          <w:sz w:val="22"/>
        </w:rPr>
        <w:tab/>
        <w:t>R Core Team. A Language and Enviroment for Statistical Computing. In: ; 2017.</w:t>
      </w:r>
    </w:p>
    <w:p w14:paraId="2393430C" w14:textId="77777777" w:rsidR="003C59B9" w:rsidRPr="00D9517A" w:rsidRDefault="003C59B9" w:rsidP="003C59B9">
      <w:pPr>
        <w:pStyle w:val="Bibliography"/>
        <w:rPr>
          <w:rFonts w:ascii="Mulish" w:hAnsi="Mulish"/>
          <w:sz w:val="22"/>
        </w:rPr>
      </w:pPr>
      <w:r w:rsidRPr="00D9517A">
        <w:rPr>
          <w:rFonts w:ascii="Mulish" w:hAnsi="Mulish"/>
          <w:sz w:val="22"/>
        </w:rPr>
        <w:t xml:space="preserve">20. </w:t>
      </w:r>
      <w:r w:rsidRPr="00D9517A">
        <w:rPr>
          <w:rFonts w:ascii="Mulish" w:hAnsi="Mulish"/>
          <w:sz w:val="22"/>
        </w:rPr>
        <w:tab/>
        <w:t>RStudio Team. RStudio: Integrated Development for R. In: ; 2020.</w:t>
      </w:r>
    </w:p>
    <w:p w14:paraId="637FEC0A" w14:textId="77777777" w:rsidR="003C59B9" w:rsidRPr="00D9517A" w:rsidRDefault="003C59B9" w:rsidP="003C59B9">
      <w:pPr>
        <w:pStyle w:val="Bibliography"/>
        <w:rPr>
          <w:rFonts w:ascii="Mulish" w:hAnsi="Mulish"/>
          <w:sz w:val="22"/>
        </w:rPr>
      </w:pPr>
      <w:r w:rsidRPr="00D9517A">
        <w:rPr>
          <w:rFonts w:ascii="Mulish" w:hAnsi="Mulish"/>
          <w:sz w:val="22"/>
        </w:rPr>
        <w:t xml:space="preserve">21. </w:t>
      </w:r>
      <w:r w:rsidRPr="00D9517A">
        <w:rPr>
          <w:rFonts w:ascii="Mulish" w:hAnsi="Mulish"/>
          <w:sz w:val="22"/>
        </w:rPr>
        <w:tab/>
        <w:t>Hadley Wickham. Package ‘odbc.’ In: ; 2021. https://cran.r-project.org/web/packages/odbc/odbc.pdf</w:t>
      </w:r>
    </w:p>
    <w:p w14:paraId="3D8F1CD1" w14:textId="77777777" w:rsidR="003C59B9" w:rsidRPr="00D9517A" w:rsidRDefault="003C59B9" w:rsidP="003C59B9">
      <w:pPr>
        <w:pStyle w:val="Bibliography"/>
        <w:rPr>
          <w:rFonts w:ascii="Mulish" w:hAnsi="Mulish"/>
          <w:sz w:val="22"/>
        </w:rPr>
      </w:pPr>
      <w:r w:rsidRPr="00D9517A">
        <w:rPr>
          <w:rFonts w:ascii="Mulish" w:hAnsi="Mulish"/>
          <w:sz w:val="22"/>
        </w:rPr>
        <w:t xml:space="preserve">22. </w:t>
      </w:r>
      <w:r w:rsidRPr="00D9517A">
        <w:rPr>
          <w:rFonts w:ascii="Mulish" w:hAnsi="Mulish"/>
          <w:sz w:val="22"/>
        </w:rPr>
        <w:tab/>
        <w:t xml:space="preserve">Wickham H, Averick M, Bryan J, et al. Welcome to the Tidyverse. </w:t>
      </w:r>
      <w:r w:rsidRPr="00D9517A">
        <w:rPr>
          <w:rFonts w:ascii="Mulish" w:hAnsi="Mulish"/>
          <w:i/>
          <w:iCs/>
          <w:sz w:val="22"/>
        </w:rPr>
        <w:t>JOSS</w:t>
      </w:r>
      <w:r w:rsidRPr="00D9517A">
        <w:rPr>
          <w:rFonts w:ascii="Mulish" w:hAnsi="Mulish"/>
          <w:sz w:val="22"/>
        </w:rPr>
        <w:t>. 2019;4(43):1686. doi:10.21105/joss.01686</w:t>
      </w:r>
    </w:p>
    <w:p w14:paraId="365147F5" w14:textId="77777777" w:rsidR="003C59B9" w:rsidRPr="00D9517A" w:rsidRDefault="003C59B9" w:rsidP="003C59B9">
      <w:pPr>
        <w:pStyle w:val="Bibliography"/>
        <w:rPr>
          <w:rFonts w:ascii="Mulish" w:hAnsi="Mulish"/>
          <w:sz w:val="22"/>
        </w:rPr>
      </w:pPr>
      <w:r w:rsidRPr="00D9517A">
        <w:rPr>
          <w:rFonts w:ascii="Mulish" w:hAnsi="Mulish"/>
          <w:sz w:val="22"/>
        </w:rPr>
        <w:t xml:space="preserve">23. </w:t>
      </w:r>
      <w:r w:rsidRPr="00D9517A">
        <w:rPr>
          <w:rFonts w:ascii="Mulish" w:hAnsi="Mulish"/>
          <w:sz w:val="22"/>
        </w:rPr>
        <w:tab/>
        <w:t xml:space="preserve">Dima AL, Dediu D. Computation of adherence to medication and visualization of medication histories in R with AdhereR: Towards transparent and reproducible use of electronic healthcare data. </w:t>
      </w:r>
      <w:r w:rsidRPr="00D9517A">
        <w:rPr>
          <w:rFonts w:ascii="Mulish" w:hAnsi="Mulish"/>
          <w:i/>
          <w:iCs/>
          <w:sz w:val="22"/>
        </w:rPr>
        <w:t>PLoS One</w:t>
      </w:r>
      <w:r w:rsidRPr="00D9517A">
        <w:rPr>
          <w:rFonts w:ascii="Mulish" w:hAnsi="Mulish"/>
          <w:sz w:val="22"/>
        </w:rPr>
        <w:t>. 2017;12(4):e0174426. doi:10.1371/journal.pone.0174426</w:t>
      </w:r>
    </w:p>
    <w:p w14:paraId="48284157" w14:textId="67424729" w:rsidR="0071035B" w:rsidRPr="003E336D" w:rsidRDefault="006B20A9" w:rsidP="00102BDD">
      <w:pPr>
        <w:spacing w:line="360" w:lineRule="auto"/>
        <w:rPr>
          <w:rFonts w:ascii="Mulish" w:hAnsi="Mulish"/>
          <w:sz w:val="22"/>
        </w:rPr>
      </w:pPr>
      <w:r w:rsidRPr="00D9517A">
        <w:rPr>
          <w:rFonts w:ascii="Mulish" w:hAnsi="Mulish"/>
          <w:sz w:val="22"/>
          <w:rPrChange w:id="6145" w:author="Guilherme Pessoa-Amorim [2]" w:date="2021-11-16T13:46:00Z">
            <w:rPr/>
          </w:rPrChange>
        </w:rPr>
        <w:fldChar w:fldCharType="end"/>
      </w:r>
    </w:p>
    <w:p w14:paraId="7C894E2A" w14:textId="77777777" w:rsidR="0071035B" w:rsidRPr="00D9517A" w:rsidRDefault="0071035B" w:rsidP="00102BDD">
      <w:pPr>
        <w:spacing w:line="360" w:lineRule="auto"/>
        <w:rPr>
          <w:rFonts w:ascii="Mulish" w:hAnsi="Mulish"/>
          <w:sz w:val="22"/>
        </w:rPr>
      </w:pPr>
      <w:r w:rsidRPr="00D9517A">
        <w:rPr>
          <w:rFonts w:ascii="Mulish" w:hAnsi="Mulish"/>
          <w:sz w:val="22"/>
        </w:rPr>
        <w:br w:type="page"/>
      </w:r>
    </w:p>
    <w:p w14:paraId="14137843" w14:textId="3450447C" w:rsidR="006A39A0" w:rsidRPr="00D9517A" w:rsidRDefault="0053593C" w:rsidP="00102BDD">
      <w:pPr>
        <w:pStyle w:val="Heading1"/>
        <w:spacing w:line="360" w:lineRule="auto"/>
        <w:rPr>
          <w:rFonts w:ascii="Mulish" w:hAnsi="Mulish"/>
          <w:sz w:val="28"/>
          <w:rPrChange w:id="6146" w:author="Guilherme Pessoa-Amorim [2]" w:date="2021-11-16T13:46:00Z">
            <w:rPr/>
          </w:rPrChange>
        </w:rPr>
      </w:pPr>
      <w:bookmarkStart w:id="6147" w:name="_Toc87965206"/>
      <w:r w:rsidRPr="00D9517A">
        <w:rPr>
          <w:rFonts w:ascii="Mulish" w:hAnsi="Mulish"/>
          <w:sz w:val="28"/>
        </w:rPr>
        <w:lastRenderedPageBreak/>
        <w:t>Tables</w:t>
      </w:r>
      <w:bookmarkEnd w:id="6147"/>
    </w:p>
    <w:p w14:paraId="299DB82A" w14:textId="22C80010" w:rsidR="0071035B" w:rsidRPr="00D9517A" w:rsidRDefault="0071035B" w:rsidP="00D87F19">
      <w:pPr>
        <w:pStyle w:val="Caption"/>
        <w:keepNext/>
        <w:spacing w:line="360" w:lineRule="auto"/>
        <w:rPr>
          <w:rFonts w:ascii="Mulish" w:hAnsi="Mulish"/>
          <w:sz w:val="22"/>
          <w:rPrChange w:id="6148" w:author="Guilherme Pessoa-Amorim [2]" w:date="2021-11-16T13:46:00Z">
            <w:rPr/>
          </w:rPrChange>
        </w:rPr>
      </w:pPr>
      <w:bookmarkStart w:id="6149" w:name="_Ref87873613"/>
      <w:r w:rsidRPr="00D9517A">
        <w:rPr>
          <w:rFonts w:ascii="Mulish" w:hAnsi="Mulish"/>
          <w:sz w:val="22"/>
          <w:rPrChange w:id="6150" w:author="Guilherme Pessoa-Amorim [2]" w:date="2021-11-16T13:46:00Z">
            <w:rPr>
              <w:rFonts w:ascii="Mulish" w:hAnsi="Mulish"/>
              <w:sz w:val="16"/>
            </w:rPr>
          </w:rPrChange>
        </w:rPr>
        <w:t xml:space="preserve">Table </w:t>
      </w:r>
      <w:r w:rsidRPr="00D9517A">
        <w:rPr>
          <w:rFonts w:ascii="Mulish" w:hAnsi="Mulish"/>
          <w:sz w:val="22"/>
          <w:rPrChange w:id="6151" w:author="Guilherme Pessoa-Amorim [2]" w:date="2021-11-16T13:46:00Z">
            <w:rPr>
              <w:rFonts w:ascii="Mulish" w:hAnsi="Mulish"/>
              <w:sz w:val="16"/>
            </w:rPr>
          </w:rPrChange>
        </w:rPr>
        <w:fldChar w:fldCharType="begin"/>
      </w:r>
      <w:r w:rsidRPr="00D9517A">
        <w:rPr>
          <w:rFonts w:ascii="Mulish" w:hAnsi="Mulish"/>
          <w:sz w:val="22"/>
          <w:rPrChange w:id="6152" w:author="Guilherme Pessoa-Amorim [2]" w:date="2021-11-16T13:46:00Z">
            <w:rPr>
              <w:rFonts w:ascii="Mulish" w:hAnsi="Mulish"/>
              <w:sz w:val="16"/>
            </w:rPr>
          </w:rPrChange>
        </w:rPr>
        <w:instrText xml:space="preserve"> SEQ Table \* ARABIC </w:instrText>
      </w:r>
      <w:r w:rsidRPr="00D9517A">
        <w:rPr>
          <w:rFonts w:ascii="Mulish" w:hAnsi="Mulish"/>
          <w:sz w:val="22"/>
          <w:rPrChange w:id="6153" w:author="Guilherme Pessoa-Amorim [2]" w:date="2021-11-16T13:46:00Z">
            <w:rPr>
              <w:rFonts w:ascii="Mulish" w:hAnsi="Mulish"/>
              <w:sz w:val="16"/>
            </w:rPr>
          </w:rPrChange>
        </w:rPr>
        <w:fldChar w:fldCharType="separate"/>
      </w:r>
      <w:ins w:id="6154" w:author="Guilherme Pessoa-Amorim [2]" w:date="2021-11-16T14:25:00Z">
        <w:r w:rsidR="003E336D">
          <w:rPr>
            <w:rFonts w:ascii="Mulish" w:hAnsi="Mulish"/>
            <w:noProof/>
            <w:sz w:val="22"/>
          </w:rPr>
          <w:t>1</w:t>
        </w:r>
      </w:ins>
      <w:del w:id="6155" w:author="Guilherme Pessoa-Amorim [2]" w:date="2021-11-15T15:27:00Z">
        <w:r w:rsidR="00EB56F0" w:rsidRPr="00D9517A" w:rsidDel="00D87F19">
          <w:rPr>
            <w:rFonts w:ascii="Mulish" w:hAnsi="Mulish"/>
            <w:noProof/>
            <w:sz w:val="22"/>
            <w:rPrChange w:id="6156" w:author="Guilherme Pessoa-Amorim [2]" w:date="2021-11-16T13:46:00Z">
              <w:rPr>
                <w:rFonts w:ascii="Mulish" w:hAnsi="Mulish"/>
                <w:noProof/>
                <w:sz w:val="16"/>
              </w:rPr>
            </w:rPrChange>
          </w:rPr>
          <w:delText>2</w:delText>
        </w:r>
      </w:del>
      <w:r w:rsidRPr="00D9517A">
        <w:rPr>
          <w:rFonts w:ascii="Mulish" w:hAnsi="Mulish"/>
          <w:sz w:val="22"/>
          <w:rPrChange w:id="6157" w:author="Guilherme Pessoa-Amorim [2]" w:date="2021-11-16T13:46:00Z">
            <w:rPr>
              <w:rFonts w:ascii="Mulish" w:hAnsi="Mulish"/>
              <w:sz w:val="16"/>
            </w:rPr>
          </w:rPrChange>
        </w:rPr>
        <w:fldChar w:fldCharType="end"/>
      </w:r>
      <w:bookmarkEnd w:id="6149"/>
      <w:r w:rsidRPr="00D9517A">
        <w:rPr>
          <w:rFonts w:ascii="Mulish" w:hAnsi="Mulish"/>
          <w:sz w:val="22"/>
          <w:rPrChange w:id="6158" w:author="Guilherme Pessoa-Amorim [2]" w:date="2021-11-16T13:46:00Z">
            <w:rPr>
              <w:rFonts w:ascii="Mulish" w:hAnsi="Mulish"/>
              <w:sz w:val="16"/>
            </w:rPr>
          </w:rPrChange>
        </w:rPr>
        <w:t xml:space="preserve"> - Drug codelists</w:t>
      </w:r>
    </w:p>
    <w:tbl>
      <w:tblPr>
        <w:tblStyle w:val="TableGrid"/>
        <w:tblW w:w="10006" w:type="dxa"/>
        <w:tblInd w:w="-714" w:type="dxa"/>
        <w:tblLook w:val="04A0" w:firstRow="1" w:lastRow="0" w:firstColumn="1" w:lastColumn="0" w:noHBand="0" w:noVBand="1"/>
      </w:tblPr>
      <w:tblGrid>
        <w:gridCol w:w="5529"/>
        <w:gridCol w:w="1559"/>
        <w:gridCol w:w="1418"/>
        <w:gridCol w:w="1500"/>
      </w:tblGrid>
      <w:tr w:rsidR="0071035B" w:rsidRPr="00D9517A" w14:paraId="7D54E032" w14:textId="77777777" w:rsidTr="00E365A9">
        <w:tc>
          <w:tcPr>
            <w:tcW w:w="5529" w:type="dxa"/>
          </w:tcPr>
          <w:p w14:paraId="2F4B132F" w14:textId="77777777" w:rsidR="0071035B" w:rsidRPr="00D9517A" w:rsidRDefault="0071035B" w:rsidP="00D87F19">
            <w:pPr>
              <w:spacing w:line="360" w:lineRule="auto"/>
              <w:rPr>
                <w:rFonts w:ascii="Mulish" w:hAnsi="Mulish" w:cs="Calibri"/>
                <w:b/>
                <w:sz w:val="22"/>
                <w:szCs w:val="22"/>
                <w:rPrChange w:id="6159" w:author="Guilherme Pessoa-Amorim [2]" w:date="2021-11-16T13:46:00Z">
                  <w:rPr>
                    <w:rFonts w:cs="Calibri"/>
                    <w:b/>
                    <w:szCs w:val="22"/>
                  </w:rPr>
                </w:rPrChange>
              </w:rPr>
            </w:pPr>
            <w:r w:rsidRPr="00D9517A">
              <w:rPr>
                <w:rFonts w:ascii="Mulish" w:hAnsi="Mulish" w:cs="Calibri"/>
                <w:b/>
                <w:sz w:val="22"/>
                <w:szCs w:val="22"/>
                <w:rPrChange w:id="6160" w:author="Guilherme Pessoa-Amorim [2]" w:date="2021-11-16T13:46:00Z">
                  <w:rPr>
                    <w:rFonts w:cs="Calibri"/>
                    <w:b/>
                    <w:szCs w:val="22"/>
                  </w:rPr>
                </w:rPrChange>
              </w:rPr>
              <w:t>Codelist</w:t>
            </w:r>
          </w:p>
        </w:tc>
        <w:tc>
          <w:tcPr>
            <w:tcW w:w="1559" w:type="dxa"/>
          </w:tcPr>
          <w:p w14:paraId="6E2BB848" w14:textId="77777777" w:rsidR="0071035B" w:rsidRPr="00D9517A" w:rsidRDefault="0071035B">
            <w:pPr>
              <w:spacing w:line="360" w:lineRule="auto"/>
              <w:jc w:val="center"/>
              <w:rPr>
                <w:rFonts w:ascii="Mulish" w:hAnsi="Mulish" w:cs="Calibri"/>
                <w:b/>
                <w:sz w:val="22"/>
                <w:szCs w:val="22"/>
                <w:rPrChange w:id="6161" w:author="Guilherme Pessoa-Amorim [2]" w:date="2021-11-16T13:46:00Z">
                  <w:rPr>
                    <w:rFonts w:cs="Calibri"/>
                    <w:b/>
                    <w:szCs w:val="22"/>
                  </w:rPr>
                </w:rPrChange>
              </w:rPr>
            </w:pPr>
            <w:r w:rsidRPr="00D9517A">
              <w:rPr>
                <w:rFonts w:ascii="Mulish" w:hAnsi="Mulish" w:cs="Calibri"/>
                <w:b/>
                <w:sz w:val="22"/>
                <w:szCs w:val="22"/>
                <w:rPrChange w:id="6162" w:author="Guilherme Pessoa-Amorim [2]" w:date="2021-11-16T13:46:00Z">
                  <w:rPr>
                    <w:rFonts w:cs="Calibri"/>
                    <w:b/>
                    <w:szCs w:val="22"/>
                  </w:rPr>
                </w:rPrChange>
              </w:rPr>
              <w:t>RECOVERY</w:t>
            </w:r>
          </w:p>
        </w:tc>
        <w:tc>
          <w:tcPr>
            <w:tcW w:w="1418" w:type="dxa"/>
          </w:tcPr>
          <w:p w14:paraId="1E498F11" w14:textId="77777777" w:rsidR="0071035B" w:rsidRPr="00D9517A" w:rsidRDefault="0071035B">
            <w:pPr>
              <w:spacing w:line="360" w:lineRule="auto"/>
              <w:jc w:val="center"/>
              <w:rPr>
                <w:rFonts w:ascii="Mulish" w:hAnsi="Mulish" w:cs="Calibri"/>
                <w:b/>
                <w:sz w:val="22"/>
                <w:szCs w:val="22"/>
                <w:rPrChange w:id="6163" w:author="Guilherme Pessoa-Amorim [2]" w:date="2021-11-16T13:46:00Z">
                  <w:rPr>
                    <w:rFonts w:cs="Calibri"/>
                    <w:b/>
                    <w:szCs w:val="22"/>
                  </w:rPr>
                </w:rPrChange>
              </w:rPr>
            </w:pPr>
            <w:r w:rsidRPr="00D9517A">
              <w:rPr>
                <w:rFonts w:ascii="Mulish" w:hAnsi="Mulish" w:cs="Calibri"/>
                <w:b/>
                <w:sz w:val="22"/>
                <w:szCs w:val="22"/>
                <w:rPrChange w:id="6164" w:author="Guilherme Pessoa-Amorim [2]" w:date="2021-11-16T13:46:00Z">
                  <w:rPr>
                    <w:rFonts w:cs="Calibri"/>
                    <w:b/>
                    <w:szCs w:val="22"/>
                  </w:rPr>
                </w:rPrChange>
              </w:rPr>
              <w:t>AMALFI</w:t>
            </w:r>
          </w:p>
        </w:tc>
        <w:tc>
          <w:tcPr>
            <w:tcW w:w="1500" w:type="dxa"/>
          </w:tcPr>
          <w:p w14:paraId="07024670" w14:textId="77777777" w:rsidR="0071035B" w:rsidRPr="00D9517A" w:rsidRDefault="0071035B">
            <w:pPr>
              <w:spacing w:line="360" w:lineRule="auto"/>
              <w:jc w:val="center"/>
              <w:rPr>
                <w:rFonts w:ascii="Mulish" w:hAnsi="Mulish" w:cs="Calibri"/>
                <w:b/>
                <w:sz w:val="22"/>
                <w:szCs w:val="22"/>
                <w:rPrChange w:id="6165" w:author="Guilherme Pessoa-Amorim [2]" w:date="2021-11-16T13:46:00Z">
                  <w:rPr>
                    <w:rFonts w:cs="Calibri"/>
                    <w:b/>
                    <w:szCs w:val="22"/>
                  </w:rPr>
                </w:rPrChange>
              </w:rPr>
            </w:pPr>
            <w:r w:rsidRPr="00D9517A">
              <w:rPr>
                <w:rFonts w:ascii="Mulish" w:hAnsi="Mulish" w:cs="Calibri"/>
                <w:b/>
                <w:sz w:val="22"/>
                <w:szCs w:val="22"/>
                <w:rPrChange w:id="6166" w:author="Guilherme Pessoa-Amorim [2]" w:date="2021-11-16T13:46:00Z">
                  <w:rPr>
                    <w:rFonts w:cs="Calibri"/>
                    <w:b/>
                    <w:szCs w:val="22"/>
                  </w:rPr>
                </w:rPrChange>
              </w:rPr>
              <w:t>ORION-4</w:t>
            </w:r>
          </w:p>
        </w:tc>
      </w:tr>
      <w:tr w:rsidR="0071035B" w:rsidRPr="00D9517A" w14:paraId="2B226678" w14:textId="77777777" w:rsidTr="00E365A9">
        <w:tc>
          <w:tcPr>
            <w:tcW w:w="10006" w:type="dxa"/>
            <w:gridSpan w:val="4"/>
          </w:tcPr>
          <w:p w14:paraId="3C29D021" w14:textId="77777777" w:rsidR="0071035B" w:rsidRPr="00D9517A" w:rsidRDefault="0071035B" w:rsidP="00D87F19">
            <w:pPr>
              <w:spacing w:line="360" w:lineRule="auto"/>
              <w:rPr>
                <w:rFonts w:ascii="Mulish" w:hAnsi="Mulish" w:cs="Calibri"/>
                <w:sz w:val="22"/>
                <w:szCs w:val="22"/>
                <w:rPrChange w:id="6167" w:author="Guilherme Pessoa-Amorim [2]" w:date="2021-11-16T13:46:00Z">
                  <w:rPr>
                    <w:rFonts w:cs="Calibri"/>
                    <w:szCs w:val="22"/>
                  </w:rPr>
                </w:rPrChange>
              </w:rPr>
            </w:pPr>
            <w:r w:rsidRPr="00D9517A">
              <w:rPr>
                <w:rFonts w:ascii="Mulish" w:hAnsi="Mulish" w:cs="Calibri"/>
                <w:b/>
                <w:color w:val="000000"/>
                <w:sz w:val="22"/>
                <w:szCs w:val="22"/>
                <w:rPrChange w:id="6168" w:author="Guilherme Pessoa-Amorim [2]" w:date="2021-11-16T13:46:00Z">
                  <w:rPr>
                    <w:rFonts w:cs="Calibri"/>
                    <w:b/>
                    <w:color w:val="000000"/>
                    <w:szCs w:val="22"/>
                  </w:rPr>
                </w:rPrChange>
              </w:rPr>
              <w:t>Cardiovascular drugs</w:t>
            </w:r>
          </w:p>
        </w:tc>
      </w:tr>
      <w:tr w:rsidR="0071035B" w:rsidRPr="00D9517A" w14:paraId="6E6BC50F" w14:textId="77777777" w:rsidTr="00E365A9">
        <w:tc>
          <w:tcPr>
            <w:tcW w:w="5529" w:type="dxa"/>
          </w:tcPr>
          <w:p w14:paraId="61C1D352" w14:textId="77777777" w:rsidR="0071035B" w:rsidRPr="00D9517A" w:rsidRDefault="0071035B" w:rsidP="00D87F19">
            <w:pPr>
              <w:spacing w:line="360" w:lineRule="auto"/>
              <w:rPr>
                <w:rFonts w:ascii="Mulish" w:hAnsi="Mulish" w:cs="Calibri"/>
                <w:sz w:val="22"/>
                <w:szCs w:val="22"/>
                <w:rPrChange w:id="6169" w:author="Guilherme Pessoa-Amorim [2]" w:date="2021-11-16T13:46:00Z">
                  <w:rPr>
                    <w:rFonts w:cs="Calibri"/>
                    <w:szCs w:val="22"/>
                  </w:rPr>
                </w:rPrChange>
              </w:rPr>
            </w:pPr>
            <w:r w:rsidRPr="00D9517A">
              <w:rPr>
                <w:rFonts w:ascii="Mulish" w:hAnsi="Mulish" w:cs="Calibri"/>
                <w:color w:val="000000"/>
                <w:sz w:val="22"/>
                <w:szCs w:val="22"/>
                <w:rPrChange w:id="6170" w:author="Guilherme Pessoa-Amorim [2]" w:date="2021-11-16T13:46:00Z">
                  <w:rPr>
                    <w:rFonts w:cs="Calibri"/>
                    <w:color w:val="000000"/>
                    <w:szCs w:val="22"/>
                  </w:rPr>
                </w:rPrChange>
              </w:rPr>
              <w:t>Any cardiovascular drug</w:t>
            </w:r>
          </w:p>
        </w:tc>
        <w:tc>
          <w:tcPr>
            <w:tcW w:w="1559" w:type="dxa"/>
          </w:tcPr>
          <w:p w14:paraId="63D4E6CD" w14:textId="77777777" w:rsidR="0071035B" w:rsidRPr="00D9517A" w:rsidRDefault="0071035B">
            <w:pPr>
              <w:spacing w:line="360" w:lineRule="auto"/>
              <w:jc w:val="center"/>
              <w:rPr>
                <w:rFonts w:ascii="Mulish" w:hAnsi="Mulish" w:cs="Calibri"/>
                <w:sz w:val="22"/>
                <w:szCs w:val="22"/>
                <w:rPrChange w:id="6171" w:author="Guilherme Pessoa-Amorim [2]" w:date="2021-11-16T13:46:00Z">
                  <w:rPr>
                    <w:rFonts w:cs="Calibri"/>
                    <w:szCs w:val="22"/>
                  </w:rPr>
                </w:rPrChange>
              </w:rPr>
            </w:pPr>
            <w:r w:rsidRPr="00D9517A">
              <w:rPr>
                <w:rFonts w:ascii="Mulish" w:hAnsi="Mulish" w:cs="Calibri"/>
                <w:sz w:val="22"/>
                <w:szCs w:val="22"/>
                <w:rPrChange w:id="6172" w:author="Guilherme Pessoa-Amorim [2]" w:date="2021-11-16T13:46:00Z">
                  <w:rPr>
                    <w:rFonts w:cs="Calibri"/>
                    <w:szCs w:val="22"/>
                  </w:rPr>
                </w:rPrChange>
              </w:rPr>
              <w:t>X</w:t>
            </w:r>
          </w:p>
        </w:tc>
        <w:tc>
          <w:tcPr>
            <w:tcW w:w="1418" w:type="dxa"/>
          </w:tcPr>
          <w:p w14:paraId="79A72388" w14:textId="77777777" w:rsidR="0071035B" w:rsidRPr="00D9517A" w:rsidRDefault="0071035B">
            <w:pPr>
              <w:spacing w:line="360" w:lineRule="auto"/>
              <w:jc w:val="center"/>
              <w:rPr>
                <w:rFonts w:ascii="Mulish" w:hAnsi="Mulish" w:cs="Calibri"/>
                <w:sz w:val="22"/>
                <w:szCs w:val="22"/>
                <w:rPrChange w:id="6173" w:author="Guilherme Pessoa-Amorim [2]" w:date="2021-11-16T13:46:00Z">
                  <w:rPr>
                    <w:rFonts w:cs="Calibri"/>
                    <w:szCs w:val="22"/>
                  </w:rPr>
                </w:rPrChange>
              </w:rPr>
            </w:pPr>
          </w:p>
        </w:tc>
        <w:tc>
          <w:tcPr>
            <w:tcW w:w="1500" w:type="dxa"/>
          </w:tcPr>
          <w:p w14:paraId="1C0B092D" w14:textId="77777777" w:rsidR="0071035B" w:rsidRPr="00D9517A" w:rsidRDefault="0071035B">
            <w:pPr>
              <w:spacing w:line="360" w:lineRule="auto"/>
              <w:jc w:val="center"/>
              <w:rPr>
                <w:rFonts w:ascii="Mulish" w:hAnsi="Mulish" w:cs="Calibri"/>
                <w:sz w:val="22"/>
                <w:szCs w:val="22"/>
                <w:rPrChange w:id="6174" w:author="Guilherme Pessoa-Amorim [2]" w:date="2021-11-16T13:46:00Z">
                  <w:rPr>
                    <w:rFonts w:cs="Calibri"/>
                    <w:szCs w:val="22"/>
                  </w:rPr>
                </w:rPrChange>
              </w:rPr>
            </w:pPr>
          </w:p>
        </w:tc>
      </w:tr>
      <w:tr w:rsidR="0071035B" w:rsidRPr="00D9517A" w14:paraId="43AC924F" w14:textId="77777777" w:rsidTr="00E365A9">
        <w:tc>
          <w:tcPr>
            <w:tcW w:w="5529" w:type="dxa"/>
          </w:tcPr>
          <w:p w14:paraId="3773B5C1" w14:textId="77777777" w:rsidR="0071035B" w:rsidRPr="00D9517A" w:rsidRDefault="0071035B" w:rsidP="00D87F19">
            <w:pPr>
              <w:spacing w:line="360" w:lineRule="auto"/>
              <w:rPr>
                <w:rFonts w:ascii="Mulish" w:hAnsi="Mulish" w:cs="Calibri"/>
                <w:sz w:val="22"/>
                <w:szCs w:val="22"/>
                <w:rPrChange w:id="6175" w:author="Guilherme Pessoa-Amorim [2]" w:date="2021-11-16T13:46:00Z">
                  <w:rPr>
                    <w:rFonts w:cs="Calibri"/>
                    <w:szCs w:val="22"/>
                  </w:rPr>
                </w:rPrChange>
              </w:rPr>
            </w:pPr>
            <w:r w:rsidRPr="00D9517A">
              <w:rPr>
                <w:rFonts w:ascii="Mulish" w:hAnsi="Mulish" w:cs="Calibri"/>
                <w:color w:val="000000"/>
                <w:sz w:val="22"/>
                <w:szCs w:val="22"/>
                <w:rPrChange w:id="6176" w:author="Guilherme Pessoa-Amorim [2]" w:date="2021-11-16T13:46:00Z">
                  <w:rPr>
                    <w:rFonts w:cs="Calibri"/>
                    <w:color w:val="000000"/>
                    <w:szCs w:val="22"/>
                  </w:rPr>
                </w:rPrChange>
              </w:rPr>
              <w:t>Any anticoagulant</w:t>
            </w:r>
          </w:p>
        </w:tc>
        <w:tc>
          <w:tcPr>
            <w:tcW w:w="1559" w:type="dxa"/>
          </w:tcPr>
          <w:p w14:paraId="6D1076C4" w14:textId="77777777" w:rsidR="0071035B" w:rsidRPr="00D9517A" w:rsidRDefault="0071035B">
            <w:pPr>
              <w:spacing w:line="360" w:lineRule="auto"/>
              <w:jc w:val="center"/>
              <w:rPr>
                <w:rFonts w:ascii="Mulish" w:hAnsi="Mulish" w:cs="Calibri"/>
                <w:sz w:val="22"/>
                <w:szCs w:val="22"/>
                <w:rPrChange w:id="6177" w:author="Guilherme Pessoa-Amorim [2]" w:date="2021-11-16T13:46:00Z">
                  <w:rPr>
                    <w:rFonts w:cs="Calibri"/>
                    <w:szCs w:val="22"/>
                  </w:rPr>
                </w:rPrChange>
              </w:rPr>
            </w:pPr>
            <w:r w:rsidRPr="00D9517A">
              <w:rPr>
                <w:rFonts w:ascii="Mulish" w:hAnsi="Mulish" w:cs="Calibri"/>
                <w:sz w:val="22"/>
                <w:szCs w:val="22"/>
                <w:rPrChange w:id="6178" w:author="Guilherme Pessoa-Amorim [2]" w:date="2021-11-16T13:46:00Z">
                  <w:rPr>
                    <w:rFonts w:cs="Calibri"/>
                    <w:szCs w:val="22"/>
                  </w:rPr>
                </w:rPrChange>
              </w:rPr>
              <w:t>X</w:t>
            </w:r>
          </w:p>
        </w:tc>
        <w:tc>
          <w:tcPr>
            <w:tcW w:w="1418" w:type="dxa"/>
          </w:tcPr>
          <w:p w14:paraId="2BA92C40" w14:textId="77777777" w:rsidR="0071035B" w:rsidRPr="00D9517A" w:rsidRDefault="0071035B">
            <w:pPr>
              <w:spacing w:line="360" w:lineRule="auto"/>
              <w:jc w:val="center"/>
              <w:rPr>
                <w:rFonts w:ascii="Mulish" w:hAnsi="Mulish" w:cs="Calibri"/>
                <w:sz w:val="22"/>
                <w:szCs w:val="22"/>
                <w:rPrChange w:id="6179" w:author="Guilherme Pessoa-Amorim [2]" w:date="2021-11-16T13:46:00Z">
                  <w:rPr>
                    <w:rFonts w:cs="Calibri"/>
                    <w:szCs w:val="22"/>
                  </w:rPr>
                </w:rPrChange>
              </w:rPr>
            </w:pPr>
            <w:r w:rsidRPr="00D9517A">
              <w:rPr>
                <w:rFonts w:ascii="Mulish" w:hAnsi="Mulish" w:cs="Calibri"/>
                <w:sz w:val="22"/>
                <w:szCs w:val="22"/>
                <w:rPrChange w:id="6180" w:author="Guilherme Pessoa-Amorim [2]" w:date="2021-11-16T13:46:00Z">
                  <w:rPr>
                    <w:rFonts w:cs="Calibri"/>
                    <w:szCs w:val="22"/>
                  </w:rPr>
                </w:rPrChange>
              </w:rPr>
              <w:t>X</w:t>
            </w:r>
          </w:p>
        </w:tc>
        <w:tc>
          <w:tcPr>
            <w:tcW w:w="1500" w:type="dxa"/>
          </w:tcPr>
          <w:p w14:paraId="14134E39" w14:textId="77777777" w:rsidR="0071035B" w:rsidRPr="00D9517A" w:rsidRDefault="0071035B">
            <w:pPr>
              <w:spacing w:line="360" w:lineRule="auto"/>
              <w:jc w:val="center"/>
              <w:rPr>
                <w:rFonts w:ascii="Mulish" w:hAnsi="Mulish" w:cs="Calibri"/>
                <w:sz w:val="22"/>
                <w:szCs w:val="22"/>
                <w:rPrChange w:id="6181" w:author="Guilherme Pessoa-Amorim [2]" w:date="2021-11-16T13:46:00Z">
                  <w:rPr>
                    <w:rFonts w:cs="Calibri"/>
                    <w:szCs w:val="22"/>
                  </w:rPr>
                </w:rPrChange>
              </w:rPr>
            </w:pPr>
            <w:r w:rsidRPr="00D9517A">
              <w:rPr>
                <w:rFonts w:ascii="Mulish" w:hAnsi="Mulish" w:cs="Calibri"/>
                <w:sz w:val="22"/>
                <w:szCs w:val="22"/>
                <w:rPrChange w:id="6182" w:author="Guilherme Pessoa-Amorim [2]" w:date="2021-11-16T13:46:00Z">
                  <w:rPr>
                    <w:rFonts w:cs="Calibri"/>
                    <w:szCs w:val="22"/>
                  </w:rPr>
                </w:rPrChange>
              </w:rPr>
              <w:t>X</w:t>
            </w:r>
          </w:p>
        </w:tc>
      </w:tr>
      <w:tr w:rsidR="0071035B" w:rsidRPr="00D9517A" w14:paraId="55E91FDB" w14:textId="77777777" w:rsidTr="00E365A9">
        <w:tc>
          <w:tcPr>
            <w:tcW w:w="5529" w:type="dxa"/>
          </w:tcPr>
          <w:p w14:paraId="4E75C3FB" w14:textId="77777777" w:rsidR="0071035B" w:rsidRPr="00D9517A" w:rsidRDefault="0071035B" w:rsidP="00D87F19">
            <w:pPr>
              <w:spacing w:line="360" w:lineRule="auto"/>
              <w:rPr>
                <w:rFonts w:ascii="Mulish" w:hAnsi="Mulish" w:cs="Calibri"/>
                <w:sz w:val="22"/>
                <w:szCs w:val="22"/>
                <w:rPrChange w:id="6183" w:author="Guilherme Pessoa-Amorim [2]" w:date="2021-11-16T13:46:00Z">
                  <w:rPr>
                    <w:rFonts w:cs="Calibri"/>
                    <w:szCs w:val="22"/>
                  </w:rPr>
                </w:rPrChange>
              </w:rPr>
            </w:pPr>
            <w:r w:rsidRPr="00D9517A">
              <w:rPr>
                <w:rFonts w:ascii="Mulish" w:hAnsi="Mulish" w:cs="Calibri"/>
                <w:color w:val="000000"/>
                <w:sz w:val="22"/>
                <w:szCs w:val="22"/>
                <w:rPrChange w:id="6184" w:author="Guilherme Pessoa-Amorim [2]" w:date="2021-11-16T13:46:00Z">
                  <w:rPr>
                    <w:rFonts w:cs="Calibri"/>
                    <w:color w:val="000000"/>
                    <w:szCs w:val="22"/>
                  </w:rPr>
                </w:rPrChange>
              </w:rPr>
              <w:t>Vitamin K antagonists</w:t>
            </w:r>
          </w:p>
        </w:tc>
        <w:tc>
          <w:tcPr>
            <w:tcW w:w="1559" w:type="dxa"/>
          </w:tcPr>
          <w:p w14:paraId="16EC4183" w14:textId="77777777" w:rsidR="0071035B" w:rsidRPr="00D9517A" w:rsidRDefault="0071035B">
            <w:pPr>
              <w:spacing w:line="360" w:lineRule="auto"/>
              <w:jc w:val="center"/>
              <w:rPr>
                <w:rFonts w:ascii="Mulish" w:hAnsi="Mulish" w:cs="Calibri"/>
                <w:sz w:val="22"/>
                <w:szCs w:val="22"/>
                <w:rPrChange w:id="6185" w:author="Guilherme Pessoa-Amorim [2]" w:date="2021-11-16T13:46:00Z">
                  <w:rPr>
                    <w:rFonts w:cs="Calibri"/>
                    <w:szCs w:val="22"/>
                  </w:rPr>
                </w:rPrChange>
              </w:rPr>
            </w:pPr>
            <w:r w:rsidRPr="00D9517A">
              <w:rPr>
                <w:rFonts w:ascii="Mulish" w:hAnsi="Mulish" w:cs="Calibri"/>
                <w:sz w:val="22"/>
                <w:szCs w:val="22"/>
                <w:rPrChange w:id="6186" w:author="Guilherme Pessoa-Amorim [2]" w:date="2021-11-16T13:46:00Z">
                  <w:rPr>
                    <w:rFonts w:cs="Calibri"/>
                    <w:szCs w:val="22"/>
                  </w:rPr>
                </w:rPrChange>
              </w:rPr>
              <w:t>X</w:t>
            </w:r>
          </w:p>
        </w:tc>
        <w:tc>
          <w:tcPr>
            <w:tcW w:w="1418" w:type="dxa"/>
          </w:tcPr>
          <w:p w14:paraId="009A0374" w14:textId="77777777" w:rsidR="0071035B" w:rsidRPr="00D9517A" w:rsidRDefault="0071035B">
            <w:pPr>
              <w:spacing w:line="360" w:lineRule="auto"/>
              <w:jc w:val="center"/>
              <w:rPr>
                <w:rFonts w:ascii="Mulish" w:hAnsi="Mulish" w:cs="Calibri"/>
                <w:sz w:val="22"/>
                <w:szCs w:val="22"/>
                <w:rPrChange w:id="6187" w:author="Guilherme Pessoa-Amorim [2]" w:date="2021-11-16T13:46:00Z">
                  <w:rPr>
                    <w:rFonts w:cs="Calibri"/>
                    <w:szCs w:val="22"/>
                  </w:rPr>
                </w:rPrChange>
              </w:rPr>
            </w:pPr>
          </w:p>
        </w:tc>
        <w:tc>
          <w:tcPr>
            <w:tcW w:w="1500" w:type="dxa"/>
          </w:tcPr>
          <w:p w14:paraId="2F8329D8" w14:textId="77777777" w:rsidR="0071035B" w:rsidRPr="00D9517A" w:rsidRDefault="0071035B">
            <w:pPr>
              <w:spacing w:line="360" w:lineRule="auto"/>
              <w:jc w:val="center"/>
              <w:rPr>
                <w:rFonts w:ascii="Mulish" w:hAnsi="Mulish" w:cs="Calibri"/>
                <w:sz w:val="22"/>
                <w:szCs w:val="22"/>
                <w:rPrChange w:id="6188" w:author="Guilherme Pessoa-Amorim [2]" w:date="2021-11-16T13:46:00Z">
                  <w:rPr>
                    <w:rFonts w:cs="Calibri"/>
                    <w:szCs w:val="22"/>
                  </w:rPr>
                </w:rPrChange>
              </w:rPr>
            </w:pPr>
            <w:r w:rsidRPr="00D9517A">
              <w:rPr>
                <w:rFonts w:ascii="Mulish" w:hAnsi="Mulish" w:cs="Calibri"/>
                <w:sz w:val="22"/>
                <w:szCs w:val="22"/>
                <w:rPrChange w:id="6189" w:author="Guilherme Pessoa-Amorim [2]" w:date="2021-11-16T13:46:00Z">
                  <w:rPr>
                    <w:rFonts w:cs="Calibri"/>
                    <w:szCs w:val="22"/>
                  </w:rPr>
                </w:rPrChange>
              </w:rPr>
              <w:t>X</w:t>
            </w:r>
          </w:p>
        </w:tc>
      </w:tr>
      <w:tr w:rsidR="0071035B" w:rsidRPr="00D9517A" w14:paraId="4453ACA7" w14:textId="77777777" w:rsidTr="00E365A9">
        <w:tc>
          <w:tcPr>
            <w:tcW w:w="5529" w:type="dxa"/>
          </w:tcPr>
          <w:p w14:paraId="6B77F879" w14:textId="77777777" w:rsidR="0071035B" w:rsidRPr="00D9517A" w:rsidRDefault="0071035B" w:rsidP="00D87F19">
            <w:pPr>
              <w:spacing w:line="360" w:lineRule="auto"/>
              <w:rPr>
                <w:rFonts w:ascii="Mulish" w:hAnsi="Mulish" w:cs="Calibri"/>
                <w:sz w:val="22"/>
                <w:szCs w:val="22"/>
                <w:rPrChange w:id="6190" w:author="Guilherme Pessoa-Amorim [2]" w:date="2021-11-16T13:46:00Z">
                  <w:rPr>
                    <w:rFonts w:cs="Calibri"/>
                    <w:szCs w:val="22"/>
                  </w:rPr>
                </w:rPrChange>
              </w:rPr>
            </w:pPr>
            <w:r w:rsidRPr="00D9517A">
              <w:rPr>
                <w:rFonts w:ascii="Mulish" w:hAnsi="Mulish" w:cs="Calibri"/>
                <w:color w:val="000000"/>
                <w:sz w:val="22"/>
                <w:szCs w:val="22"/>
                <w:rPrChange w:id="6191" w:author="Guilherme Pessoa-Amorim [2]" w:date="2021-11-16T13:46:00Z">
                  <w:rPr>
                    <w:rFonts w:cs="Calibri"/>
                    <w:color w:val="000000"/>
                    <w:szCs w:val="22"/>
                  </w:rPr>
                </w:rPrChange>
              </w:rPr>
              <w:t>Novel oral anticoagulants (NOACs)</w:t>
            </w:r>
          </w:p>
        </w:tc>
        <w:tc>
          <w:tcPr>
            <w:tcW w:w="1559" w:type="dxa"/>
          </w:tcPr>
          <w:p w14:paraId="74842F4B" w14:textId="77777777" w:rsidR="0071035B" w:rsidRPr="00D9517A" w:rsidRDefault="0071035B">
            <w:pPr>
              <w:spacing w:line="360" w:lineRule="auto"/>
              <w:jc w:val="center"/>
              <w:rPr>
                <w:rFonts w:ascii="Mulish" w:hAnsi="Mulish" w:cs="Calibri"/>
                <w:sz w:val="22"/>
                <w:szCs w:val="22"/>
                <w:rPrChange w:id="6192" w:author="Guilherme Pessoa-Amorim [2]" w:date="2021-11-16T13:46:00Z">
                  <w:rPr>
                    <w:rFonts w:cs="Calibri"/>
                    <w:szCs w:val="22"/>
                  </w:rPr>
                </w:rPrChange>
              </w:rPr>
            </w:pPr>
            <w:r w:rsidRPr="00D9517A">
              <w:rPr>
                <w:rFonts w:ascii="Mulish" w:hAnsi="Mulish" w:cs="Calibri"/>
                <w:sz w:val="22"/>
                <w:szCs w:val="22"/>
                <w:rPrChange w:id="6193" w:author="Guilherme Pessoa-Amorim [2]" w:date="2021-11-16T13:46:00Z">
                  <w:rPr>
                    <w:rFonts w:cs="Calibri"/>
                    <w:szCs w:val="22"/>
                  </w:rPr>
                </w:rPrChange>
              </w:rPr>
              <w:t>X</w:t>
            </w:r>
          </w:p>
        </w:tc>
        <w:tc>
          <w:tcPr>
            <w:tcW w:w="1418" w:type="dxa"/>
          </w:tcPr>
          <w:p w14:paraId="0E173B79" w14:textId="77777777" w:rsidR="0071035B" w:rsidRPr="00D9517A" w:rsidRDefault="0071035B">
            <w:pPr>
              <w:spacing w:line="360" w:lineRule="auto"/>
              <w:jc w:val="center"/>
              <w:rPr>
                <w:rFonts w:ascii="Mulish" w:hAnsi="Mulish" w:cs="Calibri"/>
                <w:sz w:val="22"/>
                <w:szCs w:val="22"/>
                <w:rPrChange w:id="6194" w:author="Guilherme Pessoa-Amorim [2]" w:date="2021-11-16T13:46:00Z">
                  <w:rPr>
                    <w:rFonts w:cs="Calibri"/>
                    <w:szCs w:val="22"/>
                  </w:rPr>
                </w:rPrChange>
              </w:rPr>
            </w:pPr>
          </w:p>
        </w:tc>
        <w:tc>
          <w:tcPr>
            <w:tcW w:w="1500" w:type="dxa"/>
          </w:tcPr>
          <w:p w14:paraId="2C5141BD" w14:textId="77777777" w:rsidR="0071035B" w:rsidRPr="00D9517A" w:rsidRDefault="0071035B">
            <w:pPr>
              <w:spacing w:line="360" w:lineRule="auto"/>
              <w:jc w:val="center"/>
              <w:rPr>
                <w:rFonts w:ascii="Mulish" w:hAnsi="Mulish" w:cs="Calibri"/>
                <w:sz w:val="22"/>
                <w:szCs w:val="22"/>
                <w:rPrChange w:id="6195" w:author="Guilherme Pessoa-Amorim [2]" w:date="2021-11-16T13:46:00Z">
                  <w:rPr>
                    <w:rFonts w:cs="Calibri"/>
                    <w:szCs w:val="22"/>
                  </w:rPr>
                </w:rPrChange>
              </w:rPr>
            </w:pPr>
          </w:p>
        </w:tc>
      </w:tr>
      <w:tr w:rsidR="0071035B" w:rsidRPr="00D9517A" w14:paraId="3A1CE187" w14:textId="77777777" w:rsidTr="00E365A9">
        <w:tc>
          <w:tcPr>
            <w:tcW w:w="5529" w:type="dxa"/>
          </w:tcPr>
          <w:p w14:paraId="591356F6" w14:textId="77777777" w:rsidR="0071035B" w:rsidRPr="00D9517A" w:rsidRDefault="0071035B" w:rsidP="00D87F19">
            <w:pPr>
              <w:spacing w:line="360" w:lineRule="auto"/>
              <w:rPr>
                <w:rFonts w:ascii="Mulish" w:hAnsi="Mulish" w:cs="Calibri"/>
                <w:color w:val="000000"/>
                <w:sz w:val="22"/>
                <w:szCs w:val="22"/>
                <w:rPrChange w:id="6196" w:author="Guilherme Pessoa-Amorim [2]" w:date="2021-11-16T13:46:00Z">
                  <w:rPr>
                    <w:rFonts w:cs="Calibri"/>
                    <w:color w:val="000000"/>
                    <w:szCs w:val="22"/>
                  </w:rPr>
                </w:rPrChange>
              </w:rPr>
            </w:pPr>
            <w:r w:rsidRPr="00D9517A">
              <w:rPr>
                <w:rFonts w:ascii="Mulish" w:hAnsi="Mulish" w:cs="Calibri"/>
                <w:color w:val="000000"/>
                <w:sz w:val="22"/>
                <w:szCs w:val="22"/>
                <w:rPrChange w:id="6197" w:author="Guilherme Pessoa-Amorim [2]" w:date="2021-11-16T13:46:00Z">
                  <w:rPr>
                    <w:rFonts w:cs="Calibri"/>
                    <w:color w:val="000000"/>
                    <w:szCs w:val="22"/>
                  </w:rPr>
                </w:rPrChange>
              </w:rPr>
              <w:t>Factor Xa inhibitors</w:t>
            </w:r>
          </w:p>
        </w:tc>
        <w:tc>
          <w:tcPr>
            <w:tcW w:w="1559" w:type="dxa"/>
          </w:tcPr>
          <w:p w14:paraId="55FC0278" w14:textId="77777777" w:rsidR="0071035B" w:rsidRPr="00D9517A" w:rsidRDefault="0071035B">
            <w:pPr>
              <w:spacing w:line="360" w:lineRule="auto"/>
              <w:jc w:val="center"/>
              <w:rPr>
                <w:rFonts w:ascii="Mulish" w:hAnsi="Mulish" w:cs="Calibri"/>
                <w:sz w:val="22"/>
                <w:szCs w:val="22"/>
                <w:rPrChange w:id="6198" w:author="Guilherme Pessoa-Amorim [2]" w:date="2021-11-16T13:46:00Z">
                  <w:rPr>
                    <w:rFonts w:cs="Calibri"/>
                    <w:szCs w:val="22"/>
                  </w:rPr>
                </w:rPrChange>
              </w:rPr>
            </w:pPr>
          </w:p>
        </w:tc>
        <w:tc>
          <w:tcPr>
            <w:tcW w:w="1418" w:type="dxa"/>
          </w:tcPr>
          <w:p w14:paraId="3FF78D09" w14:textId="77777777" w:rsidR="0071035B" w:rsidRPr="00D9517A" w:rsidRDefault="0071035B">
            <w:pPr>
              <w:spacing w:line="360" w:lineRule="auto"/>
              <w:jc w:val="center"/>
              <w:rPr>
                <w:rFonts w:ascii="Mulish" w:hAnsi="Mulish" w:cs="Calibri"/>
                <w:sz w:val="22"/>
                <w:szCs w:val="22"/>
                <w:rPrChange w:id="6199" w:author="Guilherme Pessoa-Amorim [2]" w:date="2021-11-16T13:46:00Z">
                  <w:rPr>
                    <w:rFonts w:cs="Calibri"/>
                    <w:szCs w:val="22"/>
                  </w:rPr>
                </w:rPrChange>
              </w:rPr>
            </w:pPr>
          </w:p>
        </w:tc>
        <w:tc>
          <w:tcPr>
            <w:tcW w:w="1500" w:type="dxa"/>
          </w:tcPr>
          <w:p w14:paraId="16EA6B23" w14:textId="77777777" w:rsidR="0071035B" w:rsidRPr="00D9517A" w:rsidRDefault="0071035B">
            <w:pPr>
              <w:spacing w:line="360" w:lineRule="auto"/>
              <w:jc w:val="center"/>
              <w:rPr>
                <w:rFonts w:ascii="Mulish" w:hAnsi="Mulish" w:cs="Calibri"/>
                <w:sz w:val="22"/>
                <w:szCs w:val="22"/>
                <w:rPrChange w:id="6200" w:author="Guilherme Pessoa-Amorim [2]" w:date="2021-11-16T13:46:00Z">
                  <w:rPr>
                    <w:rFonts w:cs="Calibri"/>
                    <w:szCs w:val="22"/>
                  </w:rPr>
                </w:rPrChange>
              </w:rPr>
            </w:pPr>
            <w:r w:rsidRPr="00D9517A">
              <w:rPr>
                <w:rFonts w:ascii="Mulish" w:hAnsi="Mulish" w:cs="Calibri"/>
                <w:sz w:val="22"/>
                <w:szCs w:val="22"/>
                <w:rPrChange w:id="6201" w:author="Guilherme Pessoa-Amorim [2]" w:date="2021-11-16T13:46:00Z">
                  <w:rPr>
                    <w:rFonts w:cs="Calibri"/>
                    <w:szCs w:val="22"/>
                  </w:rPr>
                </w:rPrChange>
              </w:rPr>
              <w:t>X</w:t>
            </w:r>
          </w:p>
        </w:tc>
      </w:tr>
      <w:tr w:rsidR="0071035B" w:rsidRPr="00D9517A" w14:paraId="1CC5D120" w14:textId="77777777" w:rsidTr="00E365A9">
        <w:tc>
          <w:tcPr>
            <w:tcW w:w="5529" w:type="dxa"/>
          </w:tcPr>
          <w:p w14:paraId="0104BA49" w14:textId="77777777" w:rsidR="0071035B" w:rsidRPr="00D9517A" w:rsidRDefault="0071035B" w:rsidP="00D87F19">
            <w:pPr>
              <w:spacing w:line="360" w:lineRule="auto"/>
              <w:rPr>
                <w:rFonts w:ascii="Mulish" w:hAnsi="Mulish" w:cs="Calibri"/>
                <w:color w:val="000000"/>
                <w:sz w:val="22"/>
                <w:szCs w:val="22"/>
                <w:rPrChange w:id="6202" w:author="Guilherme Pessoa-Amorim [2]" w:date="2021-11-16T13:46:00Z">
                  <w:rPr>
                    <w:rFonts w:cs="Calibri"/>
                    <w:color w:val="000000"/>
                    <w:szCs w:val="22"/>
                  </w:rPr>
                </w:rPrChange>
              </w:rPr>
            </w:pPr>
            <w:r w:rsidRPr="00D9517A">
              <w:rPr>
                <w:rFonts w:ascii="Mulish" w:hAnsi="Mulish" w:cs="Calibri"/>
                <w:color w:val="000000"/>
                <w:sz w:val="22"/>
                <w:szCs w:val="22"/>
                <w:rPrChange w:id="6203" w:author="Guilherme Pessoa-Amorim [2]" w:date="2021-11-16T13:46:00Z">
                  <w:rPr>
                    <w:rFonts w:cs="Calibri"/>
                    <w:color w:val="000000"/>
                    <w:szCs w:val="22"/>
                  </w:rPr>
                </w:rPrChange>
              </w:rPr>
              <w:t>Thrombin inhibitors</w:t>
            </w:r>
          </w:p>
        </w:tc>
        <w:tc>
          <w:tcPr>
            <w:tcW w:w="1559" w:type="dxa"/>
          </w:tcPr>
          <w:p w14:paraId="2D6B2583" w14:textId="77777777" w:rsidR="0071035B" w:rsidRPr="00D9517A" w:rsidRDefault="0071035B">
            <w:pPr>
              <w:spacing w:line="360" w:lineRule="auto"/>
              <w:jc w:val="center"/>
              <w:rPr>
                <w:rFonts w:ascii="Mulish" w:hAnsi="Mulish" w:cs="Calibri"/>
                <w:sz w:val="22"/>
                <w:szCs w:val="22"/>
                <w:rPrChange w:id="6204" w:author="Guilherme Pessoa-Amorim [2]" w:date="2021-11-16T13:46:00Z">
                  <w:rPr>
                    <w:rFonts w:cs="Calibri"/>
                    <w:szCs w:val="22"/>
                  </w:rPr>
                </w:rPrChange>
              </w:rPr>
            </w:pPr>
          </w:p>
        </w:tc>
        <w:tc>
          <w:tcPr>
            <w:tcW w:w="1418" w:type="dxa"/>
          </w:tcPr>
          <w:p w14:paraId="028AE5C4" w14:textId="77777777" w:rsidR="0071035B" w:rsidRPr="00D9517A" w:rsidRDefault="0071035B">
            <w:pPr>
              <w:spacing w:line="360" w:lineRule="auto"/>
              <w:jc w:val="center"/>
              <w:rPr>
                <w:rFonts w:ascii="Mulish" w:hAnsi="Mulish" w:cs="Calibri"/>
                <w:sz w:val="22"/>
                <w:szCs w:val="22"/>
                <w:rPrChange w:id="6205" w:author="Guilherme Pessoa-Amorim [2]" w:date="2021-11-16T13:46:00Z">
                  <w:rPr>
                    <w:rFonts w:cs="Calibri"/>
                    <w:szCs w:val="22"/>
                  </w:rPr>
                </w:rPrChange>
              </w:rPr>
            </w:pPr>
          </w:p>
        </w:tc>
        <w:tc>
          <w:tcPr>
            <w:tcW w:w="1500" w:type="dxa"/>
          </w:tcPr>
          <w:p w14:paraId="259D40A5" w14:textId="77777777" w:rsidR="0071035B" w:rsidRPr="00D9517A" w:rsidRDefault="0071035B">
            <w:pPr>
              <w:spacing w:line="360" w:lineRule="auto"/>
              <w:jc w:val="center"/>
              <w:rPr>
                <w:rFonts w:ascii="Mulish" w:hAnsi="Mulish" w:cs="Calibri"/>
                <w:sz w:val="22"/>
                <w:szCs w:val="22"/>
                <w:rPrChange w:id="6206" w:author="Guilherme Pessoa-Amorim [2]" w:date="2021-11-16T13:46:00Z">
                  <w:rPr>
                    <w:rFonts w:cs="Calibri"/>
                    <w:szCs w:val="22"/>
                  </w:rPr>
                </w:rPrChange>
              </w:rPr>
            </w:pPr>
            <w:r w:rsidRPr="00D9517A">
              <w:rPr>
                <w:rFonts w:ascii="Mulish" w:hAnsi="Mulish" w:cs="Calibri"/>
                <w:sz w:val="22"/>
                <w:szCs w:val="22"/>
                <w:rPrChange w:id="6207" w:author="Guilherme Pessoa-Amorim [2]" w:date="2021-11-16T13:46:00Z">
                  <w:rPr>
                    <w:rFonts w:cs="Calibri"/>
                    <w:szCs w:val="22"/>
                  </w:rPr>
                </w:rPrChange>
              </w:rPr>
              <w:t>X</w:t>
            </w:r>
          </w:p>
        </w:tc>
      </w:tr>
      <w:tr w:rsidR="0071035B" w:rsidRPr="00D9517A" w14:paraId="1015831A" w14:textId="77777777" w:rsidTr="00E365A9">
        <w:tc>
          <w:tcPr>
            <w:tcW w:w="5529" w:type="dxa"/>
          </w:tcPr>
          <w:p w14:paraId="6BF47CEB" w14:textId="77777777" w:rsidR="0071035B" w:rsidRPr="00D9517A" w:rsidRDefault="0071035B" w:rsidP="00D87F19">
            <w:pPr>
              <w:spacing w:line="360" w:lineRule="auto"/>
              <w:rPr>
                <w:rFonts w:ascii="Mulish" w:hAnsi="Mulish" w:cs="Calibri"/>
                <w:sz w:val="22"/>
                <w:szCs w:val="22"/>
                <w:rPrChange w:id="6208" w:author="Guilherme Pessoa-Amorim [2]" w:date="2021-11-16T13:46:00Z">
                  <w:rPr>
                    <w:rFonts w:cs="Calibri"/>
                    <w:szCs w:val="22"/>
                  </w:rPr>
                </w:rPrChange>
              </w:rPr>
            </w:pPr>
            <w:r w:rsidRPr="00D9517A">
              <w:rPr>
                <w:rFonts w:ascii="Mulish" w:hAnsi="Mulish" w:cs="Calibri"/>
                <w:color w:val="000000"/>
                <w:sz w:val="22"/>
                <w:szCs w:val="22"/>
                <w:rPrChange w:id="6209" w:author="Guilherme Pessoa-Amorim [2]" w:date="2021-11-16T13:46:00Z">
                  <w:rPr>
                    <w:rFonts w:cs="Calibri"/>
                    <w:color w:val="000000"/>
                    <w:szCs w:val="22"/>
                  </w:rPr>
                </w:rPrChange>
              </w:rPr>
              <w:t>Low-molecular weight heparin (LMWHs)</w:t>
            </w:r>
          </w:p>
        </w:tc>
        <w:tc>
          <w:tcPr>
            <w:tcW w:w="1559" w:type="dxa"/>
          </w:tcPr>
          <w:p w14:paraId="1D694616" w14:textId="77777777" w:rsidR="0071035B" w:rsidRPr="00D9517A" w:rsidRDefault="0071035B">
            <w:pPr>
              <w:spacing w:line="360" w:lineRule="auto"/>
              <w:jc w:val="center"/>
              <w:rPr>
                <w:rFonts w:ascii="Mulish" w:hAnsi="Mulish" w:cs="Calibri"/>
                <w:sz w:val="22"/>
                <w:szCs w:val="22"/>
                <w:rPrChange w:id="6210" w:author="Guilherme Pessoa-Amorim [2]" w:date="2021-11-16T13:46:00Z">
                  <w:rPr>
                    <w:rFonts w:cs="Calibri"/>
                    <w:szCs w:val="22"/>
                  </w:rPr>
                </w:rPrChange>
              </w:rPr>
            </w:pPr>
            <w:r w:rsidRPr="00D9517A">
              <w:rPr>
                <w:rFonts w:ascii="Mulish" w:hAnsi="Mulish" w:cs="Calibri"/>
                <w:sz w:val="22"/>
                <w:szCs w:val="22"/>
                <w:rPrChange w:id="6211" w:author="Guilherme Pessoa-Amorim [2]" w:date="2021-11-16T13:46:00Z">
                  <w:rPr>
                    <w:rFonts w:cs="Calibri"/>
                    <w:szCs w:val="22"/>
                  </w:rPr>
                </w:rPrChange>
              </w:rPr>
              <w:t>X</w:t>
            </w:r>
          </w:p>
        </w:tc>
        <w:tc>
          <w:tcPr>
            <w:tcW w:w="1418" w:type="dxa"/>
          </w:tcPr>
          <w:p w14:paraId="6AB27BDA" w14:textId="77777777" w:rsidR="0071035B" w:rsidRPr="00D9517A" w:rsidRDefault="0071035B">
            <w:pPr>
              <w:spacing w:line="360" w:lineRule="auto"/>
              <w:jc w:val="center"/>
              <w:rPr>
                <w:rFonts w:ascii="Mulish" w:hAnsi="Mulish" w:cs="Calibri"/>
                <w:sz w:val="22"/>
                <w:szCs w:val="22"/>
                <w:rPrChange w:id="6212" w:author="Guilherme Pessoa-Amorim [2]" w:date="2021-11-16T13:46:00Z">
                  <w:rPr>
                    <w:rFonts w:cs="Calibri"/>
                    <w:szCs w:val="22"/>
                  </w:rPr>
                </w:rPrChange>
              </w:rPr>
            </w:pPr>
          </w:p>
        </w:tc>
        <w:tc>
          <w:tcPr>
            <w:tcW w:w="1500" w:type="dxa"/>
          </w:tcPr>
          <w:p w14:paraId="5C464D6F" w14:textId="77777777" w:rsidR="0071035B" w:rsidRPr="00D9517A" w:rsidRDefault="0071035B">
            <w:pPr>
              <w:spacing w:line="360" w:lineRule="auto"/>
              <w:jc w:val="center"/>
              <w:rPr>
                <w:rFonts w:ascii="Mulish" w:hAnsi="Mulish" w:cs="Calibri"/>
                <w:sz w:val="22"/>
                <w:szCs w:val="22"/>
                <w:rPrChange w:id="6213" w:author="Guilherme Pessoa-Amorim [2]" w:date="2021-11-16T13:46:00Z">
                  <w:rPr>
                    <w:rFonts w:cs="Calibri"/>
                    <w:szCs w:val="22"/>
                  </w:rPr>
                </w:rPrChange>
              </w:rPr>
            </w:pPr>
            <w:r w:rsidRPr="00D9517A">
              <w:rPr>
                <w:rFonts w:ascii="Mulish" w:hAnsi="Mulish" w:cs="Calibri"/>
                <w:sz w:val="22"/>
                <w:szCs w:val="22"/>
                <w:rPrChange w:id="6214" w:author="Guilherme Pessoa-Amorim [2]" w:date="2021-11-16T13:46:00Z">
                  <w:rPr>
                    <w:rFonts w:cs="Calibri"/>
                    <w:szCs w:val="22"/>
                  </w:rPr>
                </w:rPrChange>
              </w:rPr>
              <w:t>X</w:t>
            </w:r>
          </w:p>
        </w:tc>
      </w:tr>
      <w:tr w:rsidR="0071035B" w:rsidRPr="00D9517A" w14:paraId="6A1CE17C" w14:textId="77777777" w:rsidTr="00E365A9">
        <w:tc>
          <w:tcPr>
            <w:tcW w:w="5529" w:type="dxa"/>
          </w:tcPr>
          <w:p w14:paraId="245345E1" w14:textId="77777777" w:rsidR="0071035B" w:rsidRPr="00D9517A" w:rsidRDefault="0071035B" w:rsidP="00D87F19">
            <w:pPr>
              <w:spacing w:line="360" w:lineRule="auto"/>
              <w:rPr>
                <w:rFonts w:ascii="Mulish" w:hAnsi="Mulish" w:cs="Calibri"/>
                <w:sz w:val="22"/>
                <w:szCs w:val="22"/>
                <w:rPrChange w:id="6215" w:author="Guilherme Pessoa-Amorim [2]" w:date="2021-11-16T13:46:00Z">
                  <w:rPr>
                    <w:rFonts w:cs="Calibri"/>
                    <w:szCs w:val="22"/>
                  </w:rPr>
                </w:rPrChange>
              </w:rPr>
            </w:pPr>
            <w:r w:rsidRPr="00D9517A">
              <w:rPr>
                <w:rFonts w:ascii="Mulish" w:hAnsi="Mulish" w:cs="Calibri"/>
                <w:color w:val="000000"/>
                <w:sz w:val="22"/>
                <w:szCs w:val="22"/>
                <w:rPrChange w:id="6216" w:author="Guilherme Pessoa-Amorim [2]" w:date="2021-11-16T13:46:00Z">
                  <w:rPr>
                    <w:rFonts w:cs="Calibri"/>
                    <w:color w:val="000000"/>
                    <w:szCs w:val="22"/>
                  </w:rPr>
                </w:rPrChange>
              </w:rPr>
              <w:t>Any antiplatelet</w:t>
            </w:r>
          </w:p>
        </w:tc>
        <w:tc>
          <w:tcPr>
            <w:tcW w:w="1559" w:type="dxa"/>
          </w:tcPr>
          <w:p w14:paraId="29AC7C84" w14:textId="77777777" w:rsidR="0071035B" w:rsidRPr="00D9517A" w:rsidRDefault="0071035B">
            <w:pPr>
              <w:spacing w:line="360" w:lineRule="auto"/>
              <w:jc w:val="center"/>
              <w:rPr>
                <w:rFonts w:ascii="Mulish" w:hAnsi="Mulish" w:cs="Calibri"/>
                <w:sz w:val="22"/>
                <w:szCs w:val="22"/>
                <w:rPrChange w:id="6217" w:author="Guilherme Pessoa-Amorim [2]" w:date="2021-11-16T13:46:00Z">
                  <w:rPr>
                    <w:rFonts w:cs="Calibri"/>
                    <w:szCs w:val="22"/>
                  </w:rPr>
                </w:rPrChange>
              </w:rPr>
            </w:pPr>
            <w:r w:rsidRPr="00D9517A">
              <w:rPr>
                <w:rFonts w:ascii="Mulish" w:hAnsi="Mulish" w:cs="Calibri"/>
                <w:sz w:val="22"/>
                <w:szCs w:val="22"/>
                <w:rPrChange w:id="6218" w:author="Guilherme Pessoa-Amorim [2]" w:date="2021-11-16T13:46:00Z">
                  <w:rPr>
                    <w:rFonts w:cs="Calibri"/>
                    <w:szCs w:val="22"/>
                  </w:rPr>
                </w:rPrChange>
              </w:rPr>
              <w:t>X</w:t>
            </w:r>
          </w:p>
        </w:tc>
        <w:tc>
          <w:tcPr>
            <w:tcW w:w="1418" w:type="dxa"/>
          </w:tcPr>
          <w:p w14:paraId="59319B22" w14:textId="77777777" w:rsidR="0071035B" w:rsidRPr="00D9517A" w:rsidRDefault="0071035B">
            <w:pPr>
              <w:spacing w:line="360" w:lineRule="auto"/>
              <w:jc w:val="center"/>
              <w:rPr>
                <w:rFonts w:ascii="Mulish" w:hAnsi="Mulish" w:cs="Calibri"/>
                <w:sz w:val="22"/>
                <w:szCs w:val="22"/>
                <w:rPrChange w:id="6219" w:author="Guilherme Pessoa-Amorim [2]" w:date="2021-11-16T13:46:00Z">
                  <w:rPr>
                    <w:rFonts w:cs="Calibri"/>
                    <w:szCs w:val="22"/>
                  </w:rPr>
                </w:rPrChange>
              </w:rPr>
            </w:pPr>
          </w:p>
        </w:tc>
        <w:tc>
          <w:tcPr>
            <w:tcW w:w="1500" w:type="dxa"/>
          </w:tcPr>
          <w:p w14:paraId="5F19569E" w14:textId="77777777" w:rsidR="0071035B" w:rsidRPr="00D9517A" w:rsidRDefault="0071035B">
            <w:pPr>
              <w:spacing w:line="360" w:lineRule="auto"/>
              <w:jc w:val="center"/>
              <w:rPr>
                <w:rFonts w:ascii="Mulish" w:hAnsi="Mulish" w:cs="Calibri"/>
                <w:sz w:val="22"/>
                <w:szCs w:val="22"/>
                <w:rPrChange w:id="6220" w:author="Guilherme Pessoa-Amorim [2]" w:date="2021-11-16T13:46:00Z">
                  <w:rPr>
                    <w:rFonts w:cs="Calibri"/>
                    <w:szCs w:val="22"/>
                  </w:rPr>
                </w:rPrChange>
              </w:rPr>
            </w:pPr>
          </w:p>
        </w:tc>
      </w:tr>
      <w:tr w:rsidR="0071035B" w:rsidRPr="00D9517A" w14:paraId="4272B5FD" w14:textId="77777777" w:rsidTr="00E365A9">
        <w:tc>
          <w:tcPr>
            <w:tcW w:w="5529" w:type="dxa"/>
          </w:tcPr>
          <w:p w14:paraId="71033613" w14:textId="77777777" w:rsidR="0071035B" w:rsidRPr="00D9517A" w:rsidRDefault="0071035B" w:rsidP="00D87F19">
            <w:pPr>
              <w:spacing w:line="360" w:lineRule="auto"/>
              <w:rPr>
                <w:rFonts w:ascii="Mulish" w:hAnsi="Mulish" w:cs="Calibri"/>
                <w:sz w:val="22"/>
                <w:szCs w:val="22"/>
                <w:rPrChange w:id="6221" w:author="Guilherme Pessoa-Amorim [2]" w:date="2021-11-16T13:46:00Z">
                  <w:rPr>
                    <w:rFonts w:cs="Calibri"/>
                    <w:szCs w:val="22"/>
                  </w:rPr>
                </w:rPrChange>
              </w:rPr>
            </w:pPr>
            <w:r w:rsidRPr="00D9517A">
              <w:rPr>
                <w:rFonts w:ascii="Mulish" w:hAnsi="Mulish" w:cs="Calibri"/>
                <w:color w:val="000000"/>
                <w:sz w:val="22"/>
                <w:szCs w:val="22"/>
                <w:rPrChange w:id="6222" w:author="Guilherme Pessoa-Amorim [2]" w:date="2021-11-16T13:46:00Z">
                  <w:rPr>
                    <w:rFonts w:cs="Calibri"/>
                    <w:color w:val="000000"/>
                    <w:szCs w:val="22"/>
                  </w:rPr>
                </w:rPrChange>
              </w:rPr>
              <w:t>Aspirin</w:t>
            </w:r>
          </w:p>
        </w:tc>
        <w:tc>
          <w:tcPr>
            <w:tcW w:w="1559" w:type="dxa"/>
          </w:tcPr>
          <w:p w14:paraId="233E638D" w14:textId="77777777" w:rsidR="0071035B" w:rsidRPr="00D9517A" w:rsidRDefault="0071035B">
            <w:pPr>
              <w:spacing w:line="360" w:lineRule="auto"/>
              <w:jc w:val="center"/>
              <w:rPr>
                <w:rFonts w:ascii="Mulish" w:hAnsi="Mulish" w:cs="Calibri"/>
                <w:sz w:val="22"/>
                <w:szCs w:val="22"/>
                <w:rPrChange w:id="6223" w:author="Guilherme Pessoa-Amorim [2]" w:date="2021-11-16T13:46:00Z">
                  <w:rPr>
                    <w:rFonts w:cs="Calibri"/>
                    <w:szCs w:val="22"/>
                  </w:rPr>
                </w:rPrChange>
              </w:rPr>
            </w:pPr>
            <w:r w:rsidRPr="00D9517A">
              <w:rPr>
                <w:rFonts w:ascii="Mulish" w:hAnsi="Mulish" w:cs="Calibri"/>
                <w:sz w:val="22"/>
                <w:szCs w:val="22"/>
                <w:rPrChange w:id="6224" w:author="Guilherme Pessoa-Amorim [2]" w:date="2021-11-16T13:46:00Z">
                  <w:rPr>
                    <w:rFonts w:cs="Calibri"/>
                    <w:szCs w:val="22"/>
                  </w:rPr>
                </w:rPrChange>
              </w:rPr>
              <w:t>X</w:t>
            </w:r>
          </w:p>
        </w:tc>
        <w:tc>
          <w:tcPr>
            <w:tcW w:w="1418" w:type="dxa"/>
          </w:tcPr>
          <w:p w14:paraId="2B7DDA63" w14:textId="77777777" w:rsidR="0071035B" w:rsidRPr="00D9517A" w:rsidRDefault="0071035B">
            <w:pPr>
              <w:spacing w:line="360" w:lineRule="auto"/>
              <w:jc w:val="center"/>
              <w:rPr>
                <w:rFonts w:ascii="Mulish" w:hAnsi="Mulish" w:cs="Calibri"/>
                <w:sz w:val="22"/>
                <w:szCs w:val="22"/>
                <w:rPrChange w:id="6225" w:author="Guilherme Pessoa-Amorim [2]" w:date="2021-11-16T13:46:00Z">
                  <w:rPr>
                    <w:rFonts w:cs="Calibri"/>
                    <w:szCs w:val="22"/>
                  </w:rPr>
                </w:rPrChange>
              </w:rPr>
            </w:pPr>
            <w:r w:rsidRPr="00D9517A">
              <w:rPr>
                <w:rFonts w:ascii="Mulish" w:hAnsi="Mulish" w:cs="Calibri"/>
                <w:sz w:val="22"/>
                <w:szCs w:val="22"/>
                <w:rPrChange w:id="6226" w:author="Guilherme Pessoa-Amorim [2]" w:date="2021-11-16T13:46:00Z">
                  <w:rPr>
                    <w:rFonts w:cs="Calibri"/>
                    <w:szCs w:val="22"/>
                  </w:rPr>
                </w:rPrChange>
              </w:rPr>
              <w:t>X</w:t>
            </w:r>
          </w:p>
        </w:tc>
        <w:tc>
          <w:tcPr>
            <w:tcW w:w="1500" w:type="dxa"/>
          </w:tcPr>
          <w:p w14:paraId="162FCA5B" w14:textId="77777777" w:rsidR="0071035B" w:rsidRPr="00D9517A" w:rsidRDefault="0071035B">
            <w:pPr>
              <w:spacing w:line="360" w:lineRule="auto"/>
              <w:jc w:val="center"/>
              <w:rPr>
                <w:rFonts w:ascii="Mulish" w:hAnsi="Mulish" w:cs="Calibri"/>
                <w:sz w:val="22"/>
                <w:szCs w:val="22"/>
                <w:rPrChange w:id="6227" w:author="Guilherme Pessoa-Amorim [2]" w:date="2021-11-16T13:46:00Z">
                  <w:rPr>
                    <w:rFonts w:cs="Calibri"/>
                    <w:szCs w:val="22"/>
                  </w:rPr>
                </w:rPrChange>
              </w:rPr>
            </w:pPr>
            <w:r w:rsidRPr="00D9517A">
              <w:rPr>
                <w:rFonts w:ascii="Mulish" w:hAnsi="Mulish" w:cs="Calibri"/>
                <w:sz w:val="22"/>
                <w:szCs w:val="22"/>
                <w:rPrChange w:id="6228" w:author="Guilherme Pessoa-Amorim [2]" w:date="2021-11-16T13:46:00Z">
                  <w:rPr>
                    <w:rFonts w:cs="Calibri"/>
                    <w:szCs w:val="22"/>
                  </w:rPr>
                </w:rPrChange>
              </w:rPr>
              <w:t>X</w:t>
            </w:r>
          </w:p>
        </w:tc>
      </w:tr>
      <w:tr w:rsidR="0071035B" w:rsidRPr="00D9517A" w14:paraId="399E8505" w14:textId="77777777" w:rsidTr="00E365A9">
        <w:tc>
          <w:tcPr>
            <w:tcW w:w="5529" w:type="dxa"/>
          </w:tcPr>
          <w:p w14:paraId="45BC75D7" w14:textId="77777777" w:rsidR="0071035B" w:rsidRPr="00D9517A" w:rsidRDefault="0071035B" w:rsidP="00D87F19">
            <w:pPr>
              <w:spacing w:line="360" w:lineRule="auto"/>
              <w:rPr>
                <w:rFonts w:ascii="Mulish" w:hAnsi="Mulish" w:cs="Calibri"/>
                <w:sz w:val="22"/>
                <w:szCs w:val="22"/>
                <w:rPrChange w:id="6229" w:author="Guilherme Pessoa-Amorim [2]" w:date="2021-11-16T13:46:00Z">
                  <w:rPr>
                    <w:rFonts w:cs="Calibri"/>
                    <w:szCs w:val="22"/>
                  </w:rPr>
                </w:rPrChange>
              </w:rPr>
            </w:pPr>
            <w:r w:rsidRPr="00D9517A">
              <w:rPr>
                <w:rFonts w:ascii="Mulish" w:hAnsi="Mulish" w:cs="Calibri"/>
                <w:color w:val="000000"/>
                <w:sz w:val="22"/>
                <w:szCs w:val="22"/>
                <w:rPrChange w:id="6230" w:author="Guilherme Pessoa-Amorim [2]" w:date="2021-11-16T13:46:00Z">
                  <w:rPr>
                    <w:rFonts w:cs="Calibri"/>
                    <w:color w:val="000000"/>
                    <w:szCs w:val="22"/>
                  </w:rPr>
                </w:rPrChange>
              </w:rPr>
              <w:t>Dipyridamole</w:t>
            </w:r>
          </w:p>
        </w:tc>
        <w:tc>
          <w:tcPr>
            <w:tcW w:w="1559" w:type="dxa"/>
          </w:tcPr>
          <w:p w14:paraId="6A018528" w14:textId="77777777" w:rsidR="0071035B" w:rsidRPr="00D9517A" w:rsidRDefault="0071035B">
            <w:pPr>
              <w:spacing w:line="360" w:lineRule="auto"/>
              <w:jc w:val="center"/>
              <w:rPr>
                <w:rFonts w:ascii="Mulish" w:hAnsi="Mulish" w:cs="Calibri"/>
                <w:sz w:val="22"/>
                <w:szCs w:val="22"/>
                <w:rPrChange w:id="6231" w:author="Guilherme Pessoa-Amorim [2]" w:date="2021-11-16T13:46:00Z">
                  <w:rPr>
                    <w:rFonts w:cs="Calibri"/>
                    <w:szCs w:val="22"/>
                  </w:rPr>
                </w:rPrChange>
              </w:rPr>
            </w:pPr>
            <w:r w:rsidRPr="00D9517A">
              <w:rPr>
                <w:rFonts w:ascii="Mulish" w:hAnsi="Mulish" w:cs="Calibri"/>
                <w:sz w:val="22"/>
                <w:szCs w:val="22"/>
                <w:rPrChange w:id="6232" w:author="Guilherme Pessoa-Amorim [2]" w:date="2021-11-16T13:46:00Z">
                  <w:rPr>
                    <w:rFonts w:cs="Calibri"/>
                    <w:szCs w:val="22"/>
                  </w:rPr>
                </w:rPrChange>
              </w:rPr>
              <w:t>X</w:t>
            </w:r>
          </w:p>
        </w:tc>
        <w:tc>
          <w:tcPr>
            <w:tcW w:w="1418" w:type="dxa"/>
          </w:tcPr>
          <w:p w14:paraId="575E3761" w14:textId="77777777" w:rsidR="0071035B" w:rsidRPr="00D9517A" w:rsidRDefault="0071035B">
            <w:pPr>
              <w:spacing w:line="360" w:lineRule="auto"/>
              <w:jc w:val="center"/>
              <w:rPr>
                <w:rFonts w:ascii="Mulish" w:hAnsi="Mulish" w:cs="Calibri"/>
                <w:sz w:val="22"/>
                <w:szCs w:val="22"/>
                <w:rPrChange w:id="6233" w:author="Guilherme Pessoa-Amorim [2]" w:date="2021-11-16T13:46:00Z">
                  <w:rPr>
                    <w:rFonts w:cs="Calibri"/>
                    <w:szCs w:val="22"/>
                  </w:rPr>
                </w:rPrChange>
              </w:rPr>
            </w:pPr>
          </w:p>
        </w:tc>
        <w:tc>
          <w:tcPr>
            <w:tcW w:w="1500" w:type="dxa"/>
          </w:tcPr>
          <w:p w14:paraId="547F7B00" w14:textId="77777777" w:rsidR="0071035B" w:rsidRPr="00D9517A" w:rsidRDefault="0071035B">
            <w:pPr>
              <w:spacing w:line="360" w:lineRule="auto"/>
              <w:jc w:val="center"/>
              <w:rPr>
                <w:rFonts w:ascii="Mulish" w:hAnsi="Mulish" w:cs="Calibri"/>
                <w:sz w:val="22"/>
                <w:szCs w:val="22"/>
                <w:rPrChange w:id="6234" w:author="Guilherme Pessoa-Amorim [2]" w:date="2021-11-16T13:46:00Z">
                  <w:rPr>
                    <w:rFonts w:cs="Calibri"/>
                    <w:szCs w:val="22"/>
                  </w:rPr>
                </w:rPrChange>
              </w:rPr>
            </w:pPr>
          </w:p>
        </w:tc>
      </w:tr>
      <w:tr w:rsidR="0071035B" w:rsidRPr="00D9517A" w14:paraId="4E6413B0" w14:textId="77777777" w:rsidTr="00E365A9">
        <w:tc>
          <w:tcPr>
            <w:tcW w:w="5529" w:type="dxa"/>
          </w:tcPr>
          <w:p w14:paraId="1161D860" w14:textId="77777777" w:rsidR="0071035B" w:rsidRPr="00D9517A" w:rsidRDefault="0071035B" w:rsidP="00D87F19">
            <w:pPr>
              <w:spacing w:line="360" w:lineRule="auto"/>
              <w:rPr>
                <w:rFonts w:ascii="Mulish" w:hAnsi="Mulish" w:cs="Calibri"/>
                <w:sz w:val="22"/>
                <w:szCs w:val="22"/>
                <w:rPrChange w:id="6235" w:author="Guilherme Pessoa-Amorim [2]" w:date="2021-11-16T13:46:00Z">
                  <w:rPr>
                    <w:rFonts w:cs="Calibri"/>
                    <w:szCs w:val="22"/>
                  </w:rPr>
                </w:rPrChange>
              </w:rPr>
            </w:pPr>
            <w:r w:rsidRPr="00D9517A">
              <w:rPr>
                <w:rFonts w:ascii="Mulish" w:hAnsi="Mulish" w:cs="Calibri"/>
                <w:color w:val="000000"/>
                <w:sz w:val="22"/>
                <w:szCs w:val="22"/>
                <w:rPrChange w:id="6236" w:author="Guilherme Pessoa-Amorim [2]" w:date="2021-11-16T13:46:00Z">
                  <w:rPr>
                    <w:rFonts w:cs="Calibri"/>
                    <w:color w:val="000000"/>
                    <w:szCs w:val="22"/>
                  </w:rPr>
                </w:rPrChange>
              </w:rPr>
              <w:t>Clopidogrel</w:t>
            </w:r>
          </w:p>
        </w:tc>
        <w:tc>
          <w:tcPr>
            <w:tcW w:w="1559" w:type="dxa"/>
          </w:tcPr>
          <w:p w14:paraId="71B6A042" w14:textId="77777777" w:rsidR="0071035B" w:rsidRPr="00D9517A" w:rsidRDefault="0071035B">
            <w:pPr>
              <w:spacing w:line="360" w:lineRule="auto"/>
              <w:jc w:val="center"/>
              <w:rPr>
                <w:rFonts w:ascii="Mulish" w:hAnsi="Mulish" w:cs="Calibri"/>
                <w:sz w:val="22"/>
                <w:szCs w:val="22"/>
                <w:rPrChange w:id="6237" w:author="Guilherme Pessoa-Amorim [2]" w:date="2021-11-16T13:46:00Z">
                  <w:rPr>
                    <w:rFonts w:cs="Calibri"/>
                    <w:szCs w:val="22"/>
                  </w:rPr>
                </w:rPrChange>
              </w:rPr>
            </w:pPr>
            <w:r w:rsidRPr="00D9517A">
              <w:rPr>
                <w:rFonts w:ascii="Mulish" w:hAnsi="Mulish" w:cs="Calibri"/>
                <w:sz w:val="22"/>
                <w:szCs w:val="22"/>
                <w:rPrChange w:id="6238" w:author="Guilherme Pessoa-Amorim [2]" w:date="2021-11-16T13:46:00Z">
                  <w:rPr>
                    <w:rFonts w:cs="Calibri"/>
                    <w:szCs w:val="22"/>
                  </w:rPr>
                </w:rPrChange>
              </w:rPr>
              <w:t>X</w:t>
            </w:r>
          </w:p>
        </w:tc>
        <w:tc>
          <w:tcPr>
            <w:tcW w:w="1418" w:type="dxa"/>
          </w:tcPr>
          <w:p w14:paraId="062EE576" w14:textId="77777777" w:rsidR="0071035B" w:rsidRPr="00D9517A" w:rsidRDefault="0071035B">
            <w:pPr>
              <w:spacing w:line="360" w:lineRule="auto"/>
              <w:jc w:val="center"/>
              <w:rPr>
                <w:rFonts w:ascii="Mulish" w:hAnsi="Mulish" w:cs="Calibri"/>
                <w:sz w:val="22"/>
                <w:szCs w:val="22"/>
                <w:rPrChange w:id="6239" w:author="Guilherme Pessoa-Amorim [2]" w:date="2021-11-16T13:46:00Z">
                  <w:rPr>
                    <w:rFonts w:cs="Calibri"/>
                    <w:szCs w:val="22"/>
                  </w:rPr>
                </w:rPrChange>
              </w:rPr>
            </w:pPr>
          </w:p>
        </w:tc>
        <w:tc>
          <w:tcPr>
            <w:tcW w:w="1500" w:type="dxa"/>
          </w:tcPr>
          <w:p w14:paraId="50259F7B" w14:textId="77777777" w:rsidR="0071035B" w:rsidRPr="00D9517A" w:rsidRDefault="0071035B">
            <w:pPr>
              <w:spacing w:line="360" w:lineRule="auto"/>
              <w:jc w:val="center"/>
              <w:rPr>
                <w:rFonts w:ascii="Mulish" w:hAnsi="Mulish" w:cs="Calibri"/>
                <w:sz w:val="22"/>
                <w:szCs w:val="22"/>
                <w:rPrChange w:id="6240" w:author="Guilherme Pessoa-Amorim [2]" w:date="2021-11-16T13:46:00Z">
                  <w:rPr>
                    <w:rFonts w:cs="Calibri"/>
                    <w:szCs w:val="22"/>
                  </w:rPr>
                </w:rPrChange>
              </w:rPr>
            </w:pPr>
          </w:p>
        </w:tc>
      </w:tr>
      <w:tr w:rsidR="0071035B" w:rsidRPr="00D9517A" w14:paraId="739C58A4" w14:textId="77777777" w:rsidTr="00E365A9">
        <w:tc>
          <w:tcPr>
            <w:tcW w:w="5529" w:type="dxa"/>
          </w:tcPr>
          <w:p w14:paraId="70543741" w14:textId="77777777" w:rsidR="0071035B" w:rsidRPr="00D9517A" w:rsidRDefault="0071035B" w:rsidP="00D87F19">
            <w:pPr>
              <w:spacing w:line="360" w:lineRule="auto"/>
              <w:rPr>
                <w:rFonts w:ascii="Mulish" w:hAnsi="Mulish" w:cs="Calibri"/>
                <w:sz w:val="22"/>
                <w:szCs w:val="22"/>
                <w:rPrChange w:id="6241" w:author="Guilherme Pessoa-Amorim [2]" w:date="2021-11-16T13:46:00Z">
                  <w:rPr>
                    <w:rFonts w:cs="Calibri"/>
                    <w:szCs w:val="22"/>
                  </w:rPr>
                </w:rPrChange>
              </w:rPr>
            </w:pPr>
            <w:r w:rsidRPr="00D9517A">
              <w:rPr>
                <w:rFonts w:ascii="Mulish" w:hAnsi="Mulish" w:cs="Calibri"/>
                <w:color w:val="000000"/>
                <w:sz w:val="22"/>
                <w:szCs w:val="22"/>
                <w:rPrChange w:id="6242" w:author="Guilherme Pessoa-Amorim [2]" w:date="2021-11-16T13:46:00Z">
                  <w:rPr>
                    <w:rFonts w:cs="Calibri"/>
                    <w:color w:val="000000"/>
                    <w:szCs w:val="22"/>
                  </w:rPr>
                </w:rPrChange>
              </w:rPr>
              <w:t>P2Y12 inhibitors (P2Y12i)</w:t>
            </w:r>
          </w:p>
        </w:tc>
        <w:tc>
          <w:tcPr>
            <w:tcW w:w="1559" w:type="dxa"/>
          </w:tcPr>
          <w:p w14:paraId="69D89D2A" w14:textId="77777777" w:rsidR="0071035B" w:rsidRPr="00D9517A" w:rsidRDefault="0071035B">
            <w:pPr>
              <w:spacing w:line="360" w:lineRule="auto"/>
              <w:jc w:val="center"/>
              <w:rPr>
                <w:rFonts w:ascii="Mulish" w:hAnsi="Mulish" w:cs="Calibri"/>
                <w:sz w:val="22"/>
                <w:szCs w:val="22"/>
                <w:rPrChange w:id="6243" w:author="Guilherme Pessoa-Amorim [2]" w:date="2021-11-16T13:46:00Z">
                  <w:rPr>
                    <w:rFonts w:cs="Calibri"/>
                    <w:szCs w:val="22"/>
                  </w:rPr>
                </w:rPrChange>
              </w:rPr>
            </w:pPr>
            <w:r w:rsidRPr="00D9517A">
              <w:rPr>
                <w:rFonts w:ascii="Mulish" w:hAnsi="Mulish" w:cs="Calibri"/>
                <w:sz w:val="22"/>
                <w:szCs w:val="22"/>
                <w:rPrChange w:id="6244" w:author="Guilherme Pessoa-Amorim [2]" w:date="2021-11-16T13:46:00Z">
                  <w:rPr>
                    <w:rFonts w:cs="Calibri"/>
                    <w:szCs w:val="22"/>
                  </w:rPr>
                </w:rPrChange>
              </w:rPr>
              <w:t>X</w:t>
            </w:r>
          </w:p>
        </w:tc>
        <w:tc>
          <w:tcPr>
            <w:tcW w:w="1418" w:type="dxa"/>
          </w:tcPr>
          <w:p w14:paraId="36124B78" w14:textId="77777777" w:rsidR="0071035B" w:rsidRPr="00D9517A" w:rsidRDefault="0071035B">
            <w:pPr>
              <w:spacing w:line="360" w:lineRule="auto"/>
              <w:jc w:val="center"/>
              <w:rPr>
                <w:rFonts w:ascii="Mulish" w:hAnsi="Mulish" w:cs="Calibri"/>
                <w:sz w:val="22"/>
                <w:szCs w:val="22"/>
                <w:rPrChange w:id="6245" w:author="Guilherme Pessoa-Amorim [2]" w:date="2021-11-16T13:46:00Z">
                  <w:rPr>
                    <w:rFonts w:cs="Calibri"/>
                    <w:szCs w:val="22"/>
                  </w:rPr>
                </w:rPrChange>
              </w:rPr>
            </w:pPr>
            <w:r w:rsidRPr="00D9517A">
              <w:rPr>
                <w:rFonts w:ascii="Mulish" w:hAnsi="Mulish" w:cs="Calibri"/>
                <w:sz w:val="22"/>
                <w:szCs w:val="22"/>
                <w:rPrChange w:id="6246" w:author="Guilherme Pessoa-Amorim [2]" w:date="2021-11-16T13:46:00Z">
                  <w:rPr>
                    <w:rFonts w:cs="Calibri"/>
                    <w:szCs w:val="22"/>
                  </w:rPr>
                </w:rPrChange>
              </w:rPr>
              <w:t>X</w:t>
            </w:r>
          </w:p>
        </w:tc>
        <w:tc>
          <w:tcPr>
            <w:tcW w:w="1500" w:type="dxa"/>
          </w:tcPr>
          <w:p w14:paraId="76E6140E" w14:textId="77777777" w:rsidR="0071035B" w:rsidRPr="00D9517A" w:rsidRDefault="0071035B">
            <w:pPr>
              <w:spacing w:line="360" w:lineRule="auto"/>
              <w:jc w:val="center"/>
              <w:rPr>
                <w:rFonts w:ascii="Mulish" w:hAnsi="Mulish" w:cs="Calibri"/>
                <w:sz w:val="22"/>
                <w:szCs w:val="22"/>
                <w:rPrChange w:id="6247" w:author="Guilherme Pessoa-Amorim [2]" w:date="2021-11-16T13:46:00Z">
                  <w:rPr>
                    <w:rFonts w:cs="Calibri"/>
                    <w:szCs w:val="22"/>
                  </w:rPr>
                </w:rPrChange>
              </w:rPr>
            </w:pPr>
          </w:p>
        </w:tc>
      </w:tr>
      <w:tr w:rsidR="0071035B" w:rsidRPr="00D9517A" w14:paraId="6D159DE2" w14:textId="77777777" w:rsidTr="00E365A9">
        <w:tc>
          <w:tcPr>
            <w:tcW w:w="5529" w:type="dxa"/>
          </w:tcPr>
          <w:p w14:paraId="500179A6" w14:textId="77777777" w:rsidR="0071035B" w:rsidRPr="00D9517A" w:rsidRDefault="0071035B" w:rsidP="00D87F19">
            <w:pPr>
              <w:spacing w:line="360" w:lineRule="auto"/>
              <w:rPr>
                <w:rFonts w:ascii="Mulish" w:hAnsi="Mulish" w:cs="Calibri"/>
                <w:color w:val="000000"/>
                <w:sz w:val="22"/>
                <w:szCs w:val="22"/>
                <w:rPrChange w:id="6248" w:author="Guilherme Pessoa-Amorim [2]" w:date="2021-11-16T13:46:00Z">
                  <w:rPr>
                    <w:rFonts w:cs="Calibri"/>
                    <w:color w:val="000000"/>
                    <w:szCs w:val="22"/>
                  </w:rPr>
                </w:rPrChange>
              </w:rPr>
            </w:pPr>
            <w:r w:rsidRPr="00D9517A">
              <w:rPr>
                <w:rFonts w:ascii="Mulish" w:hAnsi="Mulish" w:cs="Calibri"/>
                <w:color w:val="000000"/>
                <w:sz w:val="22"/>
                <w:szCs w:val="22"/>
                <w:rPrChange w:id="6249" w:author="Guilherme Pessoa-Amorim [2]" w:date="2021-11-16T13:46:00Z">
                  <w:rPr>
                    <w:rFonts w:cs="Calibri"/>
                    <w:color w:val="000000"/>
                    <w:szCs w:val="22"/>
                  </w:rPr>
                </w:rPrChange>
              </w:rPr>
              <w:t>Other antiplatelets (excluding aspirin)</w:t>
            </w:r>
          </w:p>
        </w:tc>
        <w:tc>
          <w:tcPr>
            <w:tcW w:w="1559" w:type="dxa"/>
          </w:tcPr>
          <w:p w14:paraId="63A4A8B3" w14:textId="77777777" w:rsidR="0071035B" w:rsidRPr="00D9517A" w:rsidRDefault="0071035B">
            <w:pPr>
              <w:spacing w:line="360" w:lineRule="auto"/>
              <w:jc w:val="center"/>
              <w:rPr>
                <w:rFonts w:ascii="Mulish" w:hAnsi="Mulish" w:cs="Calibri"/>
                <w:sz w:val="22"/>
                <w:szCs w:val="22"/>
                <w:rPrChange w:id="6250" w:author="Guilherme Pessoa-Amorim [2]" w:date="2021-11-16T13:46:00Z">
                  <w:rPr>
                    <w:rFonts w:cs="Calibri"/>
                    <w:szCs w:val="22"/>
                  </w:rPr>
                </w:rPrChange>
              </w:rPr>
            </w:pPr>
          </w:p>
        </w:tc>
        <w:tc>
          <w:tcPr>
            <w:tcW w:w="1418" w:type="dxa"/>
          </w:tcPr>
          <w:p w14:paraId="3EE8BB3C" w14:textId="77777777" w:rsidR="0071035B" w:rsidRPr="00D9517A" w:rsidRDefault="0071035B">
            <w:pPr>
              <w:spacing w:line="360" w:lineRule="auto"/>
              <w:jc w:val="center"/>
              <w:rPr>
                <w:rFonts w:ascii="Mulish" w:hAnsi="Mulish" w:cs="Calibri"/>
                <w:sz w:val="22"/>
                <w:szCs w:val="22"/>
                <w:rPrChange w:id="6251" w:author="Guilherme Pessoa-Amorim [2]" w:date="2021-11-16T13:46:00Z">
                  <w:rPr>
                    <w:rFonts w:cs="Calibri"/>
                    <w:szCs w:val="22"/>
                  </w:rPr>
                </w:rPrChange>
              </w:rPr>
            </w:pPr>
          </w:p>
        </w:tc>
        <w:tc>
          <w:tcPr>
            <w:tcW w:w="1500" w:type="dxa"/>
          </w:tcPr>
          <w:p w14:paraId="0163CF55" w14:textId="77777777" w:rsidR="0071035B" w:rsidRPr="00D9517A" w:rsidRDefault="0071035B">
            <w:pPr>
              <w:spacing w:line="360" w:lineRule="auto"/>
              <w:jc w:val="center"/>
              <w:rPr>
                <w:rFonts w:ascii="Mulish" w:hAnsi="Mulish" w:cs="Calibri"/>
                <w:sz w:val="22"/>
                <w:szCs w:val="22"/>
                <w:rPrChange w:id="6252" w:author="Guilherme Pessoa-Amorim [2]" w:date="2021-11-16T13:46:00Z">
                  <w:rPr>
                    <w:rFonts w:cs="Calibri"/>
                    <w:szCs w:val="22"/>
                  </w:rPr>
                </w:rPrChange>
              </w:rPr>
            </w:pPr>
            <w:r w:rsidRPr="00D9517A">
              <w:rPr>
                <w:rFonts w:ascii="Mulish" w:hAnsi="Mulish" w:cs="Calibri"/>
                <w:sz w:val="22"/>
                <w:szCs w:val="22"/>
                <w:rPrChange w:id="6253" w:author="Guilherme Pessoa-Amorim [2]" w:date="2021-11-16T13:46:00Z">
                  <w:rPr>
                    <w:rFonts w:cs="Calibri"/>
                    <w:szCs w:val="22"/>
                  </w:rPr>
                </w:rPrChange>
              </w:rPr>
              <w:t>X</w:t>
            </w:r>
          </w:p>
        </w:tc>
      </w:tr>
      <w:tr w:rsidR="0071035B" w:rsidRPr="00D9517A" w14:paraId="2986E967" w14:textId="77777777" w:rsidTr="00E365A9">
        <w:tc>
          <w:tcPr>
            <w:tcW w:w="5529" w:type="dxa"/>
          </w:tcPr>
          <w:p w14:paraId="7156D52B" w14:textId="77777777" w:rsidR="0071035B" w:rsidRPr="00D9517A" w:rsidRDefault="0071035B" w:rsidP="00D87F19">
            <w:pPr>
              <w:spacing w:line="360" w:lineRule="auto"/>
              <w:rPr>
                <w:rFonts w:ascii="Mulish" w:hAnsi="Mulish" w:cs="Calibri"/>
                <w:color w:val="000000"/>
                <w:sz w:val="22"/>
                <w:szCs w:val="22"/>
                <w:rPrChange w:id="6254" w:author="Guilherme Pessoa-Amorim [2]" w:date="2021-11-16T13:46:00Z">
                  <w:rPr>
                    <w:rFonts w:cs="Calibri"/>
                    <w:color w:val="000000"/>
                    <w:szCs w:val="22"/>
                  </w:rPr>
                </w:rPrChange>
              </w:rPr>
            </w:pPr>
            <w:r w:rsidRPr="00D9517A">
              <w:rPr>
                <w:rFonts w:ascii="Mulish" w:hAnsi="Mulish" w:cs="Calibri"/>
                <w:color w:val="000000"/>
                <w:sz w:val="22"/>
                <w:szCs w:val="22"/>
                <w:rPrChange w:id="6255" w:author="Guilherme Pessoa-Amorim [2]" w:date="2021-11-16T13:46:00Z">
                  <w:rPr>
                    <w:rFonts w:cs="Calibri"/>
                    <w:color w:val="000000"/>
                    <w:szCs w:val="22"/>
                  </w:rPr>
                </w:rPrChange>
              </w:rPr>
              <w:t>Any antiarrhythmic (class I or III)</w:t>
            </w:r>
          </w:p>
        </w:tc>
        <w:tc>
          <w:tcPr>
            <w:tcW w:w="1559" w:type="dxa"/>
          </w:tcPr>
          <w:p w14:paraId="2B3CD7EC" w14:textId="77777777" w:rsidR="0071035B" w:rsidRPr="00D9517A" w:rsidRDefault="0071035B">
            <w:pPr>
              <w:spacing w:line="360" w:lineRule="auto"/>
              <w:jc w:val="center"/>
              <w:rPr>
                <w:rFonts w:ascii="Mulish" w:hAnsi="Mulish" w:cs="Calibri"/>
                <w:sz w:val="22"/>
                <w:szCs w:val="22"/>
                <w:rPrChange w:id="6256" w:author="Guilherme Pessoa-Amorim [2]" w:date="2021-11-16T13:46:00Z">
                  <w:rPr>
                    <w:rFonts w:cs="Calibri"/>
                    <w:szCs w:val="22"/>
                  </w:rPr>
                </w:rPrChange>
              </w:rPr>
            </w:pPr>
            <w:r w:rsidRPr="00D9517A">
              <w:rPr>
                <w:rFonts w:ascii="Mulish" w:hAnsi="Mulish" w:cs="Calibri"/>
                <w:sz w:val="22"/>
                <w:szCs w:val="22"/>
                <w:rPrChange w:id="6257" w:author="Guilherme Pessoa-Amorim [2]" w:date="2021-11-16T13:46:00Z">
                  <w:rPr>
                    <w:rFonts w:cs="Calibri"/>
                    <w:szCs w:val="22"/>
                  </w:rPr>
                </w:rPrChange>
              </w:rPr>
              <w:t>X</w:t>
            </w:r>
          </w:p>
        </w:tc>
        <w:tc>
          <w:tcPr>
            <w:tcW w:w="1418" w:type="dxa"/>
          </w:tcPr>
          <w:p w14:paraId="5834319B" w14:textId="77777777" w:rsidR="0071035B" w:rsidRPr="00D9517A" w:rsidRDefault="0071035B">
            <w:pPr>
              <w:spacing w:line="360" w:lineRule="auto"/>
              <w:jc w:val="center"/>
              <w:rPr>
                <w:rFonts w:ascii="Mulish" w:hAnsi="Mulish" w:cs="Calibri"/>
                <w:sz w:val="22"/>
                <w:szCs w:val="22"/>
                <w:rPrChange w:id="6258" w:author="Guilherme Pessoa-Amorim [2]" w:date="2021-11-16T13:46:00Z">
                  <w:rPr>
                    <w:rFonts w:cs="Calibri"/>
                    <w:szCs w:val="22"/>
                  </w:rPr>
                </w:rPrChange>
              </w:rPr>
            </w:pPr>
            <w:r w:rsidRPr="00D9517A">
              <w:rPr>
                <w:rFonts w:ascii="Mulish" w:hAnsi="Mulish" w:cs="Calibri"/>
                <w:sz w:val="22"/>
                <w:szCs w:val="22"/>
                <w:rPrChange w:id="6259" w:author="Guilherme Pessoa-Amorim [2]" w:date="2021-11-16T13:46:00Z">
                  <w:rPr>
                    <w:rFonts w:cs="Calibri"/>
                    <w:szCs w:val="22"/>
                  </w:rPr>
                </w:rPrChange>
              </w:rPr>
              <w:t>X</w:t>
            </w:r>
          </w:p>
        </w:tc>
        <w:tc>
          <w:tcPr>
            <w:tcW w:w="1500" w:type="dxa"/>
          </w:tcPr>
          <w:p w14:paraId="655FDBFA" w14:textId="77777777" w:rsidR="0071035B" w:rsidRPr="00D9517A" w:rsidRDefault="0071035B">
            <w:pPr>
              <w:spacing w:line="360" w:lineRule="auto"/>
              <w:jc w:val="center"/>
              <w:rPr>
                <w:rFonts w:ascii="Mulish" w:hAnsi="Mulish" w:cs="Calibri"/>
                <w:sz w:val="22"/>
                <w:szCs w:val="22"/>
                <w:rPrChange w:id="6260" w:author="Guilherme Pessoa-Amorim [2]" w:date="2021-11-16T13:46:00Z">
                  <w:rPr>
                    <w:rFonts w:cs="Calibri"/>
                    <w:szCs w:val="22"/>
                  </w:rPr>
                </w:rPrChange>
              </w:rPr>
            </w:pPr>
          </w:p>
        </w:tc>
      </w:tr>
      <w:tr w:rsidR="0071035B" w:rsidRPr="00D9517A" w14:paraId="0D451A61" w14:textId="77777777" w:rsidTr="00E365A9">
        <w:tc>
          <w:tcPr>
            <w:tcW w:w="5529" w:type="dxa"/>
          </w:tcPr>
          <w:p w14:paraId="37B4D741" w14:textId="77777777" w:rsidR="0071035B" w:rsidRPr="00D9517A" w:rsidRDefault="0071035B" w:rsidP="00D87F19">
            <w:pPr>
              <w:spacing w:line="360" w:lineRule="auto"/>
              <w:rPr>
                <w:rFonts w:ascii="Mulish" w:hAnsi="Mulish" w:cs="Calibri"/>
                <w:color w:val="000000"/>
                <w:sz w:val="22"/>
                <w:szCs w:val="22"/>
                <w:rPrChange w:id="6261" w:author="Guilherme Pessoa-Amorim [2]" w:date="2021-11-16T13:46:00Z">
                  <w:rPr>
                    <w:rFonts w:cs="Calibri"/>
                    <w:color w:val="000000"/>
                    <w:szCs w:val="22"/>
                  </w:rPr>
                </w:rPrChange>
              </w:rPr>
            </w:pPr>
            <w:r w:rsidRPr="00D9517A">
              <w:rPr>
                <w:rFonts w:ascii="Mulish" w:hAnsi="Mulish" w:cs="Calibri"/>
                <w:color w:val="000000"/>
                <w:sz w:val="22"/>
                <w:szCs w:val="22"/>
                <w:rPrChange w:id="6262" w:author="Guilherme Pessoa-Amorim [2]" w:date="2021-11-16T13:46:00Z">
                  <w:rPr>
                    <w:rFonts w:cs="Calibri"/>
                    <w:color w:val="000000"/>
                    <w:szCs w:val="22"/>
                  </w:rPr>
                </w:rPrChange>
              </w:rPr>
              <w:t>Amiodarone</w:t>
            </w:r>
          </w:p>
        </w:tc>
        <w:tc>
          <w:tcPr>
            <w:tcW w:w="1559" w:type="dxa"/>
          </w:tcPr>
          <w:p w14:paraId="2FB2B35A" w14:textId="77777777" w:rsidR="0071035B" w:rsidRPr="00D9517A" w:rsidRDefault="0071035B">
            <w:pPr>
              <w:spacing w:line="360" w:lineRule="auto"/>
              <w:jc w:val="center"/>
              <w:rPr>
                <w:rFonts w:ascii="Mulish" w:hAnsi="Mulish" w:cs="Calibri"/>
                <w:sz w:val="22"/>
                <w:szCs w:val="22"/>
                <w:rPrChange w:id="6263" w:author="Guilherme Pessoa-Amorim [2]" w:date="2021-11-16T13:46:00Z">
                  <w:rPr>
                    <w:rFonts w:cs="Calibri"/>
                    <w:szCs w:val="22"/>
                  </w:rPr>
                </w:rPrChange>
              </w:rPr>
            </w:pPr>
          </w:p>
        </w:tc>
        <w:tc>
          <w:tcPr>
            <w:tcW w:w="1418" w:type="dxa"/>
          </w:tcPr>
          <w:p w14:paraId="75975C42" w14:textId="77777777" w:rsidR="0071035B" w:rsidRPr="00D9517A" w:rsidRDefault="0071035B">
            <w:pPr>
              <w:spacing w:line="360" w:lineRule="auto"/>
              <w:jc w:val="center"/>
              <w:rPr>
                <w:rFonts w:ascii="Mulish" w:hAnsi="Mulish" w:cs="Calibri"/>
                <w:sz w:val="22"/>
                <w:szCs w:val="22"/>
                <w:rPrChange w:id="6264" w:author="Guilherme Pessoa-Amorim [2]" w:date="2021-11-16T13:46:00Z">
                  <w:rPr>
                    <w:rFonts w:cs="Calibri"/>
                    <w:szCs w:val="22"/>
                  </w:rPr>
                </w:rPrChange>
              </w:rPr>
            </w:pPr>
            <w:r w:rsidRPr="00D9517A">
              <w:rPr>
                <w:rFonts w:ascii="Mulish" w:hAnsi="Mulish" w:cs="Calibri"/>
                <w:sz w:val="22"/>
                <w:szCs w:val="22"/>
                <w:rPrChange w:id="6265" w:author="Guilherme Pessoa-Amorim [2]" w:date="2021-11-16T13:46:00Z">
                  <w:rPr>
                    <w:rFonts w:cs="Calibri"/>
                    <w:szCs w:val="22"/>
                  </w:rPr>
                </w:rPrChange>
              </w:rPr>
              <w:t>X</w:t>
            </w:r>
          </w:p>
        </w:tc>
        <w:tc>
          <w:tcPr>
            <w:tcW w:w="1500" w:type="dxa"/>
          </w:tcPr>
          <w:p w14:paraId="4ABB44A4" w14:textId="77777777" w:rsidR="0071035B" w:rsidRPr="00D9517A" w:rsidRDefault="0071035B">
            <w:pPr>
              <w:spacing w:line="360" w:lineRule="auto"/>
              <w:jc w:val="center"/>
              <w:rPr>
                <w:rFonts w:ascii="Mulish" w:hAnsi="Mulish" w:cs="Calibri"/>
                <w:sz w:val="22"/>
                <w:szCs w:val="22"/>
                <w:rPrChange w:id="6266" w:author="Guilherme Pessoa-Amorim [2]" w:date="2021-11-16T13:46:00Z">
                  <w:rPr>
                    <w:rFonts w:cs="Calibri"/>
                    <w:szCs w:val="22"/>
                  </w:rPr>
                </w:rPrChange>
              </w:rPr>
            </w:pPr>
            <w:r w:rsidRPr="00D9517A">
              <w:rPr>
                <w:rFonts w:ascii="Mulish" w:hAnsi="Mulish" w:cs="Calibri"/>
                <w:sz w:val="22"/>
                <w:szCs w:val="22"/>
                <w:rPrChange w:id="6267" w:author="Guilherme Pessoa-Amorim [2]" w:date="2021-11-16T13:46:00Z">
                  <w:rPr>
                    <w:rFonts w:cs="Calibri"/>
                    <w:szCs w:val="22"/>
                  </w:rPr>
                </w:rPrChange>
              </w:rPr>
              <w:t>X</w:t>
            </w:r>
          </w:p>
        </w:tc>
      </w:tr>
      <w:tr w:rsidR="0071035B" w:rsidRPr="00D9517A" w14:paraId="3713E7EF" w14:textId="77777777" w:rsidTr="00E365A9">
        <w:tc>
          <w:tcPr>
            <w:tcW w:w="5529" w:type="dxa"/>
          </w:tcPr>
          <w:p w14:paraId="2F11A3B3" w14:textId="77777777" w:rsidR="0071035B" w:rsidRPr="00D9517A" w:rsidRDefault="0071035B" w:rsidP="00D87F19">
            <w:pPr>
              <w:spacing w:line="360" w:lineRule="auto"/>
              <w:rPr>
                <w:rFonts w:ascii="Mulish" w:hAnsi="Mulish" w:cs="Calibri"/>
                <w:color w:val="000000"/>
                <w:sz w:val="22"/>
                <w:szCs w:val="22"/>
                <w:rPrChange w:id="6268" w:author="Guilherme Pessoa-Amorim [2]" w:date="2021-11-16T13:46:00Z">
                  <w:rPr>
                    <w:rFonts w:cs="Calibri"/>
                    <w:color w:val="000000"/>
                    <w:szCs w:val="22"/>
                  </w:rPr>
                </w:rPrChange>
              </w:rPr>
            </w:pPr>
            <w:r w:rsidRPr="00D9517A">
              <w:rPr>
                <w:rFonts w:ascii="Mulish" w:hAnsi="Mulish" w:cs="Calibri"/>
                <w:color w:val="000000"/>
                <w:sz w:val="22"/>
                <w:szCs w:val="22"/>
                <w:rPrChange w:id="6269" w:author="Guilherme Pessoa-Amorim [2]" w:date="2021-11-16T13:46:00Z">
                  <w:rPr>
                    <w:rFonts w:cs="Calibri"/>
                    <w:color w:val="000000"/>
                    <w:szCs w:val="22"/>
                  </w:rPr>
                </w:rPrChange>
              </w:rPr>
              <w:t>Flecainide</w:t>
            </w:r>
          </w:p>
        </w:tc>
        <w:tc>
          <w:tcPr>
            <w:tcW w:w="1559" w:type="dxa"/>
          </w:tcPr>
          <w:p w14:paraId="52C1E72A" w14:textId="77777777" w:rsidR="0071035B" w:rsidRPr="00D9517A" w:rsidRDefault="0071035B">
            <w:pPr>
              <w:spacing w:line="360" w:lineRule="auto"/>
              <w:jc w:val="center"/>
              <w:rPr>
                <w:rFonts w:ascii="Mulish" w:hAnsi="Mulish" w:cs="Calibri"/>
                <w:sz w:val="22"/>
                <w:szCs w:val="22"/>
                <w:rPrChange w:id="6270" w:author="Guilherme Pessoa-Amorim [2]" w:date="2021-11-16T13:46:00Z">
                  <w:rPr>
                    <w:rFonts w:cs="Calibri"/>
                    <w:szCs w:val="22"/>
                  </w:rPr>
                </w:rPrChange>
              </w:rPr>
            </w:pPr>
          </w:p>
        </w:tc>
        <w:tc>
          <w:tcPr>
            <w:tcW w:w="1418" w:type="dxa"/>
          </w:tcPr>
          <w:p w14:paraId="73CE07A1" w14:textId="77777777" w:rsidR="0071035B" w:rsidRPr="00D9517A" w:rsidRDefault="0071035B">
            <w:pPr>
              <w:spacing w:line="360" w:lineRule="auto"/>
              <w:jc w:val="center"/>
              <w:rPr>
                <w:rFonts w:ascii="Mulish" w:hAnsi="Mulish" w:cs="Calibri"/>
                <w:sz w:val="22"/>
                <w:szCs w:val="22"/>
                <w:rPrChange w:id="6271" w:author="Guilherme Pessoa-Amorim [2]" w:date="2021-11-16T13:46:00Z">
                  <w:rPr>
                    <w:rFonts w:cs="Calibri"/>
                    <w:szCs w:val="22"/>
                  </w:rPr>
                </w:rPrChange>
              </w:rPr>
            </w:pPr>
            <w:r w:rsidRPr="00D9517A">
              <w:rPr>
                <w:rFonts w:ascii="Mulish" w:hAnsi="Mulish" w:cs="Calibri"/>
                <w:sz w:val="22"/>
                <w:szCs w:val="22"/>
                <w:rPrChange w:id="6272" w:author="Guilherme Pessoa-Amorim [2]" w:date="2021-11-16T13:46:00Z">
                  <w:rPr>
                    <w:rFonts w:cs="Calibri"/>
                    <w:szCs w:val="22"/>
                  </w:rPr>
                </w:rPrChange>
              </w:rPr>
              <w:t>X</w:t>
            </w:r>
          </w:p>
        </w:tc>
        <w:tc>
          <w:tcPr>
            <w:tcW w:w="1500" w:type="dxa"/>
          </w:tcPr>
          <w:p w14:paraId="42078F5E" w14:textId="77777777" w:rsidR="0071035B" w:rsidRPr="00D9517A" w:rsidRDefault="0071035B">
            <w:pPr>
              <w:spacing w:line="360" w:lineRule="auto"/>
              <w:jc w:val="center"/>
              <w:rPr>
                <w:rFonts w:ascii="Mulish" w:hAnsi="Mulish" w:cs="Calibri"/>
                <w:sz w:val="22"/>
                <w:szCs w:val="22"/>
                <w:rPrChange w:id="6273" w:author="Guilherme Pessoa-Amorim [2]" w:date="2021-11-16T13:46:00Z">
                  <w:rPr>
                    <w:rFonts w:cs="Calibri"/>
                    <w:szCs w:val="22"/>
                  </w:rPr>
                </w:rPrChange>
              </w:rPr>
            </w:pPr>
          </w:p>
        </w:tc>
      </w:tr>
      <w:tr w:rsidR="0071035B" w:rsidRPr="00D9517A" w14:paraId="24CFE4CC" w14:textId="77777777" w:rsidTr="00E365A9">
        <w:tc>
          <w:tcPr>
            <w:tcW w:w="5529" w:type="dxa"/>
          </w:tcPr>
          <w:p w14:paraId="11B58D0D" w14:textId="77777777" w:rsidR="0071035B" w:rsidRPr="00D9517A" w:rsidRDefault="0071035B" w:rsidP="00D87F19">
            <w:pPr>
              <w:spacing w:line="360" w:lineRule="auto"/>
              <w:rPr>
                <w:rFonts w:ascii="Mulish" w:hAnsi="Mulish" w:cs="Calibri"/>
                <w:sz w:val="22"/>
                <w:szCs w:val="22"/>
                <w:rPrChange w:id="6274" w:author="Guilherme Pessoa-Amorim [2]" w:date="2021-11-16T13:46:00Z">
                  <w:rPr>
                    <w:rFonts w:cs="Calibri"/>
                    <w:szCs w:val="22"/>
                  </w:rPr>
                </w:rPrChange>
              </w:rPr>
            </w:pPr>
            <w:r w:rsidRPr="00D9517A">
              <w:rPr>
                <w:rFonts w:ascii="Mulish" w:hAnsi="Mulish" w:cs="Calibri"/>
                <w:color w:val="000000"/>
                <w:sz w:val="22"/>
                <w:szCs w:val="22"/>
                <w:rPrChange w:id="6275" w:author="Guilherme Pessoa-Amorim [2]" w:date="2021-11-16T13:46:00Z">
                  <w:rPr>
                    <w:rFonts w:cs="Calibri"/>
                    <w:color w:val="000000"/>
                    <w:szCs w:val="22"/>
                  </w:rPr>
                </w:rPrChange>
              </w:rPr>
              <w:t>Beta-blockers</w:t>
            </w:r>
          </w:p>
        </w:tc>
        <w:tc>
          <w:tcPr>
            <w:tcW w:w="1559" w:type="dxa"/>
          </w:tcPr>
          <w:p w14:paraId="7CF0DB4C" w14:textId="77777777" w:rsidR="0071035B" w:rsidRPr="00D9517A" w:rsidRDefault="0071035B">
            <w:pPr>
              <w:spacing w:line="360" w:lineRule="auto"/>
              <w:jc w:val="center"/>
              <w:rPr>
                <w:rFonts w:ascii="Mulish" w:hAnsi="Mulish" w:cs="Calibri"/>
                <w:sz w:val="22"/>
                <w:szCs w:val="22"/>
                <w:rPrChange w:id="6276" w:author="Guilherme Pessoa-Amorim [2]" w:date="2021-11-16T13:46:00Z">
                  <w:rPr>
                    <w:rFonts w:cs="Calibri"/>
                    <w:szCs w:val="22"/>
                  </w:rPr>
                </w:rPrChange>
              </w:rPr>
            </w:pPr>
            <w:r w:rsidRPr="00D9517A">
              <w:rPr>
                <w:rFonts w:ascii="Mulish" w:hAnsi="Mulish" w:cs="Calibri"/>
                <w:sz w:val="22"/>
                <w:szCs w:val="22"/>
                <w:rPrChange w:id="6277" w:author="Guilherme Pessoa-Amorim [2]" w:date="2021-11-16T13:46:00Z">
                  <w:rPr>
                    <w:rFonts w:cs="Calibri"/>
                    <w:szCs w:val="22"/>
                  </w:rPr>
                </w:rPrChange>
              </w:rPr>
              <w:t>X</w:t>
            </w:r>
          </w:p>
        </w:tc>
        <w:tc>
          <w:tcPr>
            <w:tcW w:w="1418" w:type="dxa"/>
          </w:tcPr>
          <w:p w14:paraId="3F19FFED" w14:textId="77777777" w:rsidR="0071035B" w:rsidRPr="00D9517A" w:rsidRDefault="0071035B">
            <w:pPr>
              <w:spacing w:line="360" w:lineRule="auto"/>
              <w:jc w:val="center"/>
              <w:rPr>
                <w:rFonts w:ascii="Mulish" w:hAnsi="Mulish" w:cs="Calibri"/>
                <w:sz w:val="22"/>
                <w:szCs w:val="22"/>
                <w:rPrChange w:id="6278" w:author="Guilherme Pessoa-Amorim [2]" w:date="2021-11-16T13:46:00Z">
                  <w:rPr>
                    <w:rFonts w:cs="Calibri"/>
                    <w:szCs w:val="22"/>
                  </w:rPr>
                </w:rPrChange>
              </w:rPr>
            </w:pPr>
            <w:r w:rsidRPr="00D9517A">
              <w:rPr>
                <w:rFonts w:ascii="Mulish" w:hAnsi="Mulish" w:cs="Calibri"/>
                <w:sz w:val="22"/>
                <w:szCs w:val="22"/>
                <w:rPrChange w:id="6279" w:author="Guilherme Pessoa-Amorim [2]" w:date="2021-11-16T13:46:00Z">
                  <w:rPr>
                    <w:rFonts w:cs="Calibri"/>
                    <w:szCs w:val="22"/>
                  </w:rPr>
                </w:rPrChange>
              </w:rPr>
              <w:t>X</w:t>
            </w:r>
          </w:p>
        </w:tc>
        <w:tc>
          <w:tcPr>
            <w:tcW w:w="1500" w:type="dxa"/>
          </w:tcPr>
          <w:p w14:paraId="637BF0C0" w14:textId="77777777" w:rsidR="0071035B" w:rsidRPr="00D9517A" w:rsidRDefault="0071035B">
            <w:pPr>
              <w:spacing w:line="360" w:lineRule="auto"/>
              <w:jc w:val="center"/>
              <w:rPr>
                <w:rFonts w:ascii="Mulish" w:hAnsi="Mulish" w:cs="Calibri"/>
                <w:sz w:val="22"/>
                <w:szCs w:val="22"/>
                <w:rPrChange w:id="6280" w:author="Guilherme Pessoa-Amorim [2]" w:date="2021-11-16T13:46:00Z">
                  <w:rPr>
                    <w:rFonts w:cs="Calibri"/>
                    <w:szCs w:val="22"/>
                  </w:rPr>
                </w:rPrChange>
              </w:rPr>
            </w:pPr>
            <w:r w:rsidRPr="00D9517A">
              <w:rPr>
                <w:rFonts w:ascii="Mulish" w:hAnsi="Mulish" w:cs="Calibri"/>
                <w:sz w:val="22"/>
                <w:szCs w:val="22"/>
                <w:rPrChange w:id="6281" w:author="Guilherme Pessoa-Amorim [2]" w:date="2021-11-16T13:46:00Z">
                  <w:rPr>
                    <w:rFonts w:cs="Calibri"/>
                    <w:szCs w:val="22"/>
                  </w:rPr>
                </w:rPrChange>
              </w:rPr>
              <w:t>X</w:t>
            </w:r>
          </w:p>
        </w:tc>
      </w:tr>
      <w:tr w:rsidR="0071035B" w:rsidRPr="00D9517A" w14:paraId="06DFFE53" w14:textId="77777777" w:rsidTr="00E365A9">
        <w:tc>
          <w:tcPr>
            <w:tcW w:w="5529" w:type="dxa"/>
          </w:tcPr>
          <w:p w14:paraId="568920ED" w14:textId="77777777" w:rsidR="0071035B" w:rsidRPr="00D9517A" w:rsidRDefault="0071035B" w:rsidP="00D87F19">
            <w:pPr>
              <w:spacing w:line="360" w:lineRule="auto"/>
              <w:rPr>
                <w:rFonts w:ascii="Mulish" w:hAnsi="Mulish" w:cs="Calibri"/>
                <w:sz w:val="22"/>
                <w:szCs w:val="22"/>
                <w:rPrChange w:id="6282" w:author="Guilherme Pessoa-Amorim [2]" w:date="2021-11-16T13:46:00Z">
                  <w:rPr>
                    <w:rFonts w:cs="Calibri"/>
                    <w:szCs w:val="22"/>
                  </w:rPr>
                </w:rPrChange>
              </w:rPr>
            </w:pPr>
            <w:r w:rsidRPr="00D9517A">
              <w:rPr>
                <w:rFonts w:ascii="Mulish" w:hAnsi="Mulish" w:cs="Calibri"/>
                <w:color w:val="000000"/>
                <w:sz w:val="22"/>
                <w:szCs w:val="22"/>
                <w:rPrChange w:id="6283" w:author="Guilherme Pessoa-Amorim [2]" w:date="2021-11-16T13:46:00Z">
                  <w:rPr>
                    <w:rFonts w:cs="Calibri"/>
                    <w:color w:val="000000"/>
                    <w:szCs w:val="22"/>
                  </w:rPr>
                </w:rPrChange>
              </w:rPr>
              <w:t>Any calcium-channel blocker (CCBs)</w:t>
            </w:r>
          </w:p>
        </w:tc>
        <w:tc>
          <w:tcPr>
            <w:tcW w:w="1559" w:type="dxa"/>
          </w:tcPr>
          <w:p w14:paraId="65C1147D" w14:textId="77777777" w:rsidR="0071035B" w:rsidRPr="00D9517A" w:rsidRDefault="0071035B">
            <w:pPr>
              <w:spacing w:line="360" w:lineRule="auto"/>
              <w:jc w:val="center"/>
              <w:rPr>
                <w:rFonts w:ascii="Mulish" w:hAnsi="Mulish" w:cs="Calibri"/>
                <w:sz w:val="22"/>
                <w:szCs w:val="22"/>
                <w:rPrChange w:id="6284" w:author="Guilherme Pessoa-Amorim [2]" w:date="2021-11-16T13:46:00Z">
                  <w:rPr>
                    <w:rFonts w:cs="Calibri"/>
                    <w:szCs w:val="22"/>
                  </w:rPr>
                </w:rPrChange>
              </w:rPr>
            </w:pPr>
            <w:r w:rsidRPr="00D9517A">
              <w:rPr>
                <w:rFonts w:ascii="Mulish" w:hAnsi="Mulish" w:cs="Calibri"/>
                <w:sz w:val="22"/>
                <w:szCs w:val="22"/>
                <w:rPrChange w:id="6285" w:author="Guilherme Pessoa-Amorim [2]" w:date="2021-11-16T13:46:00Z">
                  <w:rPr>
                    <w:rFonts w:cs="Calibri"/>
                    <w:szCs w:val="22"/>
                  </w:rPr>
                </w:rPrChange>
              </w:rPr>
              <w:t>X</w:t>
            </w:r>
          </w:p>
        </w:tc>
        <w:tc>
          <w:tcPr>
            <w:tcW w:w="1418" w:type="dxa"/>
          </w:tcPr>
          <w:p w14:paraId="3B3BEAEF" w14:textId="77777777" w:rsidR="0071035B" w:rsidRPr="00D9517A" w:rsidRDefault="0071035B">
            <w:pPr>
              <w:spacing w:line="360" w:lineRule="auto"/>
              <w:jc w:val="center"/>
              <w:rPr>
                <w:rFonts w:ascii="Mulish" w:hAnsi="Mulish" w:cs="Calibri"/>
                <w:sz w:val="22"/>
                <w:szCs w:val="22"/>
                <w:rPrChange w:id="6286" w:author="Guilherme Pessoa-Amorim [2]" w:date="2021-11-16T13:46:00Z">
                  <w:rPr>
                    <w:rFonts w:cs="Calibri"/>
                    <w:szCs w:val="22"/>
                  </w:rPr>
                </w:rPrChange>
              </w:rPr>
            </w:pPr>
            <w:r w:rsidRPr="00D9517A">
              <w:rPr>
                <w:rFonts w:ascii="Mulish" w:hAnsi="Mulish" w:cs="Calibri"/>
                <w:sz w:val="22"/>
                <w:szCs w:val="22"/>
                <w:rPrChange w:id="6287" w:author="Guilherme Pessoa-Amorim [2]" w:date="2021-11-16T13:46:00Z">
                  <w:rPr>
                    <w:rFonts w:cs="Calibri"/>
                    <w:szCs w:val="22"/>
                  </w:rPr>
                </w:rPrChange>
              </w:rPr>
              <w:t>X</w:t>
            </w:r>
          </w:p>
        </w:tc>
        <w:tc>
          <w:tcPr>
            <w:tcW w:w="1500" w:type="dxa"/>
          </w:tcPr>
          <w:p w14:paraId="04B09F68" w14:textId="77777777" w:rsidR="0071035B" w:rsidRPr="00D9517A" w:rsidRDefault="0071035B">
            <w:pPr>
              <w:spacing w:line="360" w:lineRule="auto"/>
              <w:jc w:val="center"/>
              <w:rPr>
                <w:rFonts w:ascii="Mulish" w:hAnsi="Mulish" w:cs="Calibri"/>
                <w:sz w:val="22"/>
                <w:szCs w:val="22"/>
                <w:rPrChange w:id="6288" w:author="Guilherme Pessoa-Amorim [2]" w:date="2021-11-16T13:46:00Z">
                  <w:rPr>
                    <w:rFonts w:cs="Calibri"/>
                    <w:szCs w:val="22"/>
                  </w:rPr>
                </w:rPrChange>
              </w:rPr>
            </w:pPr>
            <w:r w:rsidRPr="00D9517A">
              <w:rPr>
                <w:rFonts w:ascii="Mulish" w:hAnsi="Mulish" w:cs="Calibri"/>
                <w:sz w:val="22"/>
                <w:szCs w:val="22"/>
                <w:rPrChange w:id="6289" w:author="Guilherme Pessoa-Amorim [2]" w:date="2021-11-16T13:46:00Z">
                  <w:rPr>
                    <w:rFonts w:cs="Calibri"/>
                    <w:szCs w:val="22"/>
                  </w:rPr>
                </w:rPrChange>
              </w:rPr>
              <w:t>X</w:t>
            </w:r>
          </w:p>
        </w:tc>
      </w:tr>
      <w:tr w:rsidR="0071035B" w:rsidRPr="00D9517A" w14:paraId="405CE940" w14:textId="77777777" w:rsidTr="00E365A9">
        <w:tc>
          <w:tcPr>
            <w:tcW w:w="5529" w:type="dxa"/>
          </w:tcPr>
          <w:p w14:paraId="5A2C69B4" w14:textId="77777777" w:rsidR="0071035B" w:rsidRPr="00D9517A" w:rsidRDefault="0071035B" w:rsidP="00D87F19">
            <w:pPr>
              <w:spacing w:line="360" w:lineRule="auto"/>
              <w:rPr>
                <w:rFonts w:ascii="Mulish" w:hAnsi="Mulish" w:cs="Calibri"/>
                <w:sz w:val="22"/>
                <w:szCs w:val="22"/>
                <w:rPrChange w:id="6290" w:author="Guilherme Pessoa-Amorim [2]" w:date="2021-11-16T13:46:00Z">
                  <w:rPr>
                    <w:rFonts w:cs="Calibri"/>
                    <w:szCs w:val="22"/>
                  </w:rPr>
                </w:rPrChange>
              </w:rPr>
            </w:pPr>
            <w:r w:rsidRPr="00D9517A">
              <w:rPr>
                <w:rFonts w:ascii="Mulish" w:hAnsi="Mulish" w:cs="Calibri"/>
                <w:color w:val="000000"/>
                <w:sz w:val="22"/>
                <w:szCs w:val="22"/>
                <w:rPrChange w:id="6291" w:author="Guilherme Pessoa-Amorim [2]" w:date="2021-11-16T13:46:00Z">
                  <w:rPr>
                    <w:rFonts w:cs="Calibri"/>
                    <w:color w:val="000000"/>
                    <w:szCs w:val="22"/>
                  </w:rPr>
                </w:rPrChange>
              </w:rPr>
              <w:t>Dihydropyridine CCBs</w:t>
            </w:r>
          </w:p>
        </w:tc>
        <w:tc>
          <w:tcPr>
            <w:tcW w:w="1559" w:type="dxa"/>
          </w:tcPr>
          <w:p w14:paraId="74DFF707" w14:textId="77777777" w:rsidR="0071035B" w:rsidRPr="00D9517A" w:rsidRDefault="0071035B">
            <w:pPr>
              <w:spacing w:line="360" w:lineRule="auto"/>
              <w:jc w:val="center"/>
              <w:rPr>
                <w:rFonts w:ascii="Mulish" w:hAnsi="Mulish" w:cs="Calibri"/>
                <w:sz w:val="22"/>
                <w:szCs w:val="22"/>
                <w:rPrChange w:id="6292" w:author="Guilherme Pessoa-Amorim [2]" w:date="2021-11-16T13:46:00Z">
                  <w:rPr>
                    <w:rFonts w:cs="Calibri"/>
                    <w:szCs w:val="22"/>
                  </w:rPr>
                </w:rPrChange>
              </w:rPr>
            </w:pPr>
            <w:r w:rsidRPr="00D9517A">
              <w:rPr>
                <w:rFonts w:ascii="Mulish" w:hAnsi="Mulish" w:cs="Calibri"/>
                <w:sz w:val="22"/>
                <w:szCs w:val="22"/>
                <w:rPrChange w:id="6293" w:author="Guilherme Pessoa-Amorim [2]" w:date="2021-11-16T13:46:00Z">
                  <w:rPr>
                    <w:rFonts w:cs="Calibri"/>
                    <w:szCs w:val="22"/>
                  </w:rPr>
                </w:rPrChange>
              </w:rPr>
              <w:t>X</w:t>
            </w:r>
          </w:p>
        </w:tc>
        <w:tc>
          <w:tcPr>
            <w:tcW w:w="1418" w:type="dxa"/>
          </w:tcPr>
          <w:p w14:paraId="4F14C32D" w14:textId="77777777" w:rsidR="0071035B" w:rsidRPr="00D9517A" w:rsidRDefault="0071035B">
            <w:pPr>
              <w:spacing w:line="360" w:lineRule="auto"/>
              <w:jc w:val="center"/>
              <w:rPr>
                <w:rFonts w:ascii="Mulish" w:hAnsi="Mulish" w:cs="Calibri"/>
                <w:sz w:val="22"/>
                <w:szCs w:val="22"/>
                <w:rPrChange w:id="6294" w:author="Guilherme Pessoa-Amorim [2]" w:date="2021-11-16T13:46:00Z">
                  <w:rPr>
                    <w:rFonts w:cs="Calibri"/>
                    <w:szCs w:val="22"/>
                  </w:rPr>
                </w:rPrChange>
              </w:rPr>
            </w:pPr>
          </w:p>
        </w:tc>
        <w:tc>
          <w:tcPr>
            <w:tcW w:w="1500" w:type="dxa"/>
          </w:tcPr>
          <w:p w14:paraId="6A906418" w14:textId="77777777" w:rsidR="0071035B" w:rsidRPr="00D9517A" w:rsidRDefault="0071035B">
            <w:pPr>
              <w:spacing w:line="360" w:lineRule="auto"/>
              <w:jc w:val="center"/>
              <w:rPr>
                <w:rFonts w:ascii="Mulish" w:hAnsi="Mulish" w:cs="Calibri"/>
                <w:sz w:val="22"/>
                <w:szCs w:val="22"/>
                <w:rPrChange w:id="6295" w:author="Guilherme Pessoa-Amorim [2]" w:date="2021-11-16T13:46:00Z">
                  <w:rPr>
                    <w:rFonts w:cs="Calibri"/>
                    <w:szCs w:val="22"/>
                  </w:rPr>
                </w:rPrChange>
              </w:rPr>
            </w:pPr>
          </w:p>
        </w:tc>
      </w:tr>
      <w:tr w:rsidR="0071035B" w:rsidRPr="00D9517A" w14:paraId="4A35CD13" w14:textId="77777777" w:rsidTr="00E365A9">
        <w:tc>
          <w:tcPr>
            <w:tcW w:w="5529" w:type="dxa"/>
          </w:tcPr>
          <w:p w14:paraId="476D11BE" w14:textId="77777777" w:rsidR="0071035B" w:rsidRPr="00D9517A" w:rsidRDefault="0071035B" w:rsidP="00D87F19">
            <w:pPr>
              <w:spacing w:line="360" w:lineRule="auto"/>
              <w:rPr>
                <w:rFonts w:ascii="Mulish" w:hAnsi="Mulish" w:cs="Calibri"/>
                <w:sz w:val="22"/>
                <w:szCs w:val="22"/>
                <w:rPrChange w:id="6296" w:author="Guilherme Pessoa-Amorim [2]" w:date="2021-11-16T13:46:00Z">
                  <w:rPr>
                    <w:rFonts w:cs="Calibri"/>
                    <w:szCs w:val="22"/>
                  </w:rPr>
                </w:rPrChange>
              </w:rPr>
            </w:pPr>
            <w:r w:rsidRPr="00D9517A">
              <w:rPr>
                <w:rFonts w:ascii="Mulish" w:hAnsi="Mulish" w:cs="Calibri"/>
                <w:color w:val="000000"/>
                <w:sz w:val="22"/>
                <w:szCs w:val="22"/>
                <w:rPrChange w:id="6297" w:author="Guilherme Pessoa-Amorim [2]" w:date="2021-11-16T13:46:00Z">
                  <w:rPr>
                    <w:rFonts w:cs="Calibri"/>
                    <w:color w:val="000000"/>
                    <w:szCs w:val="22"/>
                  </w:rPr>
                </w:rPrChange>
              </w:rPr>
              <w:t>Non-dihydropyridine CCBs</w:t>
            </w:r>
          </w:p>
        </w:tc>
        <w:tc>
          <w:tcPr>
            <w:tcW w:w="1559" w:type="dxa"/>
          </w:tcPr>
          <w:p w14:paraId="3E4E8987" w14:textId="77777777" w:rsidR="0071035B" w:rsidRPr="00D9517A" w:rsidRDefault="0071035B">
            <w:pPr>
              <w:spacing w:line="360" w:lineRule="auto"/>
              <w:jc w:val="center"/>
              <w:rPr>
                <w:rFonts w:ascii="Mulish" w:hAnsi="Mulish" w:cs="Calibri"/>
                <w:sz w:val="22"/>
                <w:szCs w:val="22"/>
                <w:rPrChange w:id="6298" w:author="Guilherme Pessoa-Amorim [2]" w:date="2021-11-16T13:46:00Z">
                  <w:rPr>
                    <w:rFonts w:cs="Calibri"/>
                    <w:szCs w:val="22"/>
                  </w:rPr>
                </w:rPrChange>
              </w:rPr>
            </w:pPr>
            <w:r w:rsidRPr="00D9517A">
              <w:rPr>
                <w:rFonts w:ascii="Mulish" w:hAnsi="Mulish" w:cs="Calibri"/>
                <w:sz w:val="22"/>
                <w:szCs w:val="22"/>
                <w:rPrChange w:id="6299" w:author="Guilherme Pessoa-Amorim [2]" w:date="2021-11-16T13:46:00Z">
                  <w:rPr>
                    <w:rFonts w:cs="Calibri"/>
                    <w:szCs w:val="22"/>
                  </w:rPr>
                </w:rPrChange>
              </w:rPr>
              <w:t>X</w:t>
            </w:r>
          </w:p>
        </w:tc>
        <w:tc>
          <w:tcPr>
            <w:tcW w:w="1418" w:type="dxa"/>
          </w:tcPr>
          <w:p w14:paraId="65FEE246" w14:textId="77777777" w:rsidR="0071035B" w:rsidRPr="00D9517A" w:rsidRDefault="0071035B">
            <w:pPr>
              <w:spacing w:line="360" w:lineRule="auto"/>
              <w:jc w:val="center"/>
              <w:rPr>
                <w:rFonts w:ascii="Mulish" w:hAnsi="Mulish" w:cs="Calibri"/>
                <w:sz w:val="22"/>
                <w:szCs w:val="22"/>
                <w:rPrChange w:id="6300" w:author="Guilherme Pessoa-Amorim [2]" w:date="2021-11-16T13:46:00Z">
                  <w:rPr>
                    <w:rFonts w:cs="Calibri"/>
                    <w:szCs w:val="22"/>
                  </w:rPr>
                </w:rPrChange>
              </w:rPr>
            </w:pPr>
          </w:p>
        </w:tc>
        <w:tc>
          <w:tcPr>
            <w:tcW w:w="1500" w:type="dxa"/>
          </w:tcPr>
          <w:p w14:paraId="7E3B7649" w14:textId="77777777" w:rsidR="0071035B" w:rsidRPr="00D9517A" w:rsidRDefault="0071035B">
            <w:pPr>
              <w:spacing w:line="360" w:lineRule="auto"/>
              <w:jc w:val="center"/>
              <w:rPr>
                <w:rFonts w:ascii="Mulish" w:hAnsi="Mulish" w:cs="Calibri"/>
                <w:sz w:val="22"/>
                <w:szCs w:val="22"/>
                <w:rPrChange w:id="6301" w:author="Guilherme Pessoa-Amorim [2]" w:date="2021-11-16T13:46:00Z">
                  <w:rPr>
                    <w:rFonts w:cs="Calibri"/>
                    <w:szCs w:val="22"/>
                  </w:rPr>
                </w:rPrChange>
              </w:rPr>
            </w:pPr>
          </w:p>
        </w:tc>
      </w:tr>
      <w:tr w:rsidR="0071035B" w:rsidRPr="00D9517A" w14:paraId="5D9149B3" w14:textId="77777777" w:rsidTr="00E365A9">
        <w:tc>
          <w:tcPr>
            <w:tcW w:w="5529" w:type="dxa"/>
          </w:tcPr>
          <w:p w14:paraId="0D0923CD" w14:textId="77777777" w:rsidR="0071035B" w:rsidRPr="00D9517A" w:rsidRDefault="0071035B" w:rsidP="00D87F19">
            <w:pPr>
              <w:spacing w:line="360" w:lineRule="auto"/>
              <w:rPr>
                <w:rFonts w:ascii="Mulish" w:hAnsi="Mulish" w:cs="Calibri"/>
                <w:color w:val="000000"/>
                <w:sz w:val="22"/>
                <w:szCs w:val="22"/>
                <w:rPrChange w:id="6302" w:author="Guilherme Pessoa-Amorim [2]" w:date="2021-11-16T13:46:00Z">
                  <w:rPr>
                    <w:rFonts w:cs="Calibri"/>
                    <w:color w:val="000000"/>
                    <w:szCs w:val="22"/>
                  </w:rPr>
                </w:rPrChange>
              </w:rPr>
            </w:pPr>
            <w:r w:rsidRPr="00D9517A">
              <w:rPr>
                <w:rFonts w:ascii="Mulish" w:hAnsi="Mulish" w:cs="Calibri"/>
                <w:color w:val="000000"/>
                <w:sz w:val="22"/>
                <w:szCs w:val="22"/>
                <w:rPrChange w:id="6303" w:author="Guilherme Pessoa-Amorim [2]" w:date="2021-11-16T13:46:00Z">
                  <w:rPr>
                    <w:rFonts w:cs="Calibri"/>
                    <w:color w:val="000000"/>
                    <w:szCs w:val="22"/>
                  </w:rPr>
                </w:rPrChange>
              </w:rPr>
              <w:t>Verapamil</w:t>
            </w:r>
          </w:p>
        </w:tc>
        <w:tc>
          <w:tcPr>
            <w:tcW w:w="1559" w:type="dxa"/>
          </w:tcPr>
          <w:p w14:paraId="32AF3768" w14:textId="77777777" w:rsidR="0071035B" w:rsidRPr="00D9517A" w:rsidRDefault="0071035B">
            <w:pPr>
              <w:spacing w:line="360" w:lineRule="auto"/>
              <w:jc w:val="center"/>
              <w:rPr>
                <w:rFonts w:ascii="Mulish" w:hAnsi="Mulish" w:cs="Calibri"/>
                <w:sz w:val="22"/>
                <w:szCs w:val="22"/>
                <w:rPrChange w:id="6304" w:author="Guilherme Pessoa-Amorim [2]" w:date="2021-11-16T13:46:00Z">
                  <w:rPr>
                    <w:rFonts w:cs="Calibri"/>
                    <w:szCs w:val="22"/>
                  </w:rPr>
                </w:rPrChange>
              </w:rPr>
            </w:pPr>
          </w:p>
        </w:tc>
        <w:tc>
          <w:tcPr>
            <w:tcW w:w="1418" w:type="dxa"/>
          </w:tcPr>
          <w:p w14:paraId="06ED52A6" w14:textId="77777777" w:rsidR="0071035B" w:rsidRPr="00D9517A" w:rsidRDefault="0071035B">
            <w:pPr>
              <w:spacing w:line="360" w:lineRule="auto"/>
              <w:jc w:val="center"/>
              <w:rPr>
                <w:rFonts w:ascii="Mulish" w:hAnsi="Mulish" w:cs="Calibri"/>
                <w:sz w:val="22"/>
                <w:szCs w:val="22"/>
                <w:rPrChange w:id="6305" w:author="Guilherme Pessoa-Amorim [2]" w:date="2021-11-16T13:46:00Z">
                  <w:rPr>
                    <w:rFonts w:cs="Calibri"/>
                    <w:szCs w:val="22"/>
                  </w:rPr>
                </w:rPrChange>
              </w:rPr>
            </w:pPr>
          </w:p>
        </w:tc>
        <w:tc>
          <w:tcPr>
            <w:tcW w:w="1500" w:type="dxa"/>
          </w:tcPr>
          <w:p w14:paraId="598850D1" w14:textId="77777777" w:rsidR="0071035B" w:rsidRPr="00D9517A" w:rsidRDefault="0071035B">
            <w:pPr>
              <w:spacing w:line="360" w:lineRule="auto"/>
              <w:jc w:val="center"/>
              <w:rPr>
                <w:rFonts w:ascii="Mulish" w:hAnsi="Mulish" w:cs="Calibri"/>
                <w:sz w:val="22"/>
                <w:szCs w:val="22"/>
                <w:rPrChange w:id="6306" w:author="Guilherme Pessoa-Amorim [2]" w:date="2021-11-16T13:46:00Z">
                  <w:rPr>
                    <w:rFonts w:cs="Calibri"/>
                    <w:szCs w:val="22"/>
                  </w:rPr>
                </w:rPrChange>
              </w:rPr>
            </w:pPr>
            <w:r w:rsidRPr="00D9517A">
              <w:rPr>
                <w:rFonts w:ascii="Mulish" w:hAnsi="Mulish" w:cs="Calibri"/>
                <w:sz w:val="22"/>
                <w:szCs w:val="22"/>
                <w:rPrChange w:id="6307" w:author="Guilherme Pessoa-Amorim [2]" w:date="2021-11-16T13:46:00Z">
                  <w:rPr>
                    <w:rFonts w:cs="Calibri"/>
                    <w:szCs w:val="22"/>
                  </w:rPr>
                </w:rPrChange>
              </w:rPr>
              <w:t>X</w:t>
            </w:r>
          </w:p>
        </w:tc>
      </w:tr>
      <w:tr w:rsidR="0071035B" w:rsidRPr="00D9517A" w14:paraId="2238D622" w14:textId="77777777" w:rsidTr="00E365A9">
        <w:tc>
          <w:tcPr>
            <w:tcW w:w="5529" w:type="dxa"/>
          </w:tcPr>
          <w:p w14:paraId="29C547D2" w14:textId="77777777" w:rsidR="0071035B" w:rsidRPr="00D9517A" w:rsidRDefault="0071035B" w:rsidP="00D87F19">
            <w:pPr>
              <w:spacing w:line="360" w:lineRule="auto"/>
              <w:rPr>
                <w:rFonts w:ascii="Mulish" w:hAnsi="Mulish" w:cs="Calibri"/>
                <w:sz w:val="22"/>
                <w:szCs w:val="22"/>
                <w:rPrChange w:id="6308" w:author="Guilherme Pessoa-Amorim [2]" w:date="2021-11-16T13:46:00Z">
                  <w:rPr>
                    <w:rFonts w:cs="Calibri"/>
                    <w:szCs w:val="22"/>
                  </w:rPr>
                </w:rPrChange>
              </w:rPr>
            </w:pPr>
            <w:r w:rsidRPr="00D9517A">
              <w:rPr>
                <w:rFonts w:ascii="Mulish" w:hAnsi="Mulish" w:cs="Calibri"/>
                <w:color w:val="000000"/>
                <w:sz w:val="22"/>
                <w:szCs w:val="22"/>
                <w:rPrChange w:id="6309" w:author="Guilherme Pessoa-Amorim [2]" w:date="2021-11-16T13:46:00Z">
                  <w:rPr>
                    <w:rFonts w:cs="Calibri"/>
                    <w:color w:val="000000"/>
                    <w:szCs w:val="22"/>
                  </w:rPr>
                </w:rPrChange>
              </w:rPr>
              <w:t>Digoxin</w:t>
            </w:r>
          </w:p>
        </w:tc>
        <w:tc>
          <w:tcPr>
            <w:tcW w:w="1559" w:type="dxa"/>
          </w:tcPr>
          <w:p w14:paraId="10611D6E" w14:textId="77777777" w:rsidR="0071035B" w:rsidRPr="00D9517A" w:rsidRDefault="0071035B">
            <w:pPr>
              <w:spacing w:line="360" w:lineRule="auto"/>
              <w:jc w:val="center"/>
              <w:rPr>
                <w:rFonts w:ascii="Mulish" w:hAnsi="Mulish" w:cs="Calibri"/>
                <w:sz w:val="22"/>
                <w:szCs w:val="22"/>
                <w:rPrChange w:id="6310" w:author="Guilherme Pessoa-Amorim [2]" w:date="2021-11-16T13:46:00Z">
                  <w:rPr>
                    <w:rFonts w:cs="Calibri"/>
                    <w:szCs w:val="22"/>
                  </w:rPr>
                </w:rPrChange>
              </w:rPr>
            </w:pPr>
            <w:r w:rsidRPr="00D9517A">
              <w:rPr>
                <w:rFonts w:ascii="Mulish" w:hAnsi="Mulish" w:cs="Calibri"/>
                <w:sz w:val="22"/>
                <w:szCs w:val="22"/>
                <w:rPrChange w:id="6311" w:author="Guilherme Pessoa-Amorim [2]" w:date="2021-11-16T13:46:00Z">
                  <w:rPr>
                    <w:rFonts w:cs="Calibri"/>
                    <w:szCs w:val="22"/>
                  </w:rPr>
                </w:rPrChange>
              </w:rPr>
              <w:t>X</w:t>
            </w:r>
          </w:p>
        </w:tc>
        <w:tc>
          <w:tcPr>
            <w:tcW w:w="1418" w:type="dxa"/>
          </w:tcPr>
          <w:p w14:paraId="78B2CC24" w14:textId="77777777" w:rsidR="0071035B" w:rsidRPr="00D9517A" w:rsidRDefault="0071035B">
            <w:pPr>
              <w:spacing w:line="360" w:lineRule="auto"/>
              <w:jc w:val="center"/>
              <w:rPr>
                <w:rFonts w:ascii="Mulish" w:hAnsi="Mulish" w:cs="Calibri"/>
                <w:sz w:val="22"/>
                <w:szCs w:val="22"/>
                <w:rPrChange w:id="6312" w:author="Guilherme Pessoa-Amorim [2]" w:date="2021-11-16T13:46:00Z">
                  <w:rPr>
                    <w:rFonts w:cs="Calibri"/>
                    <w:szCs w:val="22"/>
                  </w:rPr>
                </w:rPrChange>
              </w:rPr>
            </w:pPr>
          </w:p>
        </w:tc>
        <w:tc>
          <w:tcPr>
            <w:tcW w:w="1500" w:type="dxa"/>
          </w:tcPr>
          <w:p w14:paraId="7E4E7058" w14:textId="77777777" w:rsidR="0071035B" w:rsidRPr="00D9517A" w:rsidRDefault="0071035B">
            <w:pPr>
              <w:spacing w:line="360" w:lineRule="auto"/>
              <w:jc w:val="center"/>
              <w:rPr>
                <w:rFonts w:ascii="Mulish" w:hAnsi="Mulish" w:cs="Calibri"/>
                <w:sz w:val="22"/>
                <w:szCs w:val="22"/>
                <w:rPrChange w:id="6313" w:author="Guilherme Pessoa-Amorim [2]" w:date="2021-11-16T13:46:00Z">
                  <w:rPr>
                    <w:rFonts w:cs="Calibri"/>
                    <w:szCs w:val="22"/>
                  </w:rPr>
                </w:rPrChange>
              </w:rPr>
            </w:pPr>
          </w:p>
        </w:tc>
      </w:tr>
      <w:tr w:rsidR="0071035B" w:rsidRPr="00D9517A" w14:paraId="7BA59FCB" w14:textId="77777777" w:rsidTr="00E365A9">
        <w:tc>
          <w:tcPr>
            <w:tcW w:w="5529" w:type="dxa"/>
          </w:tcPr>
          <w:p w14:paraId="797B9B0F" w14:textId="77777777" w:rsidR="0071035B" w:rsidRPr="00D9517A" w:rsidRDefault="0071035B" w:rsidP="00D87F19">
            <w:pPr>
              <w:spacing w:line="360" w:lineRule="auto"/>
              <w:rPr>
                <w:rFonts w:ascii="Mulish" w:hAnsi="Mulish" w:cs="Calibri"/>
                <w:color w:val="000000"/>
                <w:sz w:val="22"/>
                <w:szCs w:val="22"/>
                <w:rPrChange w:id="6314" w:author="Guilherme Pessoa-Amorim [2]" w:date="2021-11-16T13:46:00Z">
                  <w:rPr>
                    <w:rFonts w:cs="Calibri"/>
                    <w:color w:val="000000"/>
                    <w:szCs w:val="22"/>
                  </w:rPr>
                </w:rPrChange>
              </w:rPr>
            </w:pPr>
            <w:r w:rsidRPr="00D9517A">
              <w:rPr>
                <w:rFonts w:ascii="Mulish" w:hAnsi="Mulish" w:cs="Calibri"/>
                <w:color w:val="000000"/>
                <w:sz w:val="22"/>
                <w:szCs w:val="22"/>
                <w:rPrChange w:id="6315" w:author="Guilherme Pessoa-Amorim [2]" w:date="2021-11-16T13:46:00Z">
                  <w:rPr>
                    <w:rFonts w:cs="Calibri"/>
                    <w:color w:val="000000"/>
                    <w:szCs w:val="22"/>
                  </w:rPr>
                </w:rPrChange>
              </w:rPr>
              <w:t>Digoxin or digitoxin</w:t>
            </w:r>
          </w:p>
        </w:tc>
        <w:tc>
          <w:tcPr>
            <w:tcW w:w="1559" w:type="dxa"/>
          </w:tcPr>
          <w:p w14:paraId="15F87DF2" w14:textId="77777777" w:rsidR="0071035B" w:rsidRPr="00D9517A" w:rsidRDefault="0071035B">
            <w:pPr>
              <w:spacing w:line="360" w:lineRule="auto"/>
              <w:jc w:val="center"/>
              <w:rPr>
                <w:rFonts w:ascii="Mulish" w:hAnsi="Mulish" w:cs="Calibri"/>
                <w:sz w:val="22"/>
                <w:szCs w:val="22"/>
                <w:rPrChange w:id="6316" w:author="Guilherme Pessoa-Amorim [2]" w:date="2021-11-16T13:46:00Z">
                  <w:rPr>
                    <w:rFonts w:cs="Calibri"/>
                    <w:szCs w:val="22"/>
                  </w:rPr>
                </w:rPrChange>
              </w:rPr>
            </w:pPr>
          </w:p>
        </w:tc>
        <w:tc>
          <w:tcPr>
            <w:tcW w:w="1418" w:type="dxa"/>
          </w:tcPr>
          <w:p w14:paraId="79046B2D" w14:textId="77777777" w:rsidR="0071035B" w:rsidRPr="00D9517A" w:rsidRDefault="0071035B">
            <w:pPr>
              <w:spacing w:line="360" w:lineRule="auto"/>
              <w:jc w:val="center"/>
              <w:rPr>
                <w:rFonts w:ascii="Mulish" w:hAnsi="Mulish" w:cs="Calibri"/>
                <w:sz w:val="22"/>
                <w:szCs w:val="22"/>
                <w:rPrChange w:id="6317" w:author="Guilherme Pessoa-Amorim [2]" w:date="2021-11-16T13:46:00Z">
                  <w:rPr>
                    <w:rFonts w:cs="Calibri"/>
                    <w:szCs w:val="22"/>
                  </w:rPr>
                </w:rPrChange>
              </w:rPr>
            </w:pPr>
            <w:r w:rsidRPr="00D9517A">
              <w:rPr>
                <w:rFonts w:ascii="Mulish" w:hAnsi="Mulish" w:cs="Calibri"/>
                <w:sz w:val="22"/>
                <w:szCs w:val="22"/>
                <w:rPrChange w:id="6318" w:author="Guilherme Pessoa-Amorim [2]" w:date="2021-11-16T13:46:00Z">
                  <w:rPr>
                    <w:rFonts w:cs="Calibri"/>
                    <w:szCs w:val="22"/>
                  </w:rPr>
                </w:rPrChange>
              </w:rPr>
              <w:t>X</w:t>
            </w:r>
          </w:p>
        </w:tc>
        <w:tc>
          <w:tcPr>
            <w:tcW w:w="1500" w:type="dxa"/>
          </w:tcPr>
          <w:p w14:paraId="39909B61" w14:textId="77777777" w:rsidR="0071035B" w:rsidRPr="00D9517A" w:rsidRDefault="0071035B">
            <w:pPr>
              <w:spacing w:line="360" w:lineRule="auto"/>
              <w:jc w:val="center"/>
              <w:rPr>
                <w:rFonts w:ascii="Mulish" w:hAnsi="Mulish" w:cs="Calibri"/>
                <w:sz w:val="22"/>
                <w:szCs w:val="22"/>
                <w:rPrChange w:id="6319" w:author="Guilherme Pessoa-Amorim [2]" w:date="2021-11-16T13:46:00Z">
                  <w:rPr>
                    <w:rFonts w:cs="Calibri"/>
                    <w:szCs w:val="22"/>
                  </w:rPr>
                </w:rPrChange>
              </w:rPr>
            </w:pPr>
          </w:p>
        </w:tc>
      </w:tr>
      <w:tr w:rsidR="0071035B" w:rsidRPr="00D9517A" w14:paraId="27415CC2" w14:textId="77777777" w:rsidTr="00E365A9">
        <w:tc>
          <w:tcPr>
            <w:tcW w:w="5529" w:type="dxa"/>
          </w:tcPr>
          <w:p w14:paraId="1BF01A7F" w14:textId="77777777" w:rsidR="0071035B" w:rsidRPr="00D9517A" w:rsidRDefault="0071035B" w:rsidP="00D87F19">
            <w:pPr>
              <w:spacing w:line="360" w:lineRule="auto"/>
              <w:rPr>
                <w:rFonts w:ascii="Mulish" w:hAnsi="Mulish" w:cs="Calibri"/>
                <w:sz w:val="22"/>
                <w:szCs w:val="22"/>
                <w:rPrChange w:id="6320" w:author="Guilherme Pessoa-Amorim [2]" w:date="2021-11-16T13:46:00Z">
                  <w:rPr>
                    <w:rFonts w:cs="Calibri"/>
                    <w:szCs w:val="22"/>
                  </w:rPr>
                </w:rPrChange>
              </w:rPr>
            </w:pPr>
            <w:r w:rsidRPr="00D9517A">
              <w:rPr>
                <w:rFonts w:ascii="Mulish" w:hAnsi="Mulish" w:cs="Calibri"/>
                <w:color w:val="000000"/>
                <w:sz w:val="22"/>
                <w:szCs w:val="22"/>
                <w:rPrChange w:id="6321" w:author="Guilherme Pessoa-Amorim [2]" w:date="2021-11-16T13:46:00Z">
                  <w:rPr>
                    <w:rFonts w:cs="Calibri"/>
                    <w:color w:val="000000"/>
                    <w:szCs w:val="22"/>
                  </w:rPr>
                </w:rPrChange>
              </w:rPr>
              <w:t>Any antihypertensive</w:t>
            </w:r>
          </w:p>
        </w:tc>
        <w:tc>
          <w:tcPr>
            <w:tcW w:w="1559" w:type="dxa"/>
          </w:tcPr>
          <w:p w14:paraId="65353567" w14:textId="77777777" w:rsidR="0071035B" w:rsidRPr="00D9517A" w:rsidRDefault="0071035B">
            <w:pPr>
              <w:spacing w:line="360" w:lineRule="auto"/>
              <w:jc w:val="center"/>
              <w:rPr>
                <w:rFonts w:ascii="Mulish" w:hAnsi="Mulish" w:cs="Calibri"/>
                <w:sz w:val="22"/>
                <w:szCs w:val="22"/>
                <w:rPrChange w:id="6322" w:author="Guilherme Pessoa-Amorim [2]" w:date="2021-11-16T13:46:00Z">
                  <w:rPr>
                    <w:rFonts w:cs="Calibri"/>
                    <w:szCs w:val="22"/>
                  </w:rPr>
                </w:rPrChange>
              </w:rPr>
            </w:pPr>
            <w:r w:rsidRPr="00D9517A">
              <w:rPr>
                <w:rFonts w:ascii="Mulish" w:hAnsi="Mulish" w:cs="Calibri"/>
                <w:sz w:val="22"/>
                <w:szCs w:val="22"/>
                <w:rPrChange w:id="6323" w:author="Guilherme Pessoa-Amorim [2]" w:date="2021-11-16T13:46:00Z">
                  <w:rPr>
                    <w:rFonts w:cs="Calibri"/>
                    <w:szCs w:val="22"/>
                  </w:rPr>
                </w:rPrChange>
              </w:rPr>
              <w:t>X</w:t>
            </w:r>
          </w:p>
        </w:tc>
        <w:tc>
          <w:tcPr>
            <w:tcW w:w="1418" w:type="dxa"/>
          </w:tcPr>
          <w:p w14:paraId="454EA442" w14:textId="77777777" w:rsidR="0071035B" w:rsidRPr="00D9517A" w:rsidRDefault="0071035B">
            <w:pPr>
              <w:spacing w:line="360" w:lineRule="auto"/>
              <w:jc w:val="center"/>
              <w:rPr>
                <w:rFonts w:ascii="Mulish" w:hAnsi="Mulish" w:cs="Calibri"/>
                <w:sz w:val="22"/>
                <w:szCs w:val="22"/>
                <w:rPrChange w:id="6324" w:author="Guilherme Pessoa-Amorim [2]" w:date="2021-11-16T13:46:00Z">
                  <w:rPr>
                    <w:rFonts w:cs="Calibri"/>
                    <w:szCs w:val="22"/>
                  </w:rPr>
                </w:rPrChange>
              </w:rPr>
            </w:pPr>
          </w:p>
        </w:tc>
        <w:tc>
          <w:tcPr>
            <w:tcW w:w="1500" w:type="dxa"/>
          </w:tcPr>
          <w:p w14:paraId="75004AC5" w14:textId="77777777" w:rsidR="0071035B" w:rsidRPr="00D9517A" w:rsidRDefault="0071035B">
            <w:pPr>
              <w:spacing w:line="360" w:lineRule="auto"/>
              <w:jc w:val="center"/>
              <w:rPr>
                <w:rFonts w:ascii="Mulish" w:hAnsi="Mulish" w:cs="Calibri"/>
                <w:sz w:val="22"/>
                <w:szCs w:val="22"/>
                <w:rPrChange w:id="6325" w:author="Guilherme Pessoa-Amorim [2]" w:date="2021-11-16T13:46:00Z">
                  <w:rPr>
                    <w:rFonts w:cs="Calibri"/>
                    <w:szCs w:val="22"/>
                  </w:rPr>
                </w:rPrChange>
              </w:rPr>
            </w:pPr>
            <w:r w:rsidRPr="00D9517A">
              <w:rPr>
                <w:rFonts w:ascii="Mulish" w:hAnsi="Mulish" w:cs="Calibri"/>
                <w:sz w:val="22"/>
                <w:szCs w:val="22"/>
                <w:rPrChange w:id="6326" w:author="Guilherme Pessoa-Amorim [2]" w:date="2021-11-16T13:46:00Z">
                  <w:rPr>
                    <w:rFonts w:cs="Calibri"/>
                    <w:szCs w:val="22"/>
                  </w:rPr>
                </w:rPrChange>
              </w:rPr>
              <w:t>X</w:t>
            </w:r>
          </w:p>
        </w:tc>
      </w:tr>
      <w:tr w:rsidR="0071035B" w:rsidRPr="00D9517A" w14:paraId="374B4723" w14:textId="77777777" w:rsidTr="00E365A9">
        <w:tc>
          <w:tcPr>
            <w:tcW w:w="5529" w:type="dxa"/>
          </w:tcPr>
          <w:p w14:paraId="11903541" w14:textId="77777777" w:rsidR="0071035B" w:rsidRPr="00D9517A" w:rsidRDefault="0071035B" w:rsidP="00D87F19">
            <w:pPr>
              <w:spacing w:line="360" w:lineRule="auto"/>
              <w:rPr>
                <w:rFonts w:ascii="Mulish" w:hAnsi="Mulish" w:cs="Calibri"/>
                <w:sz w:val="22"/>
                <w:szCs w:val="22"/>
                <w:rPrChange w:id="6327" w:author="Guilherme Pessoa-Amorim [2]" w:date="2021-11-16T13:46:00Z">
                  <w:rPr>
                    <w:rFonts w:cs="Calibri"/>
                    <w:szCs w:val="22"/>
                  </w:rPr>
                </w:rPrChange>
              </w:rPr>
            </w:pPr>
            <w:r w:rsidRPr="00D9517A">
              <w:rPr>
                <w:rFonts w:ascii="Mulish" w:hAnsi="Mulish" w:cs="Calibri"/>
                <w:color w:val="000000"/>
                <w:sz w:val="22"/>
                <w:szCs w:val="22"/>
                <w:rPrChange w:id="6328" w:author="Guilherme Pessoa-Amorim [2]" w:date="2021-11-16T13:46:00Z">
                  <w:rPr>
                    <w:rFonts w:cs="Calibri"/>
                    <w:color w:val="000000"/>
                    <w:szCs w:val="22"/>
                  </w:rPr>
                </w:rPrChange>
              </w:rPr>
              <w:t>Any renin-angiotensin-aldosterone systemic inhibitor (RAASi)</w:t>
            </w:r>
          </w:p>
        </w:tc>
        <w:tc>
          <w:tcPr>
            <w:tcW w:w="1559" w:type="dxa"/>
          </w:tcPr>
          <w:p w14:paraId="6457A99F" w14:textId="77777777" w:rsidR="0071035B" w:rsidRPr="00D9517A" w:rsidRDefault="0071035B">
            <w:pPr>
              <w:spacing w:line="360" w:lineRule="auto"/>
              <w:jc w:val="center"/>
              <w:rPr>
                <w:rFonts w:ascii="Mulish" w:hAnsi="Mulish" w:cs="Calibri"/>
                <w:sz w:val="22"/>
                <w:szCs w:val="22"/>
                <w:rPrChange w:id="6329" w:author="Guilherme Pessoa-Amorim [2]" w:date="2021-11-16T13:46:00Z">
                  <w:rPr>
                    <w:rFonts w:cs="Calibri"/>
                    <w:szCs w:val="22"/>
                  </w:rPr>
                </w:rPrChange>
              </w:rPr>
            </w:pPr>
            <w:r w:rsidRPr="00D9517A">
              <w:rPr>
                <w:rFonts w:ascii="Mulish" w:hAnsi="Mulish" w:cs="Calibri"/>
                <w:sz w:val="22"/>
                <w:szCs w:val="22"/>
                <w:rPrChange w:id="6330" w:author="Guilherme Pessoa-Amorim [2]" w:date="2021-11-16T13:46:00Z">
                  <w:rPr>
                    <w:rFonts w:cs="Calibri"/>
                    <w:szCs w:val="22"/>
                  </w:rPr>
                </w:rPrChange>
              </w:rPr>
              <w:t>X</w:t>
            </w:r>
          </w:p>
        </w:tc>
        <w:tc>
          <w:tcPr>
            <w:tcW w:w="1418" w:type="dxa"/>
          </w:tcPr>
          <w:p w14:paraId="12131CA5" w14:textId="77777777" w:rsidR="0071035B" w:rsidRPr="00D9517A" w:rsidRDefault="0071035B">
            <w:pPr>
              <w:spacing w:line="360" w:lineRule="auto"/>
              <w:jc w:val="center"/>
              <w:rPr>
                <w:rFonts w:ascii="Mulish" w:hAnsi="Mulish" w:cs="Calibri"/>
                <w:sz w:val="22"/>
                <w:szCs w:val="22"/>
                <w:rPrChange w:id="6331" w:author="Guilherme Pessoa-Amorim [2]" w:date="2021-11-16T13:46:00Z">
                  <w:rPr>
                    <w:rFonts w:cs="Calibri"/>
                    <w:szCs w:val="22"/>
                  </w:rPr>
                </w:rPrChange>
              </w:rPr>
            </w:pPr>
          </w:p>
        </w:tc>
        <w:tc>
          <w:tcPr>
            <w:tcW w:w="1500" w:type="dxa"/>
          </w:tcPr>
          <w:p w14:paraId="023E9E4B" w14:textId="77777777" w:rsidR="0071035B" w:rsidRPr="00D9517A" w:rsidRDefault="0071035B">
            <w:pPr>
              <w:spacing w:line="360" w:lineRule="auto"/>
              <w:jc w:val="center"/>
              <w:rPr>
                <w:rFonts w:ascii="Mulish" w:hAnsi="Mulish" w:cs="Calibri"/>
                <w:sz w:val="22"/>
                <w:szCs w:val="22"/>
                <w:rPrChange w:id="6332" w:author="Guilherme Pessoa-Amorim [2]" w:date="2021-11-16T13:46:00Z">
                  <w:rPr>
                    <w:rFonts w:cs="Calibri"/>
                    <w:szCs w:val="22"/>
                  </w:rPr>
                </w:rPrChange>
              </w:rPr>
            </w:pPr>
          </w:p>
        </w:tc>
      </w:tr>
      <w:tr w:rsidR="0071035B" w:rsidRPr="00D9517A" w14:paraId="6DF6EBFB" w14:textId="77777777" w:rsidTr="00E365A9">
        <w:tc>
          <w:tcPr>
            <w:tcW w:w="5529" w:type="dxa"/>
          </w:tcPr>
          <w:p w14:paraId="5DF4E3C8" w14:textId="77777777" w:rsidR="0071035B" w:rsidRPr="00D9517A" w:rsidRDefault="0071035B" w:rsidP="00D87F19">
            <w:pPr>
              <w:spacing w:line="360" w:lineRule="auto"/>
              <w:rPr>
                <w:rFonts w:ascii="Mulish" w:hAnsi="Mulish" w:cs="Calibri"/>
                <w:sz w:val="22"/>
                <w:szCs w:val="22"/>
                <w:rPrChange w:id="6333" w:author="Guilherme Pessoa-Amorim [2]" w:date="2021-11-16T13:46:00Z">
                  <w:rPr>
                    <w:rFonts w:cs="Calibri"/>
                    <w:szCs w:val="22"/>
                  </w:rPr>
                </w:rPrChange>
              </w:rPr>
            </w:pPr>
            <w:r w:rsidRPr="00D9517A">
              <w:rPr>
                <w:rFonts w:ascii="Mulish" w:hAnsi="Mulish" w:cs="Calibri"/>
                <w:color w:val="000000"/>
                <w:sz w:val="22"/>
                <w:szCs w:val="22"/>
                <w:rPrChange w:id="6334" w:author="Guilherme Pessoa-Amorim [2]" w:date="2021-11-16T13:46:00Z">
                  <w:rPr>
                    <w:rFonts w:cs="Calibri"/>
                    <w:color w:val="000000"/>
                    <w:szCs w:val="22"/>
                  </w:rPr>
                </w:rPrChange>
              </w:rPr>
              <w:t>Angiotensin-converting enzyme inhibitors (ACEi)</w:t>
            </w:r>
          </w:p>
        </w:tc>
        <w:tc>
          <w:tcPr>
            <w:tcW w:w="1559" w:type="dxa"/>
          </w:tcPr>
          <w:p w14:paraId="16D346E0" w14:textId="77777777" w:rsidR="0071035B" w:rsidRPr="00D9517A" w:rsidRDefault="0071035B">
            <w:pPr>
              <w:spacing w:line="360" w:lineRule="auto"/>
              <w:jc w:val="center"/>
              <w:rPr>
                <w:rFonts w:ascii="Mulish" w:hAnsi="Mulish" w:cs="Calibri"/>
                <w:sz w:val="22"/>
                <w:szCs w:val="22"/>
                <w:rPrChange w:id="6335" w:author="Guilherme Pessoa-Amorim [2]" w:date="2021-11-16T13:46:00Z">
                  <w:rPr>
                    <w:rFonts w:cs="Calibri"/>
                    <w:szCs w:val="22"/>
                  </w:rPr>
                </w:rPrChange>
              </w:rPr>
            </w:pPr>
            <w:r w:rsidRPr="00D9517A">
              <w:rPr>
                <w:rFonts w:ascii="Mulish" w:hAnsi="Mulish" w:cs="Calibri"/>
                <w:sz w:val="22"/>
                <w:szCs w:val="22"/>
                <w:rPrChange w:id="6336" w:author="Guilherme Pessoa-Amorim [2]" w:date="2021-11-16T13:46:00Z">
                  <w:rPr>
                    <w:rFonts w:cs="Calibri"/>
                    <w:szCs w:val="22"/>
                  </w:rPr>
                </w:rPrChange>
              </w:rPr>
              <w:t>X</w:t>
            </w:r>
          </w:p>
        </w:tc>
        <w:tc>
          <w:tcPr>
            <w:tcW w:w="1418" w:type="dxa"/>
          </w:tcPr>
          <w:p w14:paraId="4252C356" w14:textId="77777777" w:rsidR="0071035B" w:rsidRPr="00D9517A" w:rsidRDefault="0071035B">
            <w:pPr>
              <w:spacing w:line="360" w:lineRule="auto"/>
              <w:jc w:val="center"/>
              <w:rPr>
                <w:rFonts w:ascii="Mulish" w:hAnsi="Mulish" w:cs="Calibri"/>
                <w:sz w:val="22"/>
                <w:szCs w:val="22"/>
                <w:rPrChange w:id="6337" w:author="Guilherme Pessoa-Amorim [2]" w:date="2021-11-16T13:46:00Z">
                  <w:rPr>
                    <w:rFonts w:cs="Calibri"/>
                    <w:szCs w:val="22"/>
                  </w:rPr>
                </w:rPrChange>
              </w:rPr>
            </w:pPr>
            <w:r w:rsidRPr="00D9517A">
              <w:rPr>
                <w:rFonts w:ascii="Mulish" w:hAnsi="Mulish" w:cs="Calibri"/>
                <w:sz w:val="22"/>
                <w:szCs w:val="22"/>
                <w:rPrChange w:id="6338" w:author="Guilherme Pessoa-Amorim [2]" w:date="2021-11-16T13:46:00Z">
                  <w:rPr>
                    <w:rFonts w:cs="Calibri"/>
                    <w:szCs w:val="22"/>
                  </w:rPr>
                </w:rPrChange>
              </w:rPr>
              <w:t>X</w:t>
            </w:r>
          </w:p>
        </w:tc>
        <w:tc>
          <w:tcPr>
            <w:tcW w:w="1500" w:type="dxa"/>
          </w:tcPr>
          <w:p w14:paraId="7C1C8A6A" w14:textId="77777777" w:rsidR="0071035B" w:rsidRPr="00D9517A" w:rsidRDefault="0071035B">
            <w:pPr>
              <w:spacing w:line="360" w:lineRule="auto"/>
              <w:jc w:val="center"/>
              <w:rPr>
                <w:rFonts w:ascii="Mulish" w:hAnsi="Mulish" w:cs="Calibri"/>
                <w:sz w:val="22"/>
                <w:szCs w:val="22"/>
                <w:rPrChange w:id="6339" w:author="Guilherme Pessoa-Amorim [2]" w:date="2021-11-16T13:46:00Z">
                  <w:rPr>
                    <w:rFonts w:cs="Calibri"/>
                    <w:szCs w:val="22"/>
                  </w:rPr>
                </w:rPrChange>
              </w:rPr>
            </w:pPr>
            <w:r w:rsidRPr="00D9517A">
              <w:rPr>
                <w:rFonts w:ascii="Mulish" w:hAnsi="Mulish" w:cs="Calibri"/>
                <w:sz w:val="22"/>
                <w:szCs w:val="22"/>
                <w:rPrChange w:id="6340" w:author="Guilherme Pessoa-Amorim [2]" w:date="2021-11-16T13:46:00Z">
                  <w:rPr>
                    <w:rFonts w:cs="Calibri"/>
                    <w:szCs w:val="22"/>
                  </w:rPr>
                </w:rPrChange>
              </w:rPr>
              <w:t>X</w:t>
            </w:r>
          </w:p>
        </w:tc>
      </w:tr>
      <w:tr w:rsidR="0071035B" w:rsidRPr="00D9517A" w14:paraId="324FE1F2" w14:textId="77777777" w:rsidTr="00E365A9">
        <w:tc>
          <w:tcPr>
            <w:tcW w:w="5529" w:type="dxa"/>
          </w:tcPr>
          <w:p w14:paraId="34C7F68B" w14:textId="77777777" w:rsidR="0071035B" w:rsidRPr="00D9517A" w:rsidRDefault="0071035B" w:rsidP="00D87F19">
            <w:pPr>
              <w:spacing w:line="360" w:lineRule="auto"/>
              <w:rPr>
                <w:rFonts w:ascii="Mulish" w:hAnsi="Mulish" w:cs="Calibri"/>
                <w:sz w:val="22"/>
                <w:szCs w:val="22"/>
                <w:rPrChange w:id="6341" w:author="Guilherme Pessoa-Amorim [2]" w:date="2021-11-16T13:46:00Z">
                  <w:rPr>
                    <w:rFonts w:cs="Calibri"/>
                    <w:szCs w:val="22"/>
                  </w:rPr>
                </w:rPrChange>
              </w:rPr>
            </w:pPr>
            <w:r w:rsidRPr="00D9517A">
              <w:rPr>
                <w:rFonts w:ascii="Mulish" w:hAnsi="Mulish" w:cs="Calibri"/>
                <w:color w:val="000000"/>
                <w:sz w:val="22"/>
                <w:szCs w:val="22"/>
                <w:rPrChange w:id="6342" w:author="Guilherme Pessoa-Amorim [2]" w:date="2021-11-16T13:46:00Z">
                  <w:rPr>
                    <w:rFonts w:cs="Calibri"/>
                    <w:color w:val="000000"/>
                    <w:szCs w:val="22"/>
                  </w:rPr>
                </w:rPrChange>
              </w:rPr>
              <w:t>Angiotensin-receptor blockers (ARBs)</w:t>
            </w:r>
          </w:p>
        </w:tc>
        <w:tc>
          <w:tcPr>
            <w:tcW w:w="1559" w:type="dxa"/>
          </w:tcPr>
          <w:p w14:paraId="7649FDCC" w14:textId="77777777" w:rsidR="0071035B" w:rsidRPr="00D9517A" w:rsidRDefault="0071035B">
            <w:pPr>
              <w:spacing w:line="360" w:lineRule="auto"/>
              <w:jc w:val="center"/>
              <w:rPr>
                <w:rFonts w:ascii="Mulish" w:hAnsi="Mulish" w:cs="Calibri"/>
                <w:sz w:val="22"/>
                <w:szCs w:val="22"/>
                <w:rPrChange w:id="6343" w:author="Guilherme Pessoa-Amorim [2]" w:date="2021-11-16T13:46:00Z">
                  <w:rPr>
                    <w:rFonts w:cs="Calibri"/>
                    <w:szCs w:val="22"/>
                  </w:rPr>
                </w:rPrChange>
              </w:rPr>
            </w:pPr>
            <w:r w:rsidRPr="00D9517A">
              <w:rPr>
                <w:rFonts w:ascii="Mulish" w:hAnsi="Mulish" w:cs="Calibri"/>
                <w:sz w:val="22"/>
                <w:szCs w:val="22"/>
                <w:rPrChange w:id="6344" w:author="Guilherme Pessoa-Amorim [2]" w:date="2021-11-16T13:46:00Z">
                  <w:rPr>
                    <w:rFonts w:cs="Calibri"/>
                    <w:szCs w:val="22"/>
                  </w:rPr>
                </w:rPrChange>
              </w:rPr>
              <w:t>X</w:t>
            </w:r>
          </w:p>
        </w:tc>
        <w:tc>
          <w:tcPr>
            <w:tcW w:w="1418" w:type="dxa"/>
          </w:tcPr>
          <w:p w14:paraId="0F9A6A02" w14:textId="77777777" w:rsidR="0071035B" w:rsidRPr="00D9517A" w:rsidRDefault="0071035B">
            <w:pPr>
              <w:spacing w:line="360" w:lineRule="auto"/>
              <w:jc w:val="center"/>
              <w:rPr>
                <w:rFonts w:ascii="Mulish" w:hAnsi="Mulish" w:cs="Calibri"/>
                <w:sz w:val="22"/>
                <w:szCs w:val="22"/>
                <w:rPrChange w:id="6345" w:author="Guilherme Pessoa-Amorim [2]" w:date="2021-11-16T13:46:00Z">
                  <w:rPr>
                    <w:rFonts w:cs="Calibri"/>
                    <w:szCs w:val="22"/>
                  </w:rPr>
                </w:rPrChange>
              </w:rPr>
            </w:pPr>
            <w:r w:rsidRPr="00D9517A">
              <w:rPr>
                <w:rFonts w:ascii="Mulish" w:hAnsi="Mulish" w:cs="Calibri"/>
                <w:sz w:val="22"/>
                <w:szCs w:val="22"/>
                <w:rPrChange w:id="6346" w:author="Guilherme Pessoa-Amorim [2]" w:date="2021-11-16T13:46:00Z">
                  <w:rPr>
                    <w:rFonts w:cs="Calibri"/>
                    <w:szCs w:val="22"/>
                  </w:rPr>
                </w:rPrChange>
              </w:rPr>
              <w:t>X</w:t>
            </w:r>
          </w:p>
        </w:tc>
        <w:tc>
          <w:tcPr>
            <w:tcW w:w="1500" w:type="dxa"/>
          </w:tcPr>
          <w:p w14:paraId="31E17B9C" w14:textId="77777777" w:rsidR="0071035B" w:rsidRPr="00D9517A" w:rsidRDefault="0071035B">
            <w:pPr>
              <w:spacing w:line="360" w:lineRule="auto"/>
              <w:jc w:val="center"/>
              <w:rPr>
                <w:rFonts w:ascii="Mulish" w:hAnsi="Mulish" w:cs="Calibri"/>
                <w:sz w:val="22"/>
                <w:szCs w:val="22"/>
                <w:rPrChange w:id="6347" w:author="Guilherme Pessoa-Amorim [2]" w:date="2021-11-16T13:46:00Z">
                  <w:rPr>
                    <w:rFonts w:cs="Calibri"/>
                    <w:szCs w:val="22"/>
                  </w:rPr>
                </w:rPrChange>
              </w:rPr>
            </w:pPr>
            <w:r w:rsidRPr="00D9517A">
              <w:rPr>
                <w:rFonts w:ascii="Mulish" w:hAnsi="Mulish" w:cs="Calibri"/>
                <w:sz w:val="22"/>
                <w:szCs w:val="22"/>
                <w:rPrChange w:id="6348" w:author="Guilherme Pessoa-Amorim [2]" w:date="2021-11-16T13:46:00Z">
                  <w:rPr>
                    <w:rFonts w:cs="Calibri"/>
                    <w:szCs w:val="22"/>
                  </w:rPr>
                </w:rPrChange>
              </w:rPr>
              <w:t>X</w:t>
            </w:r>
          </w:p>
        </w:tc>
      </w:tr>
      <w:tr w:rsidR="0071035B" w:rsidRPr="00D9517A" w14:paraId="0A84F1BC" w14:textId="77777777" w:rsidTr="00E365A9">
        <w:tc>
          <w:tcPr>
            <w:tcW w:w="5529" w:type="dxa"/>
          </w:tcPr>
          <w:p w14:paraId="3D9BC553" w14:textId="77777777" w:rsidR="0071035B" w:rsidRPr="00D9517A" w:rsidRDefault="0071035B" w:rsidP="00D87F19">
            <w:pPr>
              <w:spacing w:line="360" w:lineRule="auto"/>
              <w:rPr>
                <w:rFonts w:ascii="Mulish" w:hAnsi="Mulish" w:cs="Calibri"/>
                <w:color w:val="000000"/>
                <w:sz w:val="22"/>
                <w:szCs w:val="22"/>
                <w:rPrChange w:id="6349" w:author="Guilherme Pessoa-Amorim [2]" w:date="2021-11-16T13:46:00Z">
                  <w:rPr>
                    <w:rFonts w:cs="Calibri"/>
                    <w:color w:val="000000"/>
                    <w:szCs w:val="22"/>
                  </w:rPr>
                </w:rPrChange>
              </w:rPr>
            </w:pPr>
            <w:r w:rsidRPr="00D9517A">
              <w:rPr>
                <w:rFonts w:ascii="Mulish" w:hAnsi="Mulish" w:cs="Calibri"/>
                <w:color w:val="000000"/>
                <w:sz w:val="22"/>
                <w:szCs w:val="22"/>
                <w:rPrChange w:id="6350" w:author="Guilherme Pessoa-Amorim [2]" w:date="2021-11-16T13:46:00Z">
                  <w:rPr>
                    <w:rFonts w:cs="Calibri"/>
                    <w:color w:val="000000"/>
                    <w:szCs w:val="22"/>
                  </w:rPr>
                </w:rPrChange>
              </w:rPr>
              <w:lastRenderedPageBreak/>
              <w:t>ACEi or ARB</w:t>
            </w:r>
          </w:p>
        </w:tc>
        <w:tc>
          <w:tcPr>
            <w:tcW w:w="1559" w:type="dxa"/>
          </w:tcPr>
          <w:p w14:paraId="1BEDD4C6" w14:textId="77777777" w:rsidR="0071035B" w:rsidRPr="00D9517A" w:rsidRDefault="0071035B">
            <w:pPr>
              <w:spacing w:line="360" w:lineRule="auto"/>
              <w:jc w:val="center"/>
              <w:rPr>
                <w:rFonts w:ascii="Mulish" w:hAnsi="Mulish" w:cs="Calibri"/>
                <w:sz w:val="22"/>
                <w:szCs w:val="22"/>
                <w:rPrChange w:id="6351" w:author="Guilherme Pessoa-Amorim [2]" w:date="2021-11-16T13:46:00Z">
                  <w:rPr>
                    <w:rFonts w:cs="Calibri"/>
                    <w:szCs w:val="22"/>
                  </w:rPr>
                </w:rPrChange>
              </w:rPr>
            </w:pPr>
          </w:p>
        </w:tc>
        <w:tc>
          <w:tcPr>
            <w:tcW w:w="1418" w:type="dxa"/>
          </w:tcPr>
          <w:p w14:paraId="0E087EAF" w14:textId="77777777" w:rsidR="0071035B" w:rsidRPr="00D9517A" w:rsidRDefault="0071035B">
            <w:pPr>
              <w:spacing w:line="360" w:lineRule="auto"/>
              <w:jc w:val="center"/>
              <w:rPr>
                <w:rFonts w:ascii="Mulish" w:hAnsi="Mulish" w:cs="Calibri"/>
                <w:sz w:val="22"/>
                <w:szCs w:val="22"/>
                <w:rPrChange w:id="6352" w:author="Guilherme Pessoa-Amorim [2]" w:date="2021-11-16T13:46:00Z">
                  <w:rPr>
                    <w:rFonts w:cs="Calibri"/>
                    <w:szCs w:val="22"/>
                  </w:rPr>
                </w:rPrChange>
              </w:rPr>
            </w:pPr>
            <w:r w:rsidRPr="00D9517A">
              <w:rPr>
                <w:rFonts w:ascii="Mulish" w:hAnsi="Mulish" w:cs="Calibri"/>
                <w:sz w:val="22"/>
                <w:szCs w:val="22"/>
                <w:rPrChange w:id="6353" w:author="Guilherme Pessoa-Amorim [2]" w:date="2021-11-16T13:46:00Z">
                  <w:rPr>
                    <w:rFonts w:cs="Calibri"/>
                    <w:szCs w:val="22"/>
                  </w:rPr>
                </w:rPrChange>
              </w:rPr>
              <w:t>X</w:t>
            </w:r>
          </w:p>
        </w:tc>
        <w:tc>
          <w:tcPr>
            <w:tcW w:w="1500" w:type="dxa"/>
          </w:tcPr>
          <w:p w14:paraId="76F0AF60" w14:textId="77777777" w:rsidR="0071035B" w:rsidRPr="00D9517A" w:rsidRDefault="0071035B">
            <w:pPr>
              <w:spacing w:line="360" w:lineRule="auto"/>
              <w:jc w:val="center"/>
              <w:rPr>
                <w:rFonts w:ascii="Mulish" w:hAnsi="Mulish" w:cs="Calibri"/>
                <w:sz w:val="22"/>
                <w:szCs w:val="22"/>
                <w:rPrChange w:id="6354" w:author="Guilherme Pessoa-Amorim [2]" w:date="2021-11-16T13:46:00Z">
                  <w:rPr>
                    <w:rFonts w:cs="Calibri"/>
                    <w:szCs w:val="22"/>
                  </w:rPr>
                </w:rPrChange>
              </w:rPr>
            </w:pPr>
          </w:p>
        </w:tc>
      </w:tr>
      <w:tr w:rsidR="0071035B" w:rsidRPr="00D9517A" w14:paraId="34382451" w14:textId="77777777" w:rsidTr="00E365A9">
        <w:tc>
          <w:tcPr>
            <w:tcW w:w="5529" w:type="dxa"/>
          </w:tcPr>
          <w:p w14:paraId="293A7684" w14:textId="77777777" w:rsidR="0071035B" w:rsidRPr="00D9517A" w:rsidRDefault="0071035B" w:rsidP="00D87F19">
            <w:pPr>
              <w:spacing w:line="360" w:lineRule="auto"/>
              <w:rPr>
                <w:rFonts w:ascii="Mulish" w:hAnsi="Mulish" w:cs="Calibri"/>
                <w:color w:val="000000"/>
                <w:sz w:val="22"/>
                <w:szCs w:val="22"/>
                <w:rPrChange w:id="6355" w:author="Guilherme Pessoa-Amorim [2]" w:date="2021-11-16T13:46:00Z">
                  <w:rPr>
                    <w:rFonts w:cs="Calibri"/>
                    <w:color w:val="000000"/>
                    <w:szCs w:val="22"/>
                  </w:rPr>
                </w:rPrChange>
              </w:rPr>
            </w:pPr>
            <w:r w:rsidRPr="00D9517A">
              <w:rPr>
                <w:rFonts w:ascii="Mulish" w:hAnsi="Mulish" w:cs="Calibri"/>
                <w:color w:val="000000"/>
                <w:sz w:val="22"/>
                <w:szCs w:val="22"/>
                <w:rPrChange w:id="6356" w:author="Guilherme Pessoa-Amorim [2]" w:date="2021-11-16T13:46:00Z">
                  <w:rPr>
                    <w:rFonts w:cs="Calibri"/>
                    <w:color w:val="000000"/>
                    <w:szCs w:val="22"/>
                  </w:rPr>
                </w:rPrChange>
              </w:rPr>
              <w:t>Angiotensin-receptor/neprilysin inhibitors (ARNIs)</w:t>
            </w:r>
          </w:p>
        </w:tc>
        <w:tc>
          <w:tcPr>
            <w:tcW w:w="1559" w:type="dxa"/>
          </w:tcPr>
          <w:p w14:paraId="42E168CA" w14:textId="77777777" w:rsidR="0071035B" w:rsidRPr="00D9517A" w:rsidRDefault="0071035B">
            <w:pPr>
              <w:spacing w:line="360" w:lineRule="auto"/>
              <w:jc w:val="center"/>
              <w:rPr>
                <w:rFonts w:ascii="Mulish" w:hAnsi="Mulish" w:cs="Calibri"/>
                <w:sz w:val="22"/>
                <w:szCs w:val="22"/>
                <w:rPrChange w:id="6357" w:author="Guilherme Pessoa-Amorim [2]" w:date="2021-11-16T13:46:00Z">
                  <w:rPr>
                    <w:rFonts w:cs="Calibri"/>
                    <w:szCs w:val="22"/>
                  </w:rPr>
                </w:rPrChange>
              </w:rPr>
            </w:pPr>
            <w:r w:rsidRPr="00D9517A">
              <w:rPr>
                <w:rFonts w:ascii="Mulish" w:hAnsi="Mulish" w:cs="Calibri"/>
                <w:sz w:val="22"/>
                <w:szCs w:val="22"/>
                <w:rPrChange w:id="6358" w:author="Guilherme Pessoa-Amorim [2]" w:date="2021-11-16T13:46:00Z">
                  <w:rPr>
                    <w:rFonts w:cs="Calibri"/>
                    <w:szCs w:val="22"/>
                  </w:rPr>
                </w:rPrChange>
              </w:rPr>
              <w:t>X</w:t>
            </w:r>
          </w:p>
        </w:tc>
        <w:tc>
          <w:tcPr>
            <w:tcW w:w="1418" w:type="dxa"/>
          </w:tcPr>
          <w:p w14:paraId="5C7DE81F" w14:textId="77777777" w:rsidR="0071035B" w:rsidRPr="00D9517A" w:rsidRDefault="0071035B">
            <w:pPr>
              <w:spacing w:line="360" w:lineRule="auto"/>
              <w:jc w:val="center"/>
              <w:rPr>
                <w:rFonts w:ascii="Mulish" w:hAnsi="Mulish" w:cs="Calibri"/>
                <w:sz w:val="22"/>
                <w:szCs w:val="22"/>
                <w:rPrChange w:id="6359" w:author="Guilherme Pessoa-Amorim [2]" w:date="2021-11-16T13:46:00Z">
                  <w:rPr>
                    <w:rFonts w:cs="Calibri"/>
                    <w:szCs w:val="22"/>
                  </w:rPr>
                </w:rPrChange>
              </w:rPr>
            </w:pPr>
            <w:r w:rsidRPr="00D9517A">
              <w:rPr>
                <w:rFonts w:ascii="Mulish" w:hAnsi="Mulish" w:cs="Calibri"/>
                <w:sz w:val="22"/>
                <w:szCs w:val="22"/>
                <w:rPrChange w:id="6360" w:author="Guilherme Pessoa-Amorim [2]" w:date="2021-11-16T13:46:00Z">
                  <w:rPr>
                    <w:rFonts w:cs="Calibri"/>
                    <w:szCs w:val="22"/>
                  </w:rPr>
                </w:rPrChange>
              </w:rPr>
              <w:t>X</w:t>
            </w:r>
          </w:p>
        </w:tc>
        <w:tc>
          <w:tcPr>
            <w:tcW w:w="1500" w:type="dxa"/>
          </w:tcPr>
          <w:p w14:paraId="653EC5D3" w14:textId="77777777" w:rsidR="0071035B" w:rsidRPr="00D9517A" w:rsidRDefault="0071035B">
            <w:pPr>
              <w:spacing w:line="360" w:lineRule="auto"/>
              <w:jc w:val="center"/>
              <w:rPr>
                <w:rFonts w:ascii="Mulish" w:hAnsi="Mulish" w:cs="Calibri"/>
                <w:sz w:val="22"/>
                <w:szCs w:val="22"/>
                <w:rPrChange w:id="6361" w:author="Guilherme Pessoa-Amorim [2]" w:date="2021-11-16T13:46:00Z">
                  <w:rPr>
                    <w:rFonts w:cs="Calibri"/>
                    <w:szCs w:val="22"/>
                  </w:rPr>
                </w:rPrChange>
              </w:rPr>
            </w:pPr>
            <w:r w:rsidRPr="00D9517A">
              <w:rPr>
                <w:rFonts w:ascii="Mulish" w:hAnsi="Mulish" w:cs="Calibri"/>
                <w:sz w:val="22"/>
                <w:szCs w:val="22"/>
                <w:rPrChange w:id="6362" w:author="Guilherme Pessoa-Amorim [2]" w:date="2021-11-16T13:46:00Z">
                  <w:rPr>
                    <w:rFonts w:cs="Calibri"/>
                    <w:szCs w:val="22"/>
                  </w:rPr>
                </w:rPrChange>
              </w:rPr>
              <w:t>X</w:t>
            </w:r>
          </w:p>
        </w:tc>
      </w:tr>
      <w:tr w:rsidR="0071035B" w:rsidRPr="00D9517A" w14:paraId="0CE096FB" w14:textId="77777777" w:rsidTr="00E365A9">
        <w:tc>
          <w:tcPr>
            <w:tcW w:w="5529" w:type="dxa"/>
          </w:tcPr>
          <w:p w14:paraId="68D60A25" w14:textId="77777777" w:rsidR="0071035B" w:rsidRPr="00D9517A" w:rsidRDefault="0071035B" w:rsidP="00D87F19">
            <w:pPr>
              <w:spacing w:line="360" w:lineRule="auto"/>
              <w:rPr>
                <w:rFonts w:ascii="Mulish" w:hAnsi="Mulish" w:cs="Calibri"/>
                <w:sz w:val="22"/>
                <w:szCs w:val="22"/>
                <w:rPrChange w:id="6363" w:author="Guilherme Pessoa-Amorim [2]" w:date="2021-11-16T13:46:00Z">
                  <w:rPr>
                    <w:rFonts w:cs="Calibri"/>
                    <w:szCs w:val="22"/>
                  </w:rPr>
                </w:rPrChange>
              </w:rPr>
            </w:pPr>
            <w:r w:rsidRPr="00D9517A">
              <w:rPr>
                <w:rFonts w:ascii="Mulish" w:hAnsi="Mulish" w:cs="Calibri"/>
                <w:color w:val="000000"/>
                <w:sz w:val="22"/>
                <w:szCs w:val="22"/>
                <w:rPrChange w:id="6364" w:author="Guilherme Pessoa-Amorim [2]" w:date="2021-11-16T13:46:00Z">
                  <w:rPr>
                    <w:rFonts w:cs="Calibri"/>
                    <w:color w:val="000000"/>
                    <w:szCs w:val="22"/>
                  </w:rPr>
                </w:rPrChange>
              </w:rPr>
              <w:t>Mineralocorticoid receptor antagonists (MRAs)</w:t>
            </w:r>
          </w:p>
        </w:tc>
        <w:tc>
          <w:tcPr>
            <w:tcW w:w="1559" w:type="dxa"/>
          </w:tcPr>
          <w:p w14:paraId="76501BA8" w14:textId="77777777" w:rsidR="0071035B" w:rsidRPr="00D9517A" w:rsidRDefault="0071035B">
            <w:pPr>
              <w:spacing w:line="360" w:lineRule="auto"/>
              <w:jc w:val="center"/>
              <w:rPr>
                <w:rFonts w:ascii="Mulish" w:hAnsi="Mulish" w:cs="Calibri"/>
                <w:sz w:val="22"/>
                <w:szCs w:val="22"/>
                <w:rPrChange w:id="6365" w:author="Guilherme Pessoa-Amorim [2]" w:date="2021-11-16T13:46:00Z">
                  <w:rPr>
                    <w:rFonts w:cs="Calibri"/>
                    <w:szCs w:val="22"/>
                  </w:rPr>
                </w:rPrChange>
              </w:rPr>
            </w:pPr>
            <w:r w:rsidRPr="00D9517A">
              <w:rPr>
                <w:rFonts w:ascii="Mulish" w:hAnsi="Mulish" w:cs="Calibri"/>
                <w:sz w:val="22"/>
                <w:szCs w:val="22"/>
                <w:rPrChange w:id="6366" w:author="Guilherme Pessoa-Amorim [2]" w:date="2021-11-16T13:46:00Z">
                  <w:rPr>
                    <w:rFonts w:cs="Calibri"/>
                    <w:szCs w:val="22"/>
                  </w:rPr>
                </w:rPrChange>
              </w:rPr>
              <w:t>X</w:t>
            </w:r>
          </w:p>
        </w:tc>
        <w:tc>
          <w:tcPr>
            <w:tcW w:w="1418" w:type="dxa"/>
          </w:tcPr>
          <w:p w14:paraId="7A4203A6" w14:textId="77777777" w:rsidR="0071035B" w:rsidRPr="00D9517A" w:rsidRDefault="0071035B">
            <w:pPr>
              <w:spacing w:line="360" w:lineRule="auto"/>
              <w:jc w:val="center"/>
              <w:rPr>
                <w:rFonts w:ascii="Mulish" w:hAnsi="Mulish" w:cs="Calibri"/>
                <w:sz w:val="22"/>
                <w:szCs w:val="22"/>
                <w:rPrChange w:id="6367" w:author="Guilherme Pessoa-Amorim [2]" w:date="2021-11-16T13:46:00Z">
                  <w:rPr>
                    <w:rFonts w:cs="Calibri"/>
                    <w:szCs w:val="22"/>
                  </w:rPr>
                </w:rPrChange>
              </w:rPr>
            </w:pPr>
          </w:p>
        </w:tc>
        <w:tc>
          <w:tcPr>
            <w:tcW w:w="1500" w:type="dxa"/>
          </w:tcPr>
          <w:p w14:paraId="5192EED1" w14:textId="77777777" w:rsidR="0071035B" w:rsidRPr="00D9517A" w:rsidRDefault="0071035B">
            <w:pPr>
              <w:spacing w:line="360" w:lineRule="auto"/>
              <w:jc w:val="center"/>
              <w:rPr>
                <w:rFonts w:ascii="Mulish" w:hAnsi="Mulish" w:cs="Calibri"/>
                <w:sz w:val="22"/>
                <w:szCs w:val="22"/>
                <w:rPrChange w:id="6368" w:author="Guilherme Pessoa-Amorim [2]" w:date="2021-11-16T13:46:00Z">
                  <w:rPr>
                    <w:rFonts w:cs="Calibri"/>
                    <w:szCs w:val="22"/>
                  </w:rPr>
                </w:rPrChange>
              </w:rPr>
            </w:pPr>
            <w:r w:rsidRPr="00D9517A">
              <w:rPr>
                <w:rFonts w:ascii="Mulish" w:hAnsi="Mulish" w:cs="Calibri"/>
                <w:sz w:val="22"/>
                <w:szCs w:val="22"/>
                <w:rPrChange w:id="6369" w:author="Guilherme Pessoa-Amorim [2]" w:date="2021-11-16T13:46:00Z">
                  <w:rPr>
                    <w:rFonts w:cs="Calibri"/>
                    <w:szCs w:val="22"/>
                  </w:rPr>
                </w:rPrChange>
              </w:rPr>
              <w:t>X</w:t>
            </w:r>
          </w:p>
        </w:tc>
      </w:tr>
      <w:tr w:rsidR="0071035B" w:rsidRPr="00D9517A" w14:paraId="3DD004EE" w14:textId="77777777" w:rsidTr="00E365A9">
        <w:tc>
          <w:tcPr>
            <w:tcW w:w="5529" w:type="dxa"/>
          </w:tcPr>
          <w:p w14:paraId="1F0CC080" w14:textId="77777777" w:rsidR="0071035B" w:rsidRPr="00D9517A" w:rsidRDefault="0071035B" w:rsidP="00D87F19">
            <w:pPr>
              <w:spacing w:line="360" w:lineRule="auto"/>
              <w:rPr>
                <w:rFonts w:ascii="Mulish" w:hAnsi="Mulish" w:cs="Calibri"/>
                <w:color w:val="000000"/>
                <w:sz w:val="22"/>
                <w:szCs w:val="22"/>
                <w:rPrChange w:id="6370" w:author="Guilherme Pessoa-Amorim [2]" w:date="2021-11-16T13:46:00Z">
                  <w:rPr>
                    <w:rFonts w:cs="Calibri"/>
                    <w:color w:val="000000"/>
                    <w:szCs w:val="22"/>
                  </w:rPr>
                </w:rPrChange>
              </w:rPr>
            </w:pPr>
            <w:r w:rsidRPr="00D9517A">
              <w:rPr>
                <w:rFonts w:ascii="Mulish" w:hAnsi="Mulish" w:cs="Calibri"/>
                <w:color w:val="000000"/>
                <w:sz w:val="22"/>
                <w:szCs w:val="22"/>
                <w:rPrChange w:id="6371" w:author="Guilherme Pessoa-Amorim [2]" w:date="2021-11-16T13:46:00Z">
                  <w:rPr>
                    <w:rFonts w:cs="Calibri"/>
                    <w:color w:val="000000"/>
                    <w:szCs w:val="22"/>
                  </w:rPr>
                </w:rPrChange>
              </w:rPr>
              <w:t>Spironolactone or eplerenone</w:t>
            </w:r>
          </w:p>
        </w:tc>
        <w:tc>
          <w:tcPr>
            <w:tcW w:w="1559" w:type="dxa"/>
          </w:tcPr>
          <w:p w14:paraId="4741B382" w14:textId="77777777" w:rsidR="0071035B" w:rsidRPr="00D9517A" w:rsidRDefault="0071035B">
            <w:pPr>
              <w:spacing w:line="360" w:lineRule="auto"/>
              <w:jc w:val="center"/>
              <w:rPr>
                <w:rFonts w:ascii="Mulish" w:hAnsi="Mulish" w:cs="Calibri"/>
                <w:sz w:val="22"/>
                <w:szCs w:val="22"/>
                <w:rPrChange w:id="6372" w:author="Guilherme Pessoa-Amorim [2]" w:date="2021-11-16T13:46:00Z">
                  <w:rPr>
                    <w:rFonts w:cs="Calibri"/>
                    <w:szCs w:val="22"/>
                  </w:rPr>
                </w:rPrChange>
              </w:rPr>
            </w:pPr>
          </w:p>
        </w:tc>
        <w:tc>
          <w:tcPr>
            <w:tcW w:w="1418" w:type="dxa"/>
          </w:tcPr>
          <w:p w14:paraId="3E90673B" w14:textId="77777777" w:rsidR="0071035B" w:rsidRPr="00D9517A" w:rsidRDefault="0071035B">
            <w:pPr>
              <w:spacing w:line="360" w:lineRule="auto"/>
              <w:jc w:val="center"/>
              <w:rPr>
                <w:rFonts w:ascii="Mulish" w:hAnsi="Mulish" w:cs="Calibri"/>
                <w:sz w:val="22"/>
                <w:szCs w:val="22"/>
                <w:rPrChange w:id="6373" w:author="Guilherme Pessoa-Amorim [2]" w:date="2021-11-16T13:46:00Z">
                  <w:rPr>
                    <w:rFonts w:cs="Calibri"/>
                    <w:szCs w:val="22"/>
                  </w:rPr>
                </w:rPrChange>
              </w:rPr>
            </w:pPr>
            <w:r w:rsidRPr="00D9517A">
              <w:rPr>
                <w:rFonts w:ascii="Mulish" w:hAnsi="Mulish" w:cs="Calibri"/>
                <w:sz w:val="22"/>
                <w:szCs w:val="22"/>
                <w:rPrChange w:id="6374" w:author="Guilherme Pessoa-Amorim [2]" w:date="2021-11-16T13:46:00Z">
                  <w:rPr>
                    <w:rFonts w:cs="Calibri"/>
                    <w:szCs w:val="22"/>
                  </w:rPr>
                </w:rPrChange>
              </w:rPr>
              <w:t>X</w:t>
            </w:r>
          </w:p>
        </w:tc>
        <w:tc>
          <w:tcPr>
            <w:tcW w:w="1500" w:type="dxa"/>
          </w:tcPr>
          <w:p w14:paraId="44D51694" w14:textId="77777777" w:rsidR="0071035B" w:rsidRPr="00D9517A" w:rsidRDefault="0071035B">
            <w:pPr>
              <w:spacing w:line="360" w:lineRule="auto"/>
              <w:jc w:val="center"/>
              <w:rPr>
                <w:rFonts w:ascii="Mulish" w:hAnsi="Mulish" w:cs="Calibri"/>
                <w:sz w:val="22"/>
                <w:szCs w:val="22"/>
                <w:rPrChange w:id="6375" w:author="Guilherme Pessoa-Amorim [2]" w:date="2021-11-16T13:46:00Z">
                  <w:rPr>
                    <w:rFonts w:cs="Calibri"/>
                    <w:szCs w:val="22"/>
                  </w:rPr>
                </w:rPrChange>
              </w:rPr>
            </w:pPr>
          </w:p>
        </w:tc>
      </w:tr>
      <w:tr w:rsidR="0071035B" w:rsidRPr="00D9517A" w14:paraId="79D09F57" w14:textId="77777777" w:rsidTr="00E365A9">
        <w:tc>
          <w:tcPr>
            <w:tcW w:w="5529" w:type="dxa"/>
          </w:tcPr>
          <w:p w14:paraId="7059FE24" w14:textId="77777777" w:rsidR="0071035B" w:rsidRPr="00D9517A" w:rsidRDefault="0071035B" w:rsidP="00D87F19">
            <w:pPr>
              <w:spacing w:line="360" w:lineRule="auto"/>
              <w:rPr>
                <w:rFonts w:ascii="Mulish" w:hAnsi="Mulish" w:cs="Calibri"/>
                <w:sz w:val="22"/>
                <w:szCs w:val="22"/>
                <w:rPrChange w:id="6376" w:author="Guilherme Pessoa-Amorim [2]" w:date="2021-11-16T13:46:00Z">
                  <w:rPr>
                    <w:rFonts w:cs="Calibri"/>
                    <w:szCs w:val="22"/>
                  </w:rPr>
                </w:rPrChange>
              </w:rPr>
            </w:pPr>
            <w:r w:rsidRPr="00D9517A">
              <w:rPr>
                <w:rFonts w:ascii="Mulish" w:hAnsi="Mulish" w:cs="Calibri"/>
                <w:color w:val="000000"/>
                <w:sz w:val="22"/>
                <w:szCs w:val="22"/>
                <w:rPrChange w:id="6377" w:author="Guilherme Pessoa-Amorim [2]" w:date="2021-11-16T13:46:00Z">
                  <w:rPr>
                    <w:rFonts w:cs="Calibri"/>
                    <w:color w:val="000000"/>
                    <w:szCs w:val="22"/>
                  </w:rPr>
                </w:rPrChange>
              </w:rPr>
              <w:t>Renin antagonists</w:t>
            </w:r>
          </w:p>
        </w:tc>
        <w:tc>
          <w:tcPr>
            <w:tcW w:w="1559" w:type="dxa"/>
          </w:tcPr>
          <w:p w14:paraId="4777A98F" w14:textId="77777777" w:rsidR="0071035B" w:rsidRPr="00D9517A" w:rsidRDefault="0071035B">
            <w:pPr>
              <w:spacing w:line="360" w:lineRule="auto"/>
              <w:jc w:val="center"/>
              <w:rPr>
                <w:rFonts w:ascii="Mulish" w:hAnsi="Mulish" w:cs="Calibri"/>
                <w:sz w:val="22"/>
                <w:szCs w:val="22"/>
                <w:rPrChange w:id="6378" w:author="Guilherme Pessoa-Amorim [2]" w:date="2021-11-16T13:46:00Z">
                  <w:rPr>
                    <w:rFonts w:cs="Calibri"/>
                    <w:szCs w:val="22"/>
                  </w:rPr>
                </w:rPrChange>
              </w:rPr>
            </w:pPr>
            <w:r w:rsidRPr="00D9517A">
              <w:rPr>
                <w:rFonts w:ascii="Mulish" w:hAnsi="Mulish" w:cs="Calibri"/>
                <w:sz w:val="22"/>
                <w:szCs w:val="22"/>
                <w:rPrChange w:id="6379" w:author="Guilherme Pessoa-Amorim [2]" w:date="2021-11-16T13:46:00Z">
                  <w:rPr>
                    <w:rFonts w:cs="Calibri"/>
                    <w:szCs w:val="22"/>
                  </w:rPr>
                </w:rPrChange>
              </w:rPr>
              <w:t>X</w:t>
            </w:r>
          </w:p>
        </w:tc>
        <w:tc>
          <w:tcPr>
            <w:tcW w:w="1418" w:type="dxa"/>
          </w:tcPr>
          <w:p w14:paraId="54B09DCD" w14:textId="77777777" w:rsidR="0071035B" w:rsidRPr="00D9517A" w:rsidRDefault="0071035B">
            <w:pPr>
              <w:spacing w:line="360" w:lineRule="auto"/>
              <w:jc w:val="center"/>
              <w:rPr>
                <w:rFonts w:ascii="Mulish" w:hAnsi="Mulish" w:cs="Calibri"/>
                <w:sz w:val="22"/>
                <w:szCs w:val="22"/>
                <w:rPrChange w:id="6380" w:author="Guilherme Pessoa-Amorim [2]" w:date="2021-11-16T13:46:00Z">
                  <w:rPr>
                    <w:rFonts w:cs="Calibri"/>
                    <w:szCs w:val="22"/>
                  </w:rPr>
                </w:rPrChange>
              </w:rPr>
            </w:pPr>
          </w:p>
        </w:tc>
        <w:tc>
          <w:tcPr>
            <w:tcW w:w="1500" w:type="dxa"/>
          </w:tcPr>
          <w:p w14:paraId="16A2ACEC" w14:textId="77777777" w:rsidR="0071035B" w:rsidRPr="00D9517A" w:rsidRDefault="0071035B">
            <w:pPr>
              <w:spacing w:line="360" w:lineRule="auto"/>
              <w:jc w:val="center"/>
              <w:rPr>
                <w:rFonts w:ascii="Mulish" w:hAnsi="Mulish" w:cs="Calibri"/>
                <w:sz w:val="22"/>
                <w:szCs w:val="22"/>
                <w:rPrChange w:id="6381" w:author="Guilherme Pessoa-Amorim [2]" w:date="2021-11-16T13:46:00Z">
                  <w:rPr>
                    <w:rFonts w:cs="Calibri"/>
                    <w:szCs w:val="22"/>
                  </w:rPr>
                </w:rPrChange>
              </w:rPr>
            </w:pPr>
            <w:r w:rsidRPr="00D9517A">
              <w:rPr>
                <w:rFonts w:ascii="Mulish" w:hAnsi="Mulish" w:cs="Calibri"/>
                <w:sz w:val="22"/>
                <w:szCs w:val="22"/>
                <w:rPrChange w:id="6382" w:author="Guilherme Pessoa-Amorim [2]" w:date="2021-11-16T13:46:00Z">
                  <w:rPr>
                    <w:rFonts w:cs="Calibri"/>
                    <w:szCs w:val="22"/>
                  </w:rPr>
                </w:rPrChange>
              </w:rPr>
              <w:t>X</w:t>
            </w:r>
          </w:p>
        </w:tc>
      </w:tr>
      <w:tr w:rsidR="0071035B" w:rsidRPr="00D9517A" w14:paraId="6C81975A" w14:textId="77777777" w:rsidTr="00E365A9">
        <w:tc>
          <w:tcPr>
            <w:tcW w:w="5529" w:type="dxa"/>
          </w:tcPr>
          <w:p w14:paraId="537DC2FE" w14:textId="77777777" w:rsidR="0071035B" w:rsidRPr="00D9517A" w:rsidRDefault="0071035B" w:rsidP="00D87F19">
            <w:pPr>
              <w:spacing w:line="360" w:lineRule="auto"/>
              <w:rPr>
                <w:rFonts w:ascii="Mulish" w:hAnsi="Mulish" w:cs="Calibri"/>
                <w:sz w:val="22"/>
                <w:szCs w:val="22"/>
                <w:rPrChange w:id="6383" w:author="Guilherme Pessoa-Amorim [2]" w:date="2021-11-16T13:46:00Z">
                  <w:rPr>
                    <w:rFonts w:cs="Calibri"/>
                    <w:szCs w:val="22"/>
                  </w:rPr>
                </w:rPrChange>
              </w:rPr>
            </w:pPr>
            <w:r w:rsidRPr="00D9517A">
              <w:rPr>
                <w:rFonts w:ascii="Mulish" w:hAnsi="Mulish" w:cs="Calibri"/>
                <w:color w:val="000000"/>
                <w:sz w:val="22"/>
                <w:szCs w:val="22"/>
                <w:rPrChange w:id="6384" w:author="Guilherme Pessoa-Amorim [2]" w:date="2021-11-16T13:46:00Z">
                  <w:rPr>
                    <w:rFonts w:cs="Calibri"/>
                    <w:color w:val="000000"/>
                    <w:szCs w:val="22"/>
                  </w:rPr>
                </w:rPrChange>
              </w:rPr>
              <w:t>Other antihypertensives</w:t>
            </w:r>
          </w:p>
        </w:tc>
        <w:tc>
          <w:tcPr>
            <w:tcW w:w="1559" w:type="dxa"/>
          </w:tcPr>
          <w:p w14:paraId="1AAE63D1" w14:textId="77777777" w:rsidR="0071035B" w:rsidRPr="00D9517A" w:rsidRDefault="0071035B">
            <w:pPr>
              <w:spacing w:line="360" w:lineRule="auto"/>
              <w:jc w:val="center"/>
              <w:rPr>
                <w:rFonts w:ascii="Mulish" w:hAnsi="Mulish" w:cs="Calibri"/>
                <w:sz w:val="22"/>
                <w:szCs w:val="22"/>
                <w:rPrChange w:id="6385" w:author="Guilherme Pessoa-Amorim [2]" w:date="2021-11-16T13:46:00Z">
                  <w:rPr>
                    <w:rFonts w:cs="Calibri"/>
                    <w:szCs w:val="22"/>
                  </w:rPr>
                </w:rPrChange>
              </w:rPr>
            </w:pPr>
            <w:r w:rsidRPr="00D9517A">
              <w:rPr>
                <w:rFonts w:ascii="Mulish" w:hAnsi="Mulish" w:cs="Calibri"/>
                <w:sz w:val="22"/>
                <w:szCs w:val="22"/>
                <w:rPrChange w:id="6386" w:author="Guilherme Pessoa-Amorim [2]" w:date="2021-11-16T13:46:00Z">
                  <w:rPr>
                    <w:rFonts w:cs="Calibri"/>
                    <w:szCs w:val="22"/>
                  </w:rPr>
                </w:rPrChange>
              </w:rPr>
              <w:t>X</w:t>
            </w:r>
          </w:p>
        </w:tc>
        <w:tc>
          <w:tcPr>
            <w:tcW w:w="1418" w:type="dxa"/>
          </w:tcPr>
          <w:p w14:paraId="2F37FEBA" w14:textId="77777777" w:rsidR="0071035B" w:rsidRPr="00D9517A" w:rsidRDefault="0071035B">
            <w:pPr>
              <w:spacing w:line="360" w:lineRule="auto"/>
              <w:jc w:val="center"/>
              <w:rPr>
                <w:rFonts w:ascii="Mulish" w:hAnsi="Mulish" w:cs="Calibri"/>
                <w:sz w:val="22"/>
                <w:szCs w:val="22"/>
                <w:rPrChange w:id="6387" w:author="Guilherme Pessoa-Amorim [2]" w:date="2021-11-16T13:46:00Z">
                  <w:rPr>
                    <w:rFonts w:cs="Calibri"/>
                    <w:szCs w:val="22"/>
                  </w:rPr>
                </w:rPrChange>
              </w:rPr>
            </w:pPr>
          </w:p>
        </w:tc>
        <w:tc>
          <w:tcPr>
            <w:tcW w:w="1500" w:type="dxa"/>
          </w:tcPr>
          <w:p w14:paraId="1233E915" w14:textId="77777777" w:rsidR="0071035B" w:rsidRPr="00D9517A" w:rsidRDefault="0071035B">
            <w:pPr>
              <w:spacing w:line="360" w:lineRule="auto"/>
              <w:jc w:val="center"/>
              <w:rPr>
                <w:rFonts w:ascii="Mulish" w:hAnsi="Mulish" w:cs="Calibri"/>
                <w:sz w:val="22"/>
                <w:szCs w:val="22"/>
                <w:rPrChange w:id="6388" w:author="Guilherme Pessoa-Amorim [2]" w:date="2021-11-16T13:46:00Z">
                  <w:rPr>
                    <w:rFonts w:cs="Calibri"/>
                    <w:szCs w:val="22"/>
                  </w:rPr>
                </w:rPrChange>
              </w:rPr>
            </w:pPr>
          </w:p>
        </w:tc>
      </w:tr>
      <w:tr w:rsidR="0071035B" w:rsidRPr="00D9517A" w14:paraId="4D1DEBAC" w14:textId="77777777" w:rsidTr="00E365A9">
        <w:tc>
          <w:tcPr>
            <w:tcW w:w="5529" w:type="dxa"/>
          </w:tcPr>
          <w:p w14:paraId="429857E6" w14:textId="77777777" w:rsidR="0071035B" w:rsidRPr="00D9517A" w:rsidRDefault="0071035B" w:rsidP="00D87F19">
            <w:pPr>
              <w:spacing w:line="360" w:lineRule="auto"/>
              <w:rPr>
                <w:rFonts w:ascii="Mulish" w:hAnsi="Mulish" w:cs="Calibri"/>
                <w:color w:val="000000"/>
                <w:sz w:val="22"/>
                <w:szCs w:val="22"/>
                <w:rPrChange w:id="6389" w:author="Guilherme Pessoa-Amorim [2]" w:date="2021-11-16T13:46:00Z">
                  <w:rPr>
                    <w:rFonts w:cs="Calibri"/>
                    <w:color w:val="000000"/>
                    <w:szCs w:val="22"/>
                  </w:rPr>
                </w:rPrChange>
              </w:rPr>
            </w:pPr>
            <w:r w:rsidRPr="00D9517A">
              <w:rPr>
                <w:rFonts w:ascii="Mulish" w:hAnsi="Mulish" w:cs="Calibri"/>
                <w:color w:val="000000"/>
                <w:sz w:val="22"/>
                <w:szCs w:val="22"/>
                <w:rPrChange w:id="6390" w:author="Guilherme Pessoa-Amorim [2]" w:date="2021-11-16T13:46:00Z">
                  <w:rPr>
                    <w:rFonts w:cs="Calibri"/>
                    <w:color w:val="000000"/>
                    <w:szCs w:val="22"/>
                  </w:rPr>
                </w:rPrChange>
              </w:rPr>
              <w:t>Central antihypertensives</w:t>
            </w:r>
          </w:p>
        </w:tc>
        <w:tc>
          <w:tcPr>
            <w:tcW w:w="1559" w:type="dxa"/>
          </w:tcPr>
          <w:p w14:paraId="6970E44D" w14:textId="77777777" w:rsidR="0071035B" w:rsidRPr="00D9517A" w:rsidRDefault="0071035B">
            <w:pPr>
              <w:spacing w:line="360" w:lineRule="auto"/>
              <w:jc w:val="center"/>
              <w:rPr>
                <w:rFonts w:ascii="Mulish" w:hAnsi="Mulish" w:cs="Calibri"/>
                <w:sz w:val="22"/>
                <w:szCs w:val="22"/>
                <w:rPrChange w:id="6391" w:author="Guilherme Pessoa-Amorim [2]" w:date="2021-11-16T13:46:00Z">
                  <w:rPr>
                    <w:rFonts w:cs="Calibri"/>
                    <w:szCs w:val="22"/>
                  </w:rPr>
                </w:rPrChange>
              </w:rPr>
            </w:pPr>
          </w:p>
        </w:tc>
        <w:tc>
          <w:tcPr>
            <w:tcW w:w="1418" w:type="dxa"/>
          </w:tcPr>
          <w:p w14:paraId="2AF33E55" w14:textId="77777777" w:rsidR="0071035B" w:rsidRPr="00D9517A" w:rsidRDefault="0071035B">
            <w:pPr>
              <w:spacing w:line="360" w:lineRule="auto"/>
              <w:jc w:val="center"/>
              <w:rPr>
                <w:rFonts w:ascii="Mulish" w:hAnsi="Mulish" w:cs="Calibri"/>
                <w:sz w:val="22"/>
                <w:szCs w:val="22"/>
                <w:rPrChange w:id="6392" w:author="Guilherme Pessoa-Amorim [2]" w:date="2021-11-16T13:46:00Z">
                  <w:rPr>
                    <w:rFonts w:cs="Calibri"/>
                    <w:szCs w:val="22"/>
                  </w:rPr>
                </w:rPrChange>
              </w:rPr>
            </w:pPr>
          </w:p>
        </w:tc>
        <w:tc>
          <w:tcPr>
            <w:tcW w:w="1500" w:type="dxa"/>
          </w:tcPr>
          <w:p w14:paraId="50AB0CFB" w14:textId="77777777" w:rsidR="0071035B" w:rsidRPr="00D9517A" w:rsidRDefault="0071035B">
            <w:pPr>
              <w:spacing w:line="360" w:lineRule="auto"/>
              <w:jc w:val="center"/>
              <w:rPr>
                <w:rFonts w:ascii="Mulish" w:hAnsi="Mulish" w:cs="Calibri"/>
                <w:sz w:val="22"/>
                <w:szCs w:val="22"/>
                <w:rPrChange w:id="6393" w:author="Guilherme Pessoa-Amorim [2]" w:date="2021-11-16T13:46:00Z">
                  <w:rPr>
                    <w:rFonts w:cs="Calibri"/>
                    <w:szCs w:val="22"/>
                  </w:rPr>
                </w:rPrChange>
              </w:rPr>
            </w:pPr>
            <w:r w:rsidRPr="00D9517A">
              <w:rPr>
                <w:rFonts w:ascii="Mulish" w:hAnsi="Mulish" w:cs="Calibri"/>
                <w:sz w:val="22"/>
                <w:szCs w:val="22"/>
                <w:rPrChange w:id="6394" w:author="Guilherme Pessoa-Amorim [2]" w:date="2021-11-16T13:46:00Z">
                  <w:rPr>
                    <w:rFonts w:cs="Calibri"/>
                    <w:szCs w:val="22"/>
                  </w:rPr>
                </w:rPrChange>
              </w:rPr>
              <w:t>X</w:t>
            </w:r>
          </w:p>
        </w:tc>
      </w:tr>
      <w:tr w:rsidR="0071035B" w:rsidRPr="00D9517A" w14:paraId="2870B5C8" w14:textId="77777777" w:rsidTr="00E365A9">
        <w:tc>
          <w:tcPr>
            <w:tcW w:w="5529" w:type="dxa"/>
          </w:tcPr>
          <w:p w14:paraId="0FE7144E" w14:textId="77777777" w:rsidR="0071035B" w:rsidRPr="00D9517A" w:rsidRDefault="0071035B" w:rsidP="00D87F19">
            <w:pPr>
              <w:spacing w:line="360" w:lineRule="auto"/>
              <w:rPr>
                <w:rFonts w:ascii="Mulish" w:hAnsi="Mulish" w:cs="Calibri"/>
                <w:color w:val="000000"/>
                <w:sz w:val="22"/>
                <w:szCs w:val="22"/>
                <w:rPrChange w:id="6395" w:author="Guilherme Pessoa-Amorim [2]" w:date="2021-11-16T13:46:00Z">
                  <w:rPr>
                    <w:rFonts w:cs="Calibri"/>
                    <w:color w:val="000000"/>
                    <w:szCs w:val="22"/>
                  </w:rPr>
                </w:rPrChange>
              </w:rPr>
            </w:pPr>
            <w:r w:rsidRPr="00D9517A">
              <w:rPr>
                <w:rFonts w:ascii="Mulish" w:hAnsi="Mulish" w:cs="Calibri"/>
                <w:color w:val="000000"/>
                <w:sz w:val="22"/>
                <w:szCs w:val="22"/>
                <w:rPrChange w:id="6396" w:author="Guilherme Pessoa-Amorim [2]" w:date="2021-11-16T13:46:00Z">
                  <w:rPr>
                    <w:rFonts w:cs="Calibri"/>
                    <w:color w:val="000000"/>
                    <w:szCs w:val="22"/>
                  </w:rPr>
                </w:rPrChange>
              </w:rPr>
              <w:t>Vasodilator antihypertensives</w:t>
            </w:r>
          </w:p>
        </w:tc>
        <w:tc>
          <w:tcPr>
            <w:tcW w:w="1559" w:type="dxa"/>
          </w:tcPr>
          <w:p w14:paraId="2F02C09D" w14:textId="77777777" w:rsidR="0071035B" w:rsidRPr="00D9517A" w:rsidRDefault="0071035B">
            <w:pPr>
              <w:spacing w:line="360" w:lineRule="auto"/>
              <w:jc w:val="center"/>
              <w:rPr>
                <w:rFonts w:ascii="Mulish" w:hAnsi="Mulish" w:cs="Calibri"/>
                <w:sz w:val="22"/>
                <w:szCs w:val="22"/>
                <w:rPrChange w:id="6397" w:author="Guilherme Pessoa-Amorim [2]" w:date="2021-11-16T13:46:00Z">
                  <w:rPr>
                    <w:rFonts w:cs="Calibri"/>
                    <w:szCs w:val="22"/>
                  </w:rPr>
                </w:rPrChange>
              </w:rPr>
            </w:pPr>
          </w:p>
        </w:tc>
        <w:tc>
          <w:tcPr>
            <w:tcW w:w="1418" w:type="dxa"/>
          </w:tcPr>
          <w:p w14:paraId="17A41D6E" w14:textId="77777777" w:rsidR="0071035B" w:rsidRPr="00D9517A" w:rsidRDefault="0071035B">
            <w:pPr>
              <w:spacing w:line="360" w:lineRule="auto"/>
              <w:jc w:val="center"/>
              <w:rPr>
                <w:rFonts w:ascii="Mulish" w:hAnsi="Mulish" w:cs="Calibri"/>
                <w:sz w:val="22"/>
                <w:szCs w:val="22"/>
                <w:rPrChange w:id="6398" w:author="Guilherme Pessoa-Amorim [2]" w:date="2021-11-16T13:46:00Z">
                  <w:rPr>
                    <w:rFonts w:cs="Calibri"/>
                    <w:szCs w:val="22"/>
                  </w:rPr>
                </w:rPrChange>
              </w:rPr>
            </w:pPr>
          </w:p>
        </w:tc>
        <w:tc>
          <w:tcPr>
            <w:tcW w:w="1500" w:type="dxa"/>
          </w:tcPr>
          <w:p w14:paraId="0E09C900" w14:textId="77777777" w:rsidR="0071035B" w:rsidRPr="00D9517A" w:rsidRDefault="0071035B">
            <w:pPr>
              <w:spacing w:line="360" w:lineRule="auto"/>
              <w:jc w:val="center"/>
              <w:rPr>
                <w:rFonts w:ascii="Mulish" w:hAnsi="Mulish" w:cs="Calibri"/>
                <w:sz w:val="22"/>
                <w:szCs w:val="22"/>
                <w:rPrChange w:id="6399" w:author="Guilherme Pessoa-Amorim [2]" w:date="2021-11-16T13:46:00Z">
                  <w:rPr>
                    <w:rFonts w:cs="Calibri"/>
                    <w:szCs w:val="22"/>
                  </w:rPr>
                </w:rPrChange>
              </w:rPr>
            </w:pPr>
            <w:r w:rsidRPr="00D9517A">
              <w:rPr>
                <w:rFonts w:ascii="Mulish" w:hAnsi="Mulish" w:cs="Calibri"/>
                <w:sz w:val="22"/>
                <w:szCs w:val="22"/>
                <w:rPrChange w:id="6400" w:author="Guilherme Pessoa-Amorim [2]" w:date="2021-11-16T13:46:00Z">
                  <w:rPr>
                    <w:rFonts w:cs="Calibri"/>
                    <w:szCs w:val="22"/>
                  </w:rPr>
                </w:rPrChange>
              </w:rPr>
              <w:t>X</w:t>
            </w:r>
          </w:p>
        </w:tc>
      </w:tr>
      <w:tr w:rsidR="0071035B" w:rsidRPr="00D9517A" w14:paraId="43BAED65" w14:textId="77777777" w:rsidTr="00E365A9">
        <w:tc>
          <w:tcPr>
            <w:tcW w:w="5529" w:type="dxa"/>
          </w:tcPr>
          <w:p w14:paraId="06FA76A7" w14:textId="77777777" w:rsidR="0071035B" w:rsidRPr="00D9517A" w:rsidRDefault="0071035B" w:rsidP="00D87F19">
            <w:pPr>
              <w:spacing w:line="360" w:lineRule="auto"/>
              <w:rPr>
                <w:rFonts w:ascii="Mulish" w:hAnsi="Mulish" w:cs="Calibri"/>
                <w:color w:val="000000"/>
                <w:sz w:val="22"/>
                <w:szCs w:val="22"/>
                <w:rPrChange w:id="6401" w:author="Guilherme Pessoa-Amorim [2]" w:date="2021-11-16T13:46:00Z">
                  <w:rPr>
                    <w:rFonts w:cs="Calibri"/>
                    <w:color w:val="000000"/>
                    <w:szCs w:val="22"/>
                  </w:rPr>
                </w:rPrChange>
              </w:rPr>
            </w:pPr>
            <w:r w:rsidRPr="00D9517A">
              <w:rPr>
                <w:rFonts w:ascii="Mulish" w:hAnsi="Mulish" w:cs="Calibri"/>
                <w:color w:val="000000"/>
                <w:sz w:val="22"/>
                <w:szCs w:val="22"/>
                <w:rPrChange w:id="6402" w:author="Guilherme Pessoa-Amorim [2]" w:date="2021-11-16T13:46:00Z">
                  <w:rPr>
                    <w:rFonts w:cs="Calibri"/>
                    <w:color w:val="000000"/>
                    <w:szCs w:val="22"/>
                  </w:rPr>
                </w:rPrChange>
              </w:rPr>
              <w:t>Nitrates</w:t>
            </w:r>
          </w:p>
        </w:tc>
        <w:tc>
          <w:tcPr>
            <w:tcW w:w="1559" w:type="dxa"/>
          </w:tcPr>
          <w:p w14:paraId="51A69299" w14:textId="77777777" w:rsidR="0071035B" w:rsidRPr="00D9517A" w:rsidRDefault="0071035B">
            <w:pPr>
              <w:spacing w:line="360" w:lineRule="auto"/>
              <w:jc w:val="center"/>
              <w:rPr>
                <w:rFonts w:ascii="Mulish" w:hAnsi="Mulish" w:cs="Calibri"/>
                <w:sz w:val="22"/>
                <w:szCs w:val="22"/>
                <w:rPrChange w:id="6403" w:author="Guilherme Pessoa-Amorim [2]" w:date="2021-11-16T13:46:00Z">
                  <w:rPr>
                    <w:rFonts w:cs="Calibri"/>
                    <w:szCs w:val="22"/>
                  </w:rPr>
                </w:rPrChange>
              </w:rPr>
            </w:pPr>
          </w:p>
        </w:tc>
        <w:tc>
          <w:tcPr>
            <w:tcW w:w="1418" w:type="dxa"/>
          </w:tcPr>
          <w:p w14:paraId="7E52DEAE" w14:textId="77777777" w:rsidR="0071035B" w:rsidRPr="00D9517A" w:rsidRDefault="0071035B">
            <w:pPr>
              <w:spacing w:line="360" w:lineRule="auto"/>
              <w:jc w:val="center"/>
              <w:rPr>
                <w:rFonts w:ascii="Mulish" w:hAnsi="Mulish" w:cs="Calibri"/>
                <w:sz w:val="22"/>
                <w:szCs w:val="22"/>
                <w:rPrChange w:id="6404" w:author="Guilherme Pessoa-Amorim [2]" w:date="2021-11-16T13:46:00Z">
                  <w:rPr>
                    <w:rFonts w:cs="Calibri"/>
                    <w:szCs w:val="22"/>
                  </w:rPr>
                </w:rPrChange>
              </w:rPr>
            </w:pPr>
            <w:r w:rsidRPr="00D9517A">
              <w:rPr>
                <w:rFonts w:ascii="Mulish" w:hAnsi="Mulish" w:cs="Calibri"/>
                <w:sz w:val="22"/>
                <w:szCs w:val="22"/>
                <w:rPrChange w:id="6405" w:author="Guilherme Pessoa-Amorim [2]" w:date="2021-11-16T13:46:00Z">
                  <w:rPr>
                    <w:rFonts w:cs="Calibri"/>
                    <w:szCs w:val="22"/>
                  </w:rPr>
                </w:rPrChange>
              </w:rPr>
              <w:t>X</w:t>
            </w:r>
          </w:p>
        </w:tc>
        <w:tc>
          <w:tcPr>
            <w:tcW w:w="1500" w:type="dxa"/>
          </w:tcPr>
          <w:p w14:paraId="4C35B704" w14:textId="77777777" w:rsidR="0071035B" w:rsidRPr="00D9517A" w:rsidRDefault="0071035B">
            <w:pPr>
              <w:spacing w:line="360" w:lineRule="auto"/>
              <w:jc w:val="center"/>
              <w:rPr>
                <w:rFonts w:ascii="Mulish" w:hAnsi="Mulish" w:cs="Calibri"/>
                <w:sz w:val="22"/>
                <w:szCs w:val="22"/>
                <w:rPrChange w:id="6406" w:author="Guilherme Pessoa-Amorim [2]" w:date="2021-11-16T13:46:00Z">
                  <w:rPr>
                    <w:rFonts w:cs="Calibri"/>
                    <w:szCs w:val="22"/>
                  </w:rPr>
                </w:rPrChange>
              </w:rPr>
            </w:pPr>
            <w:r w:rsidRPr="00D9517A">
              <w:rPr>
                <w:rFonts w:ascii="Mulish" w:hAnsi="Mulish" w:cs="Calibri"/>
                <w:sz w:val="22"/>
                <w:szCs w:val="22"/>
                <w:rPrChange w:id="6407" w:author="Guilherme Pessoa-Amorim [2]" w:date="2021-11-16T13:46:00Z">
                  <w:rPr>
                    <w:rFonts w:cs="Calibri"/>
                    <w:szCs w:val="22"/>
                  </w:rPr>
                </w:rPrChange>
              </w:rPr>
              <w:t>X</w:t>
            </w:r>
          </w:p>
        </w:tc>
      </w:tr>
      <w:tr w:rsidR="0071035B" w:rsidRPr="00D9517A" w14:paraId="63DEEB73" w14:textId="77777777" w:rsidTr="00E365A9">
        <w:tc>
          <w:tcPr>
            <w:tcW w:w="5529" w:type="dxa"/>
          </w:tcPr>
          <w:p w14:paraId="75320678" w14:textId="77777777" w:rsidR="0071035B" w:rsidRPr="00D9517A" w:rsidRDefault="0071035B" w:rsidP="00D87F19">
            <w:pPr>
              <w:spacing w:line="360" w:lineRule="auto"/>
              <w:rPr>
                <w:rFonts w:ascii="Mulish" w:hAnsi="Mulish" w:cs="Calibri"/>
                <w:color w:val="000000"/>
                <w:sz w:val="22"/>
                <w:szCs w:val="22"/>
                <w:rPrChange w:id="6408" w:author="Guilherme Pessoa-Amorim [2]" w:date="2021-11-16T13:46:00Z">
                  <w:rPr>
                    <w:rFonts w:cs="Calibri"/>
                    <w:color w:val="000000"/>
                    <w:szCs w:val="22"/>
                  </w:rPr>
                </w:rPrChange>
              </w:rPr>
            </w:pPr>
            <w:r w:rsidRPr="00D9517A">
              <w:rPr>
                <w:rFonts w:ascii="Mulish" w:hAnsi="Mulish" w:cs="Calibri"/>
                <w:color w:val="000000"/>
                <w:sz w:val="22"/>
                <w:szCs w:val="22"/>
                <w:rPrChange w:id="6409" w:author="Guilherme Pessoa-Amorim [2]" w:date="2021-11-16T13:46:00Z">
                  <w:rPr>
                    <w:rFonts w:cs="Calibri"/>
                    <w:color w:val="000000"/>
                    <w:szCs w:val="22"/>
                  </w:rPr>
                </w:rPrChange>
              </w:rPr>
              <w:t>Other antianginals</w:t>
            </w:r>
          </w:p>
        </w:tc>
        <w:tc>
          <w:tcPr>
            <w:tcW w:w="1559" w:type="dxa"/>
          </w:tcPr>
          <w:p w14:paraId="1B2F0E13" w14:textId="77777777" w:rsidR="0071035B" w:rsidRPr="00D9517A" w:rsidRDefault="0071035B">
            <w:pPr>
              <w:spacing w:line="360" w:lineRule="auto"/>
              <w:jc w:val="center"/>
              <w:rPr>
                <w:rFonts w:ascii="Mulish" w:hAnsi="Mulish" w:cs="Calibri"/>
                <w:sz w:val="22"/>
                <w:szCs w:val="22"/>
                <w:rPrChange w:id="6410" w:author="Guilherme Pessoa-Amorim [2]" w:date="2021-11-16T13:46:00Z">
                  <w:rPr>
                    <w:rFonts w:cs="Calibri"/>
                    <w:szCs w:val="22"/>
                  </w:rPr>
                </w:rPrChange>
              </w:rPr>
            </w:pPr>
          </w:p>
        </w:tc>
        <w:tc>
          <w:tcPr>
            <w:tcW w:w="1418" w:type="dxa"/>
          </w:tcPr>
          <w:p w14:paraId="773BB8B4" w14:textId="77777777" w:rsidR="0071035B" w:rsidRPr="00D9517A" w:rsidRDefault="0071035B">
            <w:pPr>
              <w:spacing w:line="360" w:lineRule="auto"/>
              <w:jc w:val="center"/>
              <w:rPr>
                <w:rFonts w:ascii="Mulish" w:hAnsi="Mulish" w:cs="Calibri"/>
                <w:sz w:val="22"/>
                <w:szCs w:val="22"/>
                <w:rPrChange w:id="6411" w:author="Guilherme Pessoa-Amorim [2]" w:date="2021-11-16T13:46:00Z">
                  <w:rPr>
                    <w:rFonts w:cs="Calibri"/>
                    <w:szCs w:val="22"/>
                  </w:rPr>
                </w:rPrChange>
              </w:rPr>
            </w:pPr>
          </w:p>
        </w:tc>
        <w:tc>
          <w:tcPr>
            <w:tcW w:w="1500" w:type="dxa"/>
          </w:tcPr>
          <w:p w14:paraId="4929CE5F" w14:textId="77777777" w:rsidR="0071035B" w:rsidRPr="00D9517A" w:rsidRDefault="0071035B">
            <w:pPr>
              <w:spacing w:line="360" w:lineRule="auto"/>
              <w:jc w:val="center"/>
              <w:rPr>
                <w:rFonts w:ascii="Mulish" w:hAnsi="Mulish" w:cs="Calibri"/>
                <w:sz w:val="22"/>
                <w:szCs w:val="22"/>
                <w:rPrChange w:id="6412" w:author="Guilherme Pessoa-Amorim [2]" w:date="2021-11-16T13:46:00Z">
                  <w:rPr>
                    <w:rFonts w:cs="Calibri"/>
                    <w:szCs w:val="22"/>
                  </w:rPr>
                </w:rPrChange>
              </w:rPr>
            </w:pPr>
            <w:r w:rsidRPr="00D9517A">
              <w:rPr>
                <w:rFonts w:ascii="Mulish" w:hAnsi="Mulish" w:cs="Calibri"/>
                <w:sz w:val="22"/>
                <w:szCs w:val="22"/>
                <w:rPrChange w:id="6413" w:author="Guilherme Pessoa-Amorim [2]" w:date="2021-11-16T13:46:00Z">
                  <w:rPr>
                    <w:rFonts w:cs="Calibri"/>
                    <w:szCs w:val="22"/>
                  </w:rPr>
                </w:rPrChange>
              </w:rPr>
              <w:t>X</w:t>
            </w:r>
          </w:p>
        </w:tc>
      </w:tr>
      <w:tr w:rsidR="0071035B" w:rsidRPr="00D9517A" w14:paraId="10F62357" w14:textId="77777777" w:rsidTr="00E365A9">
        <w:tc>
          <w:tcPr>
            <w:tcW w:w="5529" w:type="dxa"/>
          </w:tcPr>
          <w:p w14:paraId="79FB8BEA" w14:textId="77777777" w:rsidR="0071035B" w:rsidRPr="00D9517A" w:rsidRDefault="0071035B" w:rsidP="00D87F19">
            <w:pPr>
              <w:spacing w:line="360" w:lineRule="auto"/>
              <w:rPr>
                <w:rFonts w:ascii="Mulish" w:hAnsi="Mulish" w:cs="Calibri"/>
                <w:sz w:val="22"/>
                <w:szCs w:val="22"/>
                <w:rPrChange w:id="6414" w:author="Guilherme Pessoa-Amorim [2]" w:date="2021-11-16T13:46:00Z">
                  <w:rPr>
                    <w:rFonts w:cs="Calibri"/>
                    <w:szCs w:val="22"/>
                  </w:rPr>
                </w:rPrChange>
              </w:rPr>
            </w:pPr>
            <w:r w:rsidRPr="00D9517A">
              <w:rPr>
                <w:rFonts w:ascii="Mulish" w:hAnsi="Mulish" w:cs="Calibri"/>
                <w:color w:val="000000"/>
                <w:sz w:val="22"/>
                <w:szCs w:val="22"/>
                <w:rPrChange w:id="6415" w:author="Guilherme Pessoa-Amorim [2]" w:date="2021-11-16T13:46:00Z">
                  <w:rPr>
                    <w:rFonts w:cs="Calibri"/>
                    <w:color w:val="000000"/>
                    <w:szCs w:val="22"/>
                  </w:rPr>
                </w:rPrChange>
              </w:rPr>
              <w:t>Any diuretic</w:t>
            </w:r>
          </w:p>
        </w:tc>
        <w:tc>
          <w:tcPr>
            <w:tcW w:w="1559" w:type="dxa"/>
          </w:tcPr>
          <w:p w14:paraId="42339ADA" w14:textId="77777777" w:rsidR="0071035B" w:rsidRPr="00D9517A" w:rsidRDefault="0071035B">
            <w:pPr>
              <w:spacing w:line="360" w:lineRule="auto"/>
              <w:jc w:val="center"/>
              <w:rPr>
                <w:rFonts w:ascii="Mulish" w:hAnsi="Mulish" w:cs="Calibri"/>
                <w:sz w:val="22"/>
                <w:szCs w:val="22"/>
                <w:rPrChange w:id="6416" w:author="Guilherme Pessoa-Amorim [2]" w:date="2021-11-16T13:46:00Z">
                  <w:rPr>
                    <w:rFonts w:cs="Calibri"/>
                    <w:szCs w:val="22"/>
                  </w:rPr>
                </w:rPrChange>
              </w:rPr>
            </w:pPr>
            <w:r w:rsidRPr="00D9517A">
              <w:rPr>
                <w:rFonts w:ascii="Mulish" w:hAnsi="Mulish" w:cs="Calibri"/>
                <w:sz w:val="22"/>
                <w:szCs w:val="22"/>
                <w:rPrChange w:id="6417" w:author="Guilherme Pessoa-Amorim [2]" w:date="2021-11-16T13:46:00Z">
                  <w:rPr>
                    <w:rFonts w:cs="Calibri"/>
                    <w:szCs w:val="22"/>
                  </w:rPr>
                </w:rPrChange>
              </w:rPr>
              <w:t>X</w:t>
            </w:r>
          </w:p>
        </w:tc>
        <w:tc>
          <w:tcPr>
            <w:tcW w:w="1418" w:type="dxa"/>
          </w:tcPr>
          <w:p w14:paraId="50C86700" w14:textId="77777777" w:rsidR="0071035B" w:rsidRPr="00D9517A" w:rsidRDefault="0071035B">
            <w:pPr>
              <w:spacing w:line="360" w:lineRule="auto"/>
              <w:jc w:val="center"/>
              <w:rPr>
                <w:rFonts w:ascii="Mulish" w:hAnsi="Mulish" w:cs="Calibri"/>
                <w:sz w:val="22"/>
                <w:szCs w:val="22"/>
                <w:rPrChange w:id="6418" w:author="Guilherme Pessoa-Amorim [2]" w:date="2021-11-16T13:46:00Z">
                  <w:rPr>
                    <w:rFonts w:cs="Calibri"/>
                    <w:szCs w:val="22"/>
                  </w:rPr>
                </w:rPrChange>
              </w:rPr>
            </w:pPr>
          </w:p>
        </w:tc>
        <w:tc>
          <w:tcPr>
            <w:tcW w:w="1500" w:type="dxa"/>
          </w:tcPr>
          <w:p w14:paraId="3324419E" w14:textId="77777777" w:rsidR="0071035B" w:rsidRPr="00D9517A" w:rsidRDefault="0071035B">
            <w:pPr>
              <w:spacing w:line="360" w:lineRule="auto"/>
              <w:jc w:val="center"/>
              <w:rPr>
                <w:rFonts w:ascii="Mulish" w:hAnsi="Mulish" w:cs="Calibri"/>
                <w:sz w:val="22"/>
                <w:szCs w:val="22"/>
                <w:rPrChange w:id="6419" w:author="Guilherme Pessoa-Amorim [2]" w:date="2021-11-16T13:46:00Z">
                  <w:rPr>
                    <w:rFonts w:cs="Calibri"/>
                    <w:szCs w:val="22"/>
                  </w:rPr>
                </w:rPrChange>
              </w:rPr>
            </w:pPr>
          </w:p>
        </w:tc>
      </w:tr>
      <w:tr w:rsidR="0071035B" w:rsidRPr="00D9517A" w14:paraId="0D832A9A" w14:textId="77777777" w:rsidTr="00E365A9">
        <w:tc>
          <w:tcPr>
            <w:tcW w:w="5529" w:type="dxa"/>
          </w:tcPr>
          <w:p w14:paraId="4DB68B62" w14:textId="77777777" w:rsidR="0071035B" w:rsidRPr="00D9517A" w:rsidRDefault="0071035B" w:rsidP="00D87F19">
            <w:pPr>
              <w:spacing w:line="360" w:lineRule="auto"/>
              <w:rPr>
                <w:rFonts w:ascii="Mulish" w:hAnsi="Mulish" w:cs="Calibri"/>
                <w:color w:val="000000"/>
                <w:sz w:val="22"/>
                <w:szCs w:val="22"/>
                <w:rPrChange w:id="6420" w:author="Guilherme Pessoa-Amorim [2]" w:date="2021-11-16T13:46:00Z">
                  <w:rPr>
                    <w:rFonts w:cs="Calibri"/>
                    <w:color w:val="000000"/>
                    <w:szCs w:val="22"/>
                  </w:rPr>
                </w:rPrChange>
              </w:rPr>
            </w:pPr>
            <w:r w:rsidRPr="00D9517A">
              <w:rPr>
                <w:rFonts w:ascii="Mulish" w:hAnsi="Mulish" w:cs="Calibri"/>
                <w:color w:val="000000"/>
                <w:sz w:val="22"/>
                <w:szCs w:val="22"/>
                <w:rPrChange w:id="6421" w:author="Guilherme Pessoa-Amorim [2]" w:date="2021-11-16T13:46:00Z">
                  <w:rPr>
                    <w:rFonts w:cs="Calibri"/>
                    <w:color w:val="000000"/>
                    <w:szCs w:val="22"/>
                  </w:rPr>
                </w:rPrChange>
              </w:rPr>
              <w:t>Any diuretic (excluding carbonic anhydrase inhibitors, mercurial diuretics, and osmotic diuretics)</w:t>
            </w:r>
          </w:p>
        </w:tc>
        <w:tc>
          <w:tcPr>
            <w:tcW w:w="1559" w:type="dxa"/>
          </w:tcPr>
          <w:p w14:paraId="6F0E1314" w14:textId="77777777" w:rsidR="0071035B" w:rsidRPr="00D9517A" w:rsidRDefault="0071035B">
            <w:pPr>
              <w:spacing w:line="360" w:lineRule="auto"/>
              <w:jc w:val="center"/>
              <w:rPr>
                <w:rFonts w:ascii="Mulish" w:hAnsi="Mulish" w:cs="Calibri"/>
                <w:sz w:val="22"/>
                <w:szCs w:val="22"/>
                <w:rPrChange w:id="6422" w:author="Guilherme Pessoa-Amorim [2]" w:date="2021-11-16T13:46:00Z">
                  <w:rPr>
                    <w:rFonts w:cs="Calibri"/>
                    <w:szCs w:val="22"/>
                  </w:rPr>
                </w:rPrChange>
              </w:rPr>
            </w:pPr>
          </w:p>
        </w:tc>
        <w:tc>
          <w:tcPr>
            <w:tcW w:w="1418" w:type="dxa"/>
          </w:tcPr>
          <w:p w14:paraId="09FED65D" w14:textId="77777777" w:rsidR="0071035B" w:rsidRPr="00D9517A" w:rsidRDefault="0071035B">
            <w:pPr>
              <w:spacing w:line="360" w:lineRule="auto"/>
              <w:jc w:val="center"/>
              <w:rPr>
                <w:rFonts w:ascii="Mulish" w:hAnsi="Mulish" w:cs="Calibri"/>
                <w:sz w:val="22"/>
                <w:szCs w:val="22"/>
                <w:rPrChange w:id="6423" w:author="Guilherme Pessoa-Amorim [2]" w:date="2021-11-16T13:46:00Z">
                  <w:rPr>
                    <w:rFonts w:cs="Calibri"/>
                    <w:szCs w:val="22"/>
                  </w:rPr>
                </w:rPrChange>
              </w:rPr>
            </w:pPr>
            <w:r w:rsidRPr="00D9517A">
              <w:rPr>
                <w:rFonts w:ascii="Mulish" w:hAnsi="Mulish" w:cs="Calibri"/>
                <w:sz w:val="22"/>
                <w:szCs w:val="22"/>
                <w:rPrChange w:id="6424" w:author="Guilherme Pessoa-Amorim [2]" w:date="2021-11-16T13:46:00Z">
                  <w:rPr>
                    <w:rFonts w:cs="Calibri"/>
                    <w:szCs w:val="22"/>
                  </w:rPr>
                </w:rPrChange>
              </w:rPr>
              <w:t>X</w:t>
            </w:r>
          </w:p>
        </w:tc>
        <w:tc>
          <w:tcPr>
            <w:tcW w:w="1500" w:type="dxa"/>
          </w:tcPr>
          <w:p w14:paraId="10725713" w14:textId="77777777" w:rsidR="0071035B" w:rsidRPr="00D9517A" w:rsidRDefault="0071035B">
            <w:pPr>
              <w:spacing w:line="360" w:lineRule="auto"/>
              <w:jc w:val="center"/>
              <w:rPr>
                <w:rFonts w:ascii="Mulish" w:hAnsi="Mulish" w:cs="Calibri"/>
                <w:sz w:val="22"/>
                <w:szCs w:val="22"/>
                <w:rPrChange w:id="6425" w:author="Guilherme Pessoa-Amorim [2]" w:date="2021-11-16T13:46:00Z">
                  <w:rPr>
                    <w:rFonts w:cs="Calibri"/>
                    <w:szCs w:val="22"/>
                  </w:rPr>
                </w:rPrChange>
              </w:rPr>
            </w:pPr>
          </w:p>
        </w:tc>
      </w:tr>
      <w:tr w:rsidR="0071035B" w:rsidRPr="00D9517A" w14:paraId="3ECDE2C8" w14:textId="77777777" w:rsidTr="00E365A9">
        <w:tc>
          <w:tcPr>
            <w:tcW w:w="5529" w:type="dxa"/>
          </w:tcPr>
          <w:p w14:paraId="7C062059" w14:textId="77777777" w:rsidR="0071035B" w:rsidRPr="00D9517A" w:rsidRDefault="0071035B" w:rsidP="00D87F19">
            <w:pPr>
              <w:spacing w:line="360" w:lineRule="auto"/>
              <w:rPr>
                <w:rFonts w:ascii="Mulish" w:hAnsi="Mulish" w:cs="Calibri"/>
                <w:sz w:val="22"/>
                <w:szCs w:val="22"/>
                <w:rPrChange w:id="6426" w:author="Guilherme Pessoa-Amorim [2]" w:date="2021-11-16T13:46:00Z">
                  <w:rPr>
                    <w:rFonts w:cs="Calibri"/>
                    <w:szCs w:val="22"/>
                  </w:rPr>
                </w:rPrChange>
              </w:rPr>
            </w:pPr>
            <w:r w:rsidRPr="00D9517A">
              <w:rPr>
                <w:rFonts w:ascii="Mulish" w:hAnsi="Mulish" w:cs="Calibri"/>
                <w:color w:val="000000"/>
                <w:sz w:val="22"/>
                <w:szCs w:val="22"/>
                <w:rPrChange w:id="6427" w:author="Guilherme Pessoa-Amorim [2]" w:date="2021-11-16T13:46:00Z">
                  <w:rPr>
                    <w:rFonts w:cs="Calibri"/>
                    <w:color w:val="000000"/>
                    <w:szCs w:val="22"/>
                  </w:rPr>
                </w:rPrChange>
              </w:rPr>
              <w:t>Loop diuretics</w:t>
            </w:r>
          </w:p>
        </w:tc>
        <w:tc>
          <w:tcPr>
            <w:tcW w:w="1559" w:type="dxa"/>
          </w:tcPr>
          <w:p w14:paraId="1213DE56" w14:textId="77777777" w:rsidR="0071035B" w:rsidRPr="00D9517A" w:rsidRDefault="0071035B">
            <w:pPr>
              <w:spacing w:line="360" w:lineRule="auto"/>
              <w:jc w:val="center"/>
              <w:rPr>
                <w:rFonts w:ascii="Mulish" w:hAnsi="Mulish" w:cs="Calibri"/>
                <w:sz w:val="22"/>
                <w:szCs w:val="22"/>
                <w:rPrChange w:id="6428" w:author="Guilherme Pessoa-Amorim [2]" w:date="2021-11-16T13:46:00Z">
                  <w:rPr>
                    <w:rFonts w:cs="Calibri"/>
                    <w:szCs w:val="22"/>
                  </w:rPr>
                </w:rPrChange>
              </w:rPr>
            </w:pPr>
            <w:r w:rsidRPr="00D9517A">
              <w:rPr>
                <w:rFonts w:ascii="Mulish" w:hAnsi="Mulish" w:cs="Calibri"/>
                <w:sz w:val="22"/>
                <w:szCs w:val="22"/>
                <w:rPrChange w:id="6429" w:author="Guilherme Pessoa-Amorim [2]" w:date="2021-11-16T13:46:00Z">
                  <w:rPr>
                    <w:rFonts w:cs="Calibri"/>
                    <w:szCs w:val="22"/>
                  </w:rPr>
                </w:rPrChange>
              </w:rPr>
              <w:t>X</w:t>
            </w:r>
          </w:p>
        </w:tc>
        <w:tc>
          <w:tcPr>
            <w:tcW w:w="1418" w:type="dxa"/>
          </w:tcPr>
          <w:p w14:paraId="1F454137" w14:textId="77777777" w:rsidR="0071035B" w:rsidRPr="00D9517A" w:rsidRDefault="0071035B">
            <w:pPr>
              <w:spacing w:line="360" w:lineRule="auto"/>
              <w:jc w:val="center"/>
              <w:rPr>
                <w:rFonts w:ascii="Mulish" w:hAnsi="Mulish" w:cs="Calibri"/>
                <w:sz w:val="22"/>
                <w:szCs w:val="22"/>
                <w:rPrChange w:id="6430" w:author="Guilherme Pessoa-Amorim [2]" w:date="2021-11-16T13:46:00Z">
                  <w:rPr>
                    <w:rFonts w:cs="Calibri"/>
                    <w:szCs w:val="22"/>
                  </w:rPr>
                </w:rPrChange>
              </w:rPr>
            </w:pPr>
          </w:p>
        </w:tc>
        <w:tc>
          <w:tcPr>
            <w:tcW w:w="1500" w:type="dxa"/>
          </w:tcPr>
          <w:p w14:paraId="3EE3A8C2" w14:textId="77777777" w:rsidR="0071035B" w:rsidRPr="00D9517A" w:rsidRDefault="0071035B">
            <w:pPr>
              <w:spacing w:line="360" w:lineRule="auto"/>
              <w:jc w:val="center"/>
              <w:rPr>
                <w:rFonts w:ascii="Mulish" w:hAnsi="Mulish" w:cs="Calibri"/>
                <w:sz w:val="22"/>
                <w:szCs w:val="22"/>
                <w:rPrChange w:id="6431" w:author="Guilherme Pessoa-Amorim [2]" w:date="2021-11-16T13:46:00Z">
                  <w:rPr>
                    <w:rFonts w:cs="Calibri"/>
                    <w:szCs w:val="22"/>
                  </w:rPr>
                </w:rPrChange>
              </w:rPr>
            </w:pPr>
            <w:r w:rsidRPr="00D9517A">
              <w:rPr>
                <w:rFonts w:ascii="Mulish" w:hAnsi="Mulish" w:cs="Calibri"/>
                <w:sz w:val="22"/>
                <w:szCs w:val="22"/>
                <w:rPrChange w:id="6432" w:author="Guilherme Pessoa-Amorim [2]" w:date="2021-11-16T13:46:00Z">
                  <w:rPr>
                    <w:rFonts w:cs="Calibri"/>
                    <w:szCs w:val="22"/>
                  </w:rPr>
                </w:rPrChange>
              </w:rPr>
              <w:t>X</w:t>
            </w:r>
          </w:p>
        </w:tc>
      </w:tr>
      <w:tr w:rsidR="0071035B" w:rsidRPr="00D9517A" w14:paraId="224DE1C7" w14:textId="77777777" w:rsidTr="00E365A9">
        <w:tc>
          <w:tcPr>
            <w:tcW w:w="5529" w:type="dxa"/>
          </w:tcPr>
          <w:p w14:paraId="7B81F75B" w14:textId="77777777" w:rsidR="0071035B" w:rsidRPr="00D9517A" w:rsidRDefault="0071035B" w:rsidP="00D87F19">
            <w:pPr>
              <w:spacing w:line="360" w:lineRule="auto"/>
              <w:rPr>
                <w:rFonts w:ascii="Mulish" w:hAnsi="Mulish" w:cs="Calibri"/>
                <w:sz w:val="22"/>
                <w:szCs w:val="22"/>
                <w:rPrChange w:id="6433" w:author="Guilherme Pessoa-Amorim [2]" w:date="2021-11-16T13:46:00Z">
                  <w:rPr>
                    <w:rFonts w:cs="Calibri"/>
                    <w:szCs w:val="22"/>
                  </w:rPr>
                </w:rPrChange>
              </w:rPr>
            </w:pPr>
            <w:r w:rsidRPr="00D9517A">
              <w:rPr>
                <w:rFonts w:ascii="Mulish" w:hAnsi="Mulish" w:cs="Calibri"/>
                <w:color w:val="000000"/>
                <w:sz w:val="22"/>
                <w:szCs w:val="22"/>
                <w:rPrChange w:id="6434" w:author="Guilherme Pessoa-Amorim [2]" w:date="2021-11-16T13:46:00Z">
                  <w:rPr>
                    <w:rFonts w:cs="Calibri"/>
                    <w:color w:val="000000"/>
                    <w:szCs w:val="22"/>
                  </w:rPr>
                </w:rPrChange>
              </w:rPr>
              <w:t>Thiazide diuretics</w:t>
            </w:r>
          </w:p>
        </w:tc>
        <w:tc>
          <w:tcPr>
            <w:tcW w:w="1559" w:type="dxa"/>
          </w:tcPr>
          <w:p w14:paraId="43FB630E" w14:textId="77777777" w:rsidR="0071035B" w:rsidRPr="00D9517A" w:rsidRDefault="0071035B">
            <w:pPr>
              <w:spacing w:line="360" w:lineRule="auto"/>
              <w:jc w:val="center"/>
              <w:rPr>
                <w:rFonts w:ascii="Mulish" w:hAnsi="Mulish" w:cs="Calibri"/>
                <w:sz w:val="22"/>
                <w:szCs w:val="22"/>
                <w:rPrChange w:id="6435" w:author="Guilherme Pessoa-Amorim [2]" w:date="2021-11-16T13:46:00Z">
                  <w:rPr>
                    <w:rFonts w:cs="Calibri"/>
                    <w:szCs w:val="22"/>
                  </w:rPr>
                </w:rPrChange>
              </w:rPr>
            </w:pPr>
            <w:r w:rsidRPr="00D9517A">
              <w:rPr>
                <w:rFonts w:ascii="Mulish" w:hAnsi="Mulish" w:cs="Calibri"/>
                <w:sz w:val="22"/>
                <w:szCs w:val="22"/>
                <w:rPrChange w:id="6436" w:author="Guilherme Pessoa-Amorim [2]" w:date="2021-11-16T13:46:00Z">
                  <w:rPr>
                    <w:rFonts w:cs="Calibri"/>
                    <w:szCs w:val="22"/>
                  </w:rPr>
                </w:rPrChange>
              </w:rPr>
              <w:t>X</w:t>
            </w:r>
          </w:p>
        </w:tc>
        <w:tc>
          <w:tcPr>
            <w:tcW w:w="1418" w:type="dxa"/>
          </w:tcPr>
          <w:p w14:paraId="1E13F9D0" w14:textId="77777777" w:rsidR="0071035B" w:rsidRPr="00D9517A" w:rsidRDefault="0071035B">
            <w:pPr>
              <w:spacing w:line="360" w:lineRule="auto"/>
              <w:jc w:val="center"/>
              <w:rPr>
                <w:rFonts w:ascii="Mulish" w:hAnsi="Mulish" w:cs="Calibri"/>
                <w:sz w:val="22"/>
                <w:szCs w:val="22"/>
                <w:rPrChange w:id="6437" w:author="Guilherme Pessoa-Amorim [2]" w:date="2021-11-16T13:46:00Z">
                  <w:rPr>
                    <w:rFonts w:cs="Calibri"/>
                    <w:szCs w:val="22"/>
                  </w:rPr>
                </w:rPrChange>
              </w:rPr>
            </w:pPr>
          </w:p>
        </w:tc>
        <w:tc>
          <w:tcPr>
            <w:tcW w:w="1500" w:type="dxa"/>
          </w:tcPr>
          <w:p w14:paraId="7F635F59" w14:textId="77777777" w:rsidR="0071035B" w:rsidRPr="00D9517A" w:rsidRDefault="0071035B">
            <w:pPr>
              <w:spacing w:line="360" w:lineRule="auto"/>
              <w:jc w:val="center"/>
              <w:rPr>
                <w:rFonts w:ascii="Mulish" w:hAnsi="Mulish" w:cs="Calibri"/>
                <w:sz w:val="22"/>
                <w:szCs w:val="22"/>
                <w:rPrChange w:id="6438" w:author="Guilherme Pessoa-Amorim [2]" w:date="2021-11-16T13:46:00Z">
                  <w:rPr>
                    <w:rFonts w:cs="Calibri"/>
                    <w:szCs w:val="22"/>
                  </w:rPr>
                </w:rPrChange>
              </w:rPr>
            </w:pPr>
            <w:r w:rsidRPr="00D9517A">
              <w:rPr>
                <w:rFonts w:ascii="Mulish" w:hAnsi="Mulish" w:cs="Calibri"/>
                <w:sz w:val="22"/>
                <w:szCs w:val="22"/>
                <w:rPrChange w:id="6439" w:author="Guilherme Pessoa-Amorim [2]" w:date="2021-11-16T13:46:00Z">
                  <w:rPr>
                    <w:rFonts w:cs="Calibri"/>
                    <w:szCs w:val="22"/>
                  </w:rPr>
                </w:rPrChange>
              </w:rPr>
              <w:t>X</w:t>
            </w:r>
          </w:p>
        </w:tc>
      </w:tr>
      <w:tr w:rsidR="0071035B" w:rsidRPr="00D9517A" w14:paraId="11DE8BEB" w14:textId="77777777" w:rsidTr="00E365A9">
        <w:tc>
          <w:tcPr>
            <w:tcW w:w="5529" w:type="dxa"/>
          </w:tcPr>
          <w:p w14:paraId="20DB604B" w14:textId="77777777" w:rsidR="0071035B" w:rsidRPr="00D9517A" w:rsidRDefault="0071035B" w:rsidP="00D87F19">
            <w:pPr>
              <w:spacing w:line="360" w:lineRule="auto"/>
              <w:rPr>
                <w:rFonts w:ascii="Mulish" w:hAnsi="Mulish" w:cs="Calibri"/>
                <w:sz w:val="22"/>
                <w:szCs w:val="22"/>
                <w:rPrChange w:id="6440" w:author="Guilherme Pessoa-Amorim [2]" w:date="2021-11-16T13:46:00Z">
                  <w:rPr>
                    <w:rFonts w:cs="Calibri"/>
                    <w:szCs w:val="22"/>
                  </w:rPr>
                </w:rPrChange>
              </w:rPr>
            </w:pPr>
            <w:r w:rsidRPr="00D9517A">
              <w:rPr>
                <w:rFonts w:ascii="Mulish" w:hAnsi="Mulish" w:cs="Calibri"/>
                <w:color w:val="000000"/>
                <w:sz w:val="22"/>
                <w:szCs w:val="22"/>
                <w:rPrChange w:id="6441" w:author="Guilherme Pessoa-Amorim [2]" w:date="2021-11-16T13:46:00Z">
                  <w:rPr>
                    <w:rFonts w:cs="Calibri"/>
                    <w:color w:val="000000"/>
                    <w:szCs w:val="22"/>
                  </w:rPr>
                </w:rPrChange>
              </w:rPr>
              <w:t>Alpha-adrenergic blockers</w:t>
            </w:r>
          </w:p>
        </w:tc>
        <w:tc>
          <w:tcPr>
            <w:tcW w:w="1559" w:type="dxa"/>
          </w:tcPr>
          <w:p w14:paraId="1B09DE49" w14:textId="77777777" w:rsidR="0071035B" w:rsidRPr="00D9517A" w:rsidRDefault="0071035B">
            <w:pPr>
              <w:spacing w:line="360" w:lineRule="auto"/>
              <w:jc w:val="center"/>
              <w:rPr>
                <w:rFonts w:ascii="Mulish" w:hAnsi="Mulish" w:cs="Calibri"/>
                <w:sz w:val="22"/>
                <w:szCs w:val="22"/>
                <w:rPrChange w:id="6442" w:author="Guilherme Pessoa-Amorim [2]" w:date="2021-11-16T13:46:00Z">
                  <w:rPr>
                    <w:rFonts w:cs="Calibri"/>
                    <w:szCs w:val="22"/>
                  </w:rPr>
                </w:rPrChange>
              </w:rPr>
            </w:pPr>
            <w:r w:rsidRPr="00D9517A">
              <w:rPr>
                <w:rFonts w:ascii="Mulish" w:hAnsi="Mulish" w:cs="Calibri"/>
                <w:sz w:val="22"/>
                <w:szCs w:val="22"/>
                <w:rPrChange w:id="6443" w:author="Guilherme Pessoa-Amorim [2]" w:date="2021-11-16T13:46:00Z">
                  <w:rPr>
                    <w:rFonts w:cs="Calibri"/>
                    <w:szCs w:val="22"/>
                  </w:rPr>
                </w:rPrChange>
              </w:rPr>
              <w:t>X</w:t>
            </w:r>
          </w:p>
        </w:tc>
        <w:tc>
          <w:tcPr>
            <w:tcW w:w="1418" w:type="dxa"/>
          </w:tcPr>
          <w:p w14:paraId="64A16378" w14:textId="77777777" w:rsidR="0071035B" w:rsidRPr="00D9517A" w:rsidRDefault="0071035B">
            <w:pPr>
              <w:spacing w:line="360" w:lineRule="auto"/>
              <w:jc w:val="center"/>
              <w:rPr>
                <w:rFonts w:ascii="Mulish" w:hAnsi="Mulish" w:cs="Calibri"/>
                <w:sz w:val="22"/>
                <w:szCs w:val="22"/>
                <w:rPrChange w:id="6444" w:author="Guilherme Pessoa-Amorim [2]" w:date="2021-11-16T13:46:00Z">
                  <w:rPr>
                    <w:rFonts w:cs="Calibri"/>
                    <w:szCs w:val="22"/>
                  </w:rPr>
                </w:rPrChange>
              </w:rPr>
            </w:pPr>
          </w:p>
        </w:tc>
        <w:tc>
          <w:tcPr>
            <w:tcW w:w="1500" w:type="dxa"/>
          </w:tcPr>
          <w:p w14:paraId="1E71E157" w14:textId="77777777" w:rsidR="0071035B" w:rsidRPr="00D9517A" w:rsidRDefault="0071035B">
            <w:pPr>
              <w:spacing w:line="360" w:lineRule="auto"/>
              <w:jc w:val="center"/>
              <w:rPr>
                <w:rFonts w:ascii="Mulish" w:hAnsi="Mulish" w:cs="Calibri"/>
                <w:sz w:val="22"/>
                <w:szCs w:val="22"/>
                <w:rPrChange w:id="6445" w:author="Guilherme Pessoa-Amorim [2]" w:date="2021-11-16T13:46:00Z">
                  <w:rPr>
                    <w:rFonts w:cs="Calibri"/>
                    <w:szCs w:val="22"/>
                  </w:rPr>
                </w:rPrChange>
              </w:rPr>
            </w:pPr>
            <w:r w:rsidRPr="00D9517A">
              <w:rPr>
                <w:rFonts w:ascii="Mulish" w:hAnsi="Mulish" w:cs="Calibri"/>
                <w:sz w:val="22"/>
                <w:szCs w:val="22"/>
                <w:rPrChange w:id="6446" w:author="Guilherme Pessoa-Amorim [2]" w:date="2021-11-16T13:46:00Z">
                  <w:rPr>
                    <w:rFonts w:cs="Calibri"/>
                    <w:szCs w:val="22"/>
                  </w:rPr>
                </w:rPrChange>
              </w:rPr>
              <w:t>X</w:t>
            </w:r>
          </w:p>
        </w:tc>
      </w:tr>
      <w:tr w:rsidR="0071035B" w:rsidRPr="00D9517A" w14:paraId="68529A2D" w14:textId="77777777" w:rsidTr="00E365A9">
        <w:tc>
          <w:tcPr>
            <w:tcW w:w="5529" w:type="dxa"/>
          </w:tcPr>
          <w:p w14:paraId="21AA6A86" w14:textId="77777777" w:rsidR="0071035B" w:rsidRPr="00D9517A" w:rsidRDefault="0071035B" w:rsidP="00D87F19">
            <w:pPr>
              <w:spacing w:line="360" w:lineRule="auto"/>
              <w:rPr>
                <w:rFonts w:ascii="Mulish" w:hAnsi="Mulish" w:cs="Calibri"/>
                <w:sz w:val="22"/>
                <w:szCs w:val="22"/>
                <w:rPrChange w:id="6447" w:author="Guilherme Pessoa-Amorim [2]" w:date="2021-11-16T13:46:00Z">
                  <w:rPr>
                    <w:rFonts w:cs="Calibri"/>
                    <w:szCs w:val="22"/>
                  </w:rPr>
                </w:rPrChange>
              </w:rPr>
            </w:pPr>
            <w:r w:rsidRPr="00D9517A">
              <w:rPr>
                <w:rFonts w:ascii="Mulish" w:hAnsi="Mulish" w:cs="Calibri"/>
                <w:color w:val="000000"/>
                <w:sz w:val="22"/>
                <w:szCs w:val="22"/>
                <w:rPrChange w:id="6448" w:author="Guilherme Pessoa-Amorim [2]" w:date="2021-11-16T13:46:00Z">
                  <w:rPr>
                    <w:rFonts w:cs="Calibri"/>
                    <w:color w:val="000000"/>
                    <w:szCs w:val="22"/>
                  </w:rPr>
                </w:rPrChange>
              </w:rPr>
              <w:t>Other diuretics</w:t>
            </w:r>
          </w:p>
        </w:tc>
        <w:tc>
          <w:tcPr>
            <w:tcW w:w="1559" w:type="dxa"/>
          </w:tcPr>
          <w:p w14:paraId="21C55A58" w14:textId="77777777" w:rsidR="0071035B" w:rsidRPr="00D9517A" w:rsidRDefault="0071035B">
            <w:pPr>
              <w:spacing w:line="360" w:lineRule="auto"/>
              <w:jc w:val="center"/>
              <w:rPr>
                <w:rFonts w:ascii="Mulish" w:hAnsi="Mulish" w:cs="Calibri"/>
                <w:sz w:val="22"/>
                <w:szCs w:val="22"/>
                <w:rPrChange w:id="6449" w:author="Guilherme Pessoa-Amorim [2]" w:date="2021-11-16T13:46:00Z">
                  <w:rPr>
                    <w:rFonts w:cs="Calibri"/>
                    <w:szCs w:val="22"/>
                  </w:rPr>
                </w:rPrChange>
              </w:rPr>
            </w:pPr>
            <w:r w:rsidRPr="00D9517A">
              <w:rPr>
                <w:rFonts w:ascii="Mulish" w:hAnsi="Mulish" w:cs="Calibri"/>
                <w:sz w:val="22"/>
                <w:szCs w:val="22"/>
                <w:rPrChange w:id="6450" w:author="Guilherme Pessoa-Amorim [2]" w:date="2021-11-16T13:46:00Z">
                  <w:rPr>
                    <w:rFonts w:cs="Calibri"/>
                    <w:szCs w:val="22"/>
                  </w:rPr>
                </w:rPrChange>
              </w:rPr>
              <w:t>X</w:t>
            </w:r>
          </w:p>
        </w:tc>
        <w:tc>
          <w:tcPr>
            <w:tcW w:w="1418" w:type="dxa"/>
          </w:tcPr>
          <w:p w14:paraId="2B279645" w14:textId="77777777" w:rsidR="0071035B" w:rsidRPr="00D9517A" w:rsidRDefault="0071035B">
            <w:pPr>
              <w:spacing w:line="360" w:lineRule="auto"/>
              <w:jc w:val="center"/>
              <w:rPr>
                <w:rFonts w:ascii="Mulish" w:hAnsi="Mulish" w:cs="Calibri"/>
                <w:sz w:val="22"/>
                <w:szCs w:val="22"/>
                <w:rPrChange w:id="6451" w:author="Guilherme Pessoa-Amorim [2]" w:date="2021-11-16T13:46:00Z">
                  <w:rPr>
                    <w:rFonts w:cs="Calibri"/>
                    <w:szCs w:val="22"/>
                  </w:rPr>
                </w:rPrChange>
              </w:rPr>
            </w:pPr>
          </w:p>
        </w:tc>
        <w:tc>
          <w:tcPr>
            <w:tcW w:w="1500" w:type="dxa"/>
          </w:tcPr>
          <w:p w14:paraId="28BCA6AA" w14:textId="77777777" w:rsidR="0071035B" w:rsidRPr="00D9517A" w:rsidRDefault="0071035B">
            <w:pPr>
              <w:spacing w:line="360" w:lineRule="auto"/>
              <w:jc w:val="center"/>
              <w:rPr>
                <w:rFonts w:ascii="Mulish" w:hAnsi="Mulish" w:cs="Calibri"/>
                <w:sz w:val="22"/>
                <w:szCs w:val="22"/>
                <w:rPrChange w:id="6452" w:author="Guilherme Pessoa-Amorim [2]" w:date="2021-11-16T13:46:00Z">
                  <w:rPr>
                    <w:rFonts w:cs="Calibri"/>
                    <w:szCs w:val="22"/>
                  </w:rPr>
                </w:rPrChange>
              </w:rPr>
            </w:pPr>
            <w:r w:rsidRPr="00D9517A">
              <w:rPr>
                <w:rFonts w:ascii="Mulish" w:hAnsi="Mulish" w:cs="Calibri"/>
                <w:sz w:val="22"/>
                <w:szCs w:val="22"/>
                <w:rPrChange w:id="6453" w:author="Guilherme Pessoa-Amorim [2]" w:date="2021-11-16T13:46:00Z">
                  <w:rPr>
                    <w:rFonts w:cs="Calibri"/>
                    <w:szCs w:val="22"/>
                  </w:rPr>
                </w:rPrChange>
              </w:rPr>
              <w:t>X</w:t>
            </w:r>
          </w:p>
        </w:tc>
      </w:tr>
      <w:tr w:rsidR="0071035B" w:rsidRPr="00D9517A" w14:paraId="4FFA0BE9" w14:textId="77777777" w:rsidTr="00E365A9">
        <w:tc>
          <w:tcPr>
            <w:tcW w:w="5529" w:type="dxa"/>
          </w:tcPr>
          <w:p w14:paraId="43F1A90F" w14:textId="77777777" w:rsidR="0071035B" w:rsidRPr="00D9517A" w:rsidRDefault="0071035B" w:rsidP="00D87F19">
            <w:pPr>
              <w:spacing w:line="360" w:lineRule="auto"/>
              <w:rPr>
                <w:rFonts w:ascii="Mulish" w:hAnsi="Mulish" w:cs="Calibri"/>
                <w:sz w:val="22"/>
                <w:szCs w:val="22"/>
                <w:rPrChange w:id="6454" w:author="Guilherme Pessoa-Amorim [2]" w:date="2021-11-16T13:46:00Z">
                  <w:rPr>
                    <w:rFonts w:cs="Calibri"/>
                    <w:szCs w:val="22"/>
                  </w:rPr>
                </w:rPrChange>
              </w:rPr>
            </w:pPr>
            <w:r w:rsidRPr="00D9517A">
              <w:rPr>
                <w:rFonts w:ascii="Mulish" w:hAnsi="Mulish" w:cs="Calibri"/>
                <w:color w:val="000000"/>
                <w:sz w:val="22"/>
                <w:szCs w:val="22"/>
                <w:rPrChange w:id="6455" w:author="Guilherme Pessoa-Amorim [2]" w:date="2021-11-16T13:46:00Z">
                  <w:rPr>
                    <w:rFonts w:cs="Calibri"/>
                    <w:color w:val="000000"/>
                    <w:szCs w:val="22"/>
                  </w:rPr>
                </w:rPrChange>
              </w:rPr>
              <w:t>Mineralocorticoid receptor antagonists (MRAs)</w:t>
            </w:r>
          </w:p>
        </w:tc>
        <w:tc>
          <w:tcPr>
            <w:tcW w:w="1559" w:type="dxa"/>
          </w:tcPr>
          <w:p w14:paraId="28EF6FD4" w14:textId="77777777" w:rsidR="0071035B" w:rsidRPr="00D9517A" w:rsidRDefault="0071035B">
            <w:pPr>
              <w:spacing w:line="360" w:lineRule="auto"/>
              <w:jc w:val="center"/>
              <w:rPr>
                <w:rFonts w:ascii="Mulish" w:hAnsi="Mulish" w:cs="Calibri"/>
                <w:sz w:val="22"/>
                <w:szCs w:val="22"/>
                <w:rPrChange w:id="6456" w:author="Guilherme Pessoa-Amorim [2]" w:date="2021-11-16T13:46:00Z">
                  <w:rPr>
                    <w:rFonts w:cs="Calibri"/>
                    <w:szCs w:val="22"/>
                  </w:rPr>
                </w:rPrChange>
              </w:rPr>
            </w:pPr>
            <w:r w:rsidRPr="00D9517A">
              <w:rPr>
                <w:rFonts w:ascii="Mulish" w:hAnsi="Mulish" w:cs="Calibri"/>
                <w:sz w:val="22"/>
                <w:szCs w:val="22"/>
                <w:rPrChange w:id="6457" w:author="Guilherme Pessoa-Amorim [2]" w:date="2021-11-16T13:46:00Z">
                  <w:rPr>
                    <w:rFonts w:cs="Calibri"/>
                    <w:szCs w:val="22"/>
                  </w:rPr>
                </w:rPrChange>
              </w:rPr>
              <w:t>X</w:t>
            </w:r>
          </w:p>
        </w:tc>
        <w:tc>
          <w:tcPr>
            <w:tcW w:w="1418" w:type="dxa"/>
          </w:tcPr>
          <w:p w14:paraId="04A1E785" w14:textId="77777777" w:rsidR="0071035B" w:rsidRPr="00D9517A" w:rsidRDefault="0071035B">
            <w:pPr>
              <w:spacing w:line="360" w:lineRule="auto"/>
              <w:jc w:val="center"/>
              <w:rPr>
                <w:rFonts w:ascii="Mulish" w:hAnsi="Mulish" w:cs="Calibri"/>
                <w:sz w:val="22"/>
                <w:szCs w:val="22"/>
                <w:rPrChange w:id="6458" w:author="Guilherme Pessoa-Amorim [2]" w:date="2021-11-16T13:46:00Z">
                  <w:rPr>
                    <w:rFonts w:cs="Calibri"/>
                    <w:szCs w:val="22"/>
                  </w:rPr>
                </w:rPrChange>
              </w:rPr>
            </w:pPr>
          </w:p>
        </w:tc>
        <w:tc>
          <w:tcPr>
            <w:tcW w:w="1500" w:type="dxa"/>
          </w:tcPr>
          <w:p w14:paraId="523B8214" w14:textId="77777777" w:rsidR="0071035B" w:rsidRPr="00D9517A" w:rsidRDefault="0071035B">
            <w:pPr>
              <w:spacing w:line="360" w:lineRule="auto"/>
              <w:jc w:val="center"/>
              <w:rPr>
                <w:rFonts w:ascii="Mulish" w:hAnsi="Mulish" w:cs="Calibri"/>
                <w:sz w:val="22"/>
                <w:szCs w:val="22"/>
                <w:rPrChange w:id="6459" w:author="Guilherme Pessoa-Amorim [2]" w:date="2021-11-16T13:46:00Z">
                  <w:rPr>
                    <w:rFonts w:cs="Calibri"/>
                    <w:szCs w:val="22"/>
                  </w:rPr>
                </w:rPrChange>
              </w:rPr>
            </w:pPr>
          </w:p>
        </w:tc>
      </w:tr>
      <w:tr w:rsidR="0071035B" w:rsidRPr="00D9517A" w14:paraId="3EE861FC" w14:textId="77777777" w:rsidTr="00E365A9">
        <w:tc>
          <w:tcPr>
            <w:tcW w:w="5529" w:type="dxa"/>
          </w:tcPr>
          <w:p w14:paraId="46A7D0E5" w14:textId="77777777" w:rsidR="0071035B" w:rsidRPr="00D9517A" w:rsidRDefault="0071035B" w:rsidP="00D87F19">
            <w:pPr>
              <w:spacing w:line="360" w:lineRule="auto"/>
              <w:rPr>
                <w:rFonts w:ascii="Mulish" w:hAnsi="Mulish" w:cs="Calibri"/>
                <w:sz w:val="22"/>
                <w:szCs w:val="22"/>
                <w:rPrChange w:id="6460" w:author="Guilherme Pessoa-Amorim [2]" w:date="2021-11-16T13:46:00Z">
                  <w:rPr>
                    <w:rFonts w:cs="Calibri"/>
                    <w:szCs w:val="22"/>
                  </w:rPr>
                </w:rPrChange>
              </w:rPr>
            </w:pPr>
            <w:r w:rsidRPr="00D9517A">
              <w:rPr>
                <w:rFonts w:ascii="Mulish" w:hAnsi="Mulish" w:cs="Calibri"/>
                <w:color w:val="000000"/>
                <w:sz w:val="22"/>
                <w:szCs w:val="22"/>
                <w:rPrChange w:id="6461" w:author="Guilherme Pessoa-Amorim [2]" w:date="2021-11-16T13:46:00Z">
                  <w:rPr>
                    <w:rFonts w:cs="Calibri"/>
                    <w:color w:val="000000"/>
                    <w:szCs w:val="22"/>
                  </w:rPr>
                </w:rPrChange>
              </w:rPr>
              <w:t>Any anti-dyslipidemic</w:t>
            </w:r>
          </w:p>
        </w:tc>
        <w:tc>
          <w:tcPr>
            <w:tcW w:w="1559" w:type="dxa"/>
          </w:tcPr>
          <w:p w14:paraId="2F05C692" w14:textId="77777777" w:rsidR="0071035B" w:rsidRPr="00D9517A" w:rsidRDefault="0071035B">
            <w:pPr>
              <w:spacing w:line="360" w:lineRule="auto"/>
              <w:jc w:val="center"/>
              <w:rPr>
                <w:rFonts w:ascii="Mulish" w:hAnsi="Mulish" w:cs="Calibri"/>
                <w:sz w:val="22"/>
                <w:szCs w:val="22"/>
                <w:rPrChange w:id="6462" w:author="Guilherme Pessoa-Amorim [2]" w:date="2021-11-16T13:46:00Z">
                  <w:rPr>
                    <w:rFonts w:cs="Calibri"/>
                    <w:szCs w:val="22"/>
                  </w:rPr>
                </w:rPrChange>
              </w:rPr>
            </w:pPr>
            <w:r w:rsidRPr="00D9517A">
              <w:rPr>
                <w:rFonts w:ascii="Mulish" w:hAnsi="Mulish" w:cs="Calibri"/>
                <w:sz w:val="22"/>
                <w:szCs w:val="22"/>
                <w:rPrChange w:id="6463" w:author="Guilherme Pessoa-Amorim [2]" w:date="2021-11-16T13:46:00Z">
                  <w:rPr>
                    <w:rFonts w:cs="Calibri"/>
                    <w:szCs w:val="22"/>
                  </w:rPr>
                </w:rPrChange>
              </w:rPr>
              <w:t>X</w:t>
            </w:r>
          </w:p>
        </w:tc>
        <w:tc>
          <w:tcPr>
            <w:tcW w:w="1418" w:type="dxa"/>
          </w:tcPr>
          <w:p w14:paraId="0B9F9FAA" w14:textId="77777777" w:rsidR="0071035B" w:rsidRPr="00D9517A" w:rsidRDefault="0071035B">
            <w:pPr>
              <w:spacing w:line="360" w:lineRule="auto"/>
              <w:jc w:val="center"/>
              <w:rPr>
                <w:rFonts w:ascii="Mulish" w:hAnsi="Mulish" w:cs="Calibri"/>
                <w:sz w:val="22"/>
                <w:szCs w:val="22"/>
                <w:rPrChange w:id="6464" w:author="Guilherme Pessoa-Amorim [2]" w:date="2021-11-16T13:46:00Z">
                  <w:rPr>
                    <w:rFonts w:cs="Calibri"/>
                    <w:szCs w:val="22"/>
                  </w:rPr>
                </w:rPrChange>
              </w:rPr>
            </w:pPr>
          </w:p>
        </w:tc>
        <w:tc>
          <w:tcPr>
            <w:tcW w:w="1500" w:type="dxa"/>
          </w:tcPr>
          <w:p w14:paraId="05BD0152" w14:textId="77777777" w:rsidR="0071035B" w:rsidRPr="00D9517A" w:rsidRDefault="0071035B">
            <w:pPr>
              <w:spacing w:line="360" w:lineRule="auto"/>
              <w:jc w:val="center"/>
              <w:rPr>
                <w:rFonts w:ascii="Mulish" w:hAnsi="Mulish" w:cs="Calibri"/>
                <w:sz w:val="22"/>
                <w:szCs w:val="22"/>
                <w:rPrChange w:id="6465" w:author="Guilherme Pessoa-Amorim [2]" w:date="2021-11-16T13:46:00Z">
                  <w:rPr>
                    <w:rFonts w:cs="Calibri"/>
                    <w:szCs w:val="22"/>
                  </w:rPr>
                </w:rPrChange>
              </w:rPr>
            </w:pPr>
          </w:p>
        </w:tc>
      </w:tr>
      <w:tr w:rsidR="0071035B" w:rsidRPr="00D9517A" w14:paraId="7C1E6152" w14:textId="77777777" w:rsidTr="00E365A9">
        <w:tc>
          <w:tcPr>
            <w:tcW w:w="5529" w:type="dxa"/>
          </w:tcPr>
          <w:p w14:paraId="7403C70D" w14:textId="77777777" w:rsidR="0071035B" w:rsidRPr="00D9517A" w:rsidRDefault="0071035B" w:rsidP="00D87F19">
            <w:pPr>
              <w:spacing w:line="360" w:lineRule="auto"/>
              <w:rPr>
                <w:rFonts w:ascii="Mulish" w:hAnsi="Mulish" w:cs="Calibri"/>
                <w:sz w:val="22"/>
                <w:szCs w:val="22"/>
                <w:rPrChange w:id="6466" w:author="Guilherme Pessoa-Amorim [2]" w:date="2021-11-16T13:46:00Z">
                  <w:rPr>
                    <w:rFonts w:cs="Calibri"/>
                    <w:szCs w:val="22"/>
                  </w:rPr>
                </w:rPrChange>
              </w:rPr>
            </w:pPr>
            <w:r w:rsidRPr="00D9517A">
              <w:rPr>
                <w:rFonts w:ascii="Mulish" w:hAnsi="Mulish" w:cs="Calibri"/>
                <w:color w:val="000000"/>
                <w:sz w:val="22"/>
                <w:szCs w:val="22"/>
                <w:rPrChange w:id="6467" w:author="Guilherme Pessoa-Amorim [2]" w:date="2021-11-16T13:46:00Z">
                  <w:rPr>
                    <w:rFonts w:cs="Calibri"/>
                    <w:color w:val="000000"/>
                    <w:szCs w:val="22"/>
                  </w:rPr>
                </w:rPrChange>
              </w:rPr>
              <w:t>Statins</w:t>
            </w:r>
          </w:p>
        </w:tc>
        <w:tc>
          <w:tcPr>
            <w:tcW w:w="1559" w:type="dxa"/>
          </w:tcPr>
          <w:p w14:paraId="4FF83B01" w14:textId="77777777" w:rsidR="0071035B" w:rsidRPr="00D9517A" w:rsidRDefault="0071035B">
            <w:pPr>
              <w:spacing w:line="360" w:lineRule="auto"/>
              <w:jc w:val="center"/>
              <w:rPr>
                <w:rFonts w:ascii="Mulish" w:hAnsi="Mulish" w:cs="Calibri"/>
                <w:sz w:val="22"/>
                <w:szCs w:val="22"/>
                <w:rPrChange w:id="6468" w:author="Guilherme Pessoa-Amorim [2]" w:date="2021-11-16T13:46:00Z">
                  <w:rPr>
                    <w:rFonts w:cs="Calibri"/>
                    <w:szCs w:val="22"/>
                  </w:rPr>
                </w:rPrChange>
              </w:rPr>
            </w:pPr>
            <w:r w:rsidRPr="00D9517A">
              <w:rPr>
                <w:rFonts w:ascii="Mulish" w:hAnsi="Mulish" w:cs="Calibri"/>
                <w:sz w:val="22"/>
                <w:szCs w:val="22"/>
                <w:rPrChange w:id="6469" w:author="Guilherme Pessoa-Amorim [2]" w:date="2021-11-16T13:46:00Z">
                  <w:rPr>
                    <w:rFonts w:cs="Calibri"/>
                    <w:szCs w:val="22"/>
                  </w:rPr>
                </w:rPrChange>
              </w:rPr>
              <w:t>X</w:t>
            </w:r>
          </w:p>
        </w:tc>
        <w:tc>
          <w:tcPr>
            <w:tcW w:w="1418" w:type="dxa"/>
          </w:tcPr>
          <w:p w14:paraId="00FC63D1" w14:textId="77777777" w:rsidR="0071035B" w:rsidRPr="00D9517A" w:rsidRDefault="0071035B">
            <w:pPr>
              <w:spacing w:line="360" w:lineRule="auto"/>
              <w:jc w:val="center"/>
              <w:rPr>
                <w:rFonts w:ascii="Mulish" w:hAnsi="Mulish" w:cs="Calibri"/>
                <w:sz w:val="22"/>
                <w:szCs w:val="22"/>
                <w:rPrChange w:id="6470" w:author="Guilherme Pessoa-Amorim [2]" w:date="2021-11-16T13:46:00Z">
                  <w:rPr>
                    <w:rFonts w:cs="Calibri"/>
                    <w:szCs w:val="22"/>
                  </w:rPr>
                </w:rPrChange>
              </w:rPr>
            </w:pPr>
            <w:r w:rsidRPr="00D9517A">
              <w:rPr>
                <w:rFonts w:ascii="Mulish" w:hAnsi="Mulish" w:cs="Calibri"/>
                <w:sz w:val="22"/>
                <w:szCs w:val="22"/>
                <w:rPrChange w:id="6471" w:author="Guilherme Pessoa-Amorim [2]" w:date="2021-11-16T13:46:00Z">
                  <w:rPr>
                    <w:rFonts w:cs="Calibri"/>
                    <w:szCs w:val="22"/>
                  </w:rPr>
                </w:rPrChange>
              </w:rPr>
              <w:t>X</w:t>
            </w:r>
          </w:p>
        </w:tc>
        <w:tc>
          <w:tcPr>
            <w:tcW w:w="1500" w:type="dxa"/>
          </w:tcPr>
          <w:p w14:paraId="6D8E0338" w14:textId="77777777" w:rsidR="0071035B" w:rsidRPr="00D9517A" w:rsidRDefault="0071035B">
            <w:pPr>
              <w:spacing w:line="360" w:lineRule="auto"/>
              <w:jc w:val="center"/>
              <w:rPr>
                <w:rFonts w:ascii="Mulish" w:hAnsi="Mulish" w:cs="Calibri"/>
                <w:sz w:val="22"/>
                <w:szCs w:val="22"/>
                <w:rPrChange w:id="6472" w:author="Guilherme Pessoa-Amorim [2]" w:date="2021-11-16T13:46:00Z">
                  <w:rPr>
                    <w:rFonts w:cs="Calibri"/>
                    <w:szCs w:val="22"/>
                  </w:rPr>
                </w:rPrChange>
              </w:rPr>
            </w:pPr>
            <w:r w:rsidRPr="00D9517A">
              <w:rPr>
                <w:rFonts w:ascii="Mulish" w:hAnsi="Mulish" w:cs="Calibri"/>
                <w:sz w:val="22"/>
                <w:szCs w:val="22"/>
                <w:rPrChange w:id="6473" w:author="Guilherme Pessoa-Amorim [2]" w:date="2021-11-16T13:46:00Z">
                  <w:rPr>
                    <w:rFonts w:cs="Calibri"/>
                    <w:szCs w:val="22"/>
                  </w:rPr>
                </w:rPrChange>
              </w:rPr>
              <w:t>X</w:t>
            </w:r>
          </w:p>
        </w:tc>
      </w:tr>
      <w:tr w:rsidR="0071035B" w:rsidRPr="00D9517A" w14:paraId="385C2280" w14:textId="77777777" w:rsidTr="00E365A9">
        <w:tc>
          <w:tcPr>
            <w:tcW w:w="5529" w:type="dxa"/>
          </w:tcPr>
          <w:p w14:paraId="34887469" w14:textId="77777777" w:rsidR="0071035B" w:rsidRPr="00D9517A" w:rsidRDefault="0071035B" w:rsidP="00D87F19">
            <w:pPr>
              <w:spacing w:line="360" w:lineRule="auto"/>
              <w:rPr>
                <w:rFonts w:ascii="Mulish" w:hAnsi="Mulish" w:cs="Calibri"/>
                <w:color w:val="000000"/>
                <w:sz w:val="22"/>
                <w:szCs w:val="22"/>
                <w:rPrChange w:id="6474" w:author="Guilherme Pessoa-Amorim [2]" w:date="2021-11-16T13:46:00Z">
                  <w:rPr>
                    <w:rFonts w:cs="Calibri"/>
                    <w:color w:val="000000"/>
                    <w:szCs w:val="22"/>
                  </w:rPr>
                </w:rPrChange>
              </w:rPr>
            </w:pPr>
            <w:r w:rsidRPr="00D9517A">
              <w:rPr>
                <w:rFonts w:ascii="Mulish" w:hAnsi="Mulish" w:cs="Calibri"/>
                <w:color w:val="000000"/>
                <w:sz w:val="22"/>
                <w:szCs w:val="22"/>
                <w:rPrChange w:id="6475" w:author="Guilherme Pessoa-Amorim [2]" w:date="2021-11-16T13:46:00Z">
                  <w:rPr>
                    <w:rFonts w:cs="Calibri"/>
                    <w:color w:val="000000"/>
                    <w:szCs w:val="22"/>
                  </w:rPr>
                </w:rPrChange>
              </w:rPr>
              <w:t>Atorvastatin</w:t>
            </w:r>
          </w:p>
        </w:tc>
        <w:tc>
          <w:tcPr>
            <w:tcW w:w="1559" w:type="dxa"/>
          </w:tcPr>
          <w:p w14:paraId="71E6B017" w14:textId="77777777" w:rsidR="0071035B" w:rsidRPr="00D9517A" w:rsidRDefault="0071035B">
            <w:pPr>
              <w:spacing w:line="360" w:lineRule="auto"/>
              <w:jc w:val="center"/>
              <w:rPr>
                <w:rFonts w:ascii="Mulish" w:hAnsi="Mulish" w:cs="Calibri"/>
                <w:sz w:val="22"/>
                <w:szCs w:val="22"/>
                <w:rPrChange w:id="6476" w:author="Guilherme Pessoa-Amorim [2]" w:date="2021-11-16T13:46:00Z">
                  <w:rPr>
                    <w:rFonts w:cs="Calibri"/>
                    <w:szCs w:val="22"/>
                  </w:rPr>
                </w:rPrChange>
              </w:rPr>
            </w:pPr>
          </w:p>
        </w:tc>
        <w:tc>
          <w:tcPr>
            <w:tcW w:w="1418" w:type="dxa"/>
          </w:tcPr>
          <w:p w14:paraId="39FE5B4A" w14:textId="77777777" w:rsidR="0071035B" w:rsidRPr="00D9517A" w:rsidRDefault="0071035B">
            <w:pPr>
              <w:spacing w:line="360" w:lineRule="auto"/>
              <w:rPr>
                <w:rFonts w:ascii="Mulish" w:hAnsi="Mulish" w:cs="Calibri"/>
                <w:sz w:val="22"/>
                <w:szCs w:val="22"/>
                <w:rPrChange w:id="6477" w:author="Guilherme Pessoa-Amorim [2]" w:date="2021-11-16T13:46:00Z">
                  <w:rPr>
                    <w:rFonts w:cs="Calibri"/>
                    <w:szCs w:val="22"/>
                  </w:rPr>
                </w:rPrChange>
              </w:rPr>
            </w:pPr>
          </w:p>
        </w:tc>
        <w:tc>
          <w:tcPr>
            <w:tcW w:w="1500" w:type="dxa"/>
          </w:tcPr>
          <w:p w14:paraId="6E010650" w14:textId="77777777" w:rsidR="0071035B" w:rsidRPr="00D9517A" w:rsidRDefault="0071035B">
            <w:pPr>
              <w:spacing w:line="360" w:lineRule="auto"/>
              <w:jc w:val="center"/>
              <w:rPr>
                <w:rFonts w:ascii="Mulish" w:hAnsi="Mulish" w:cs="Calibri"/>
                <w:sz w:val="22"/>
                <w:szCs w:val="22"/>
                <w:rPrChange w:id="6478" w:author="Guilherme Pessoa-Amorim [2]" w:date="2021-11-16T13:46:00Z">
                  <w:rPr>
                    <w:rFonts w:cs="Calibri"/>
                    <w:szCs w:val="22"/>
                  </w:rPr>
                </w:rPrChange>
              </w:rPr>
            </w:pPr>
            <w:r w:rsidRPr="00D9517A">
              <w:rPr>
                <w:rFonts w:ascii="Mulish" w:hAnsi="Mulish" w:cs="Calibri"/>
                <w:sz w:val="22"/>
                <w:szCs w:val="22"/>
                <w:rPrChange w:id="6479" w:author="Guilherme Pessoa-Amorim [2]" w:date="2021-11-16T13:46:00Z">
                  <w:rPr>
                    <w:rFonts w:cs="Calibri"/>
                    <w:szCs w:val="22"/>
                  </w:rPr>
                </w:rPrChange>
              </w:rPr>
              <w:t>X</w:t>
            </w:r>
          </w:p>
        </w:tc>
      </w:tr>
      <w:tr w:rsidR="0071035B" w:rsidRPr="00D9517A" w14:paraId="5D330DA4" w14:textId="77777777" w:rsidTr="00E365A9">
        <w:tc>
          <w:tcPr>
            <w:tcW w:w="5529" w:type="dxa"/>
          </w:tcPr>
          <w:p w14:paraId="41A450A8" w14:textId="77777777" w:rsidR="0071035B" w:rsidRPr="00D9517A" w:rsidRDefault="0071035B" w:rsidP="00D87F19">
            <w:pPr>
              <w:spacing w:line="360" w:lineRule="auto"/>
              <w:rPr>
                <w:rFonts w:ascii="Mulish" w:hAnsi="Mulish" w:cs="Calibri"/>
                <w:color w:val="000000"/>
                <w:sz w:val="22"/>
                <w:szCs w:val="22"/>
                <w:rPrChange w:id="6480" w:author="Guilherme Pessoa-Amorim [2]" w:date="2021-11-16T13:46:00Z">
                  <w:rPr>
                    <w:rFonts w:cs="Calibri"/>
                    <w:color w:val="000000"/>
                    <w:szCs w:val="22"/>
                  </w:rPr>
                </w:rPrChange>
              </w:rPr>
            </w:pPr>
            <w:r w:rsidRPr="00D9517A">
              <w:rPr>
                <w:rFonts w:ascii="Mulish" w:hAnsi="Mulish" w:cs="Calibri"/>
                <w:color w:val="000000"/>
                <w:sz w:val="22"/>
                <w:szCs w:val="22"/>
                <w:rPrChange w:id="6481" w:author="Guilherme Pessoa-Amorim [2]" w:date="2021-11-16T13:46:00Z">
                  <w:rPr>
                    <w:rFonts w:cs="Calibri"/>
                    <w:color w:val="000000"/>
                    <w:szCs w:val="22"/>
                  </w:rPr>
                </w:rPrChange>
              </w:rPr>
              <w:t>Fluvastatin</w:t>
            </w:r>
          </w:p>
        </w:tc>
        <w:tc>
          <w:tcPr>
            <w:tcW w:w="1559" w:type="dxa"/>
          </w:tcPr>
          <w:p w14:paraId="57B713CC" w14:textId="77777777" w:rsidR="0071035B" w:rsidRPr="00D9517A" w:rsidRDefault="0071035B">
            <w:pPr>
              <w:spacing w:line="360" w:lineRule="auto"/>
              <w:jc w:val="center"/>
              <w:rPr>
                <w:rFonts w:ascii="Mulish" w:hAnsi="Mulish" w:cs="Calibri"/>
                <w:sz w:val="22"/>
                <w:szCs w:val="22"/>
                <w:rPrChange w:id="6482" w:author="Guilherme Pessoa-Amorim [2]" w:date="2021-11-16T13:46:00Z">
                  <w:rPr>
                    <w:rFonts w:cs="Calibri"/>
                    <w:szCs w:val="22"/>
                  </w:rPr>
                </w:rPrChange>
              </w:rPr>
            </w:pPr>
          </w:p>
        </w:tc>
        <w:tc>
          <w:tcPr>
            <w:tcW w:w="1418" w:type="dxa"/>
          </w:tcPr>
          <w:p w14:paraId="257F5FFD" w14:textId="77777777" w:rsidR="0071035B" w:rsidRPr="00D9517A" w:rsidRDefault="0071035B">
            <w:pPr>
              <w:spacing w:line="360" w:lineRule="auto"/>
              <w:jc w:val="center"/>
              <w:rPr>
                <w:rFonts w:ascii="Mulish" w:hAnsi="Mulish" w:cs="Calibri"/>
                <w:sz w:val="22"/>
                <w:szCs w:val="22"/>
                <w:rPrChange w:id="6483" w:author="Guilherme Pessoa-Amorim [2]" w:date="2021-11-16T13:46:00Z">
                  <w:rPr>
                    <w:rFonts w:cs="Calibri"/>
                    <w:szCs w:val="22"/>
                  </w:rPr>
                </w:rPrChange>
              </w:rPr>
            </w:pPr>
          </w:p>
        </w:tc>
        <w:tc>
          <w:tcPr>
            <w:tcW w:w="1500" w:type="dxa"/>
          </w:tcPr>
          <w:p w14:paraId="22922F73" w14:textId="77777777" w:rsidR="0071035B" w:rsidRPr="00D9517A" w:rsidRDefault="0071035B">
            <w:pPr>
              <w:spacing w:line="360" w:lineRule="auto"/>
              <w:jc w:val="center"/>
              <w:rPr>
                <w:rFonts w:ascii="Mulish" w:hAnsi="Mulish" w:cs="Calibri"/>
                <w:sz w:val="22"/>
                <w:szCs w:val="22"/>
                <w:rPrChange w:id="6484" w:author="Guilherme Pessoa-Amorim [2]" w:date="2021-11-16T13:46:00Z">
                  <w:rPr>
                    <w:rFonts w:cs="Calibri"/>
                    <w:szCs w:val="22"/>
                  </w:rPr>
                </w:rPrChange>
              </w:rPr>
            </w:pPr>
            <w:r w:rsidRPr="00D9517A">
              <w:rPr>
                <w:rFonts w:ascii="Mulish" w:hAnsi="Mulish" w:cs="Calibri"/>
                <w:sz w:val="22"/>
                <w:szCs w:val="22"/>
                <w:rPrChange w:id="6485" w:author="Guilherme Pessoa-Amorim [2]" w:date="2021-11-16T13:46:00Z">
                  <w:rPr>
                    <w:rFonts w:cs="Calibri"/>
                    <w:szCs w:val="22"/>
                  </w:rPr>
                </w:rPrChange>
              </w:rPr>
              <w:t>X</w:t>
            </w:r>
          </w:p>
        </w:tc>
      </w:tr>
      <w:tr w:rsidR="0071035B" w:rsidRPr="00D9517A" w14:paraId="212280F6" w14:textId="77777777" w:rsidTr="00E365A9">
        <w:tc>
          <w:tcPr>
            <w:tcW w:w="5529" w:type="dxa"/>
          </w:tcPr>
          <w:p w14:paraId="0A9F35A2" w14:textId="77777777" w:rsidR="0071035B" w:rsidRPr="00D9517A" w:rsidRDefault="0071035B" w:rsidP="00D87F19">
            <w:pPr>
              <w:spacing w:line="360" w:lineRule="auto"/>
              <w:rPr>
                <w:rFonts w:ascii="Mulish" w:hAnsi="Mulish" w:cs="Calibri"/>
                <w:color w:val="000000"/>
                <w:sz w:val="22"/>
                <w:szCs w:val="22"/>
                <w:rPrChange w:id="6486" w:author="Guilherme Pessoa-Amorim [2]" w:date="2021-11-16T13:46:00Z">
                  <w:rPr>
                    <w:rFonts w:cs="Calibri"/>
                    <w:color w:val="000000"/>
                    <w:szCs w:val="22"/>
                  </w:rPr>
                </w:rPrChange>
              </w:rPr>
            </w:pPr>
            <w:r w:rsidRPr="00D9517A">
              <w:rPr>
                <w:rFonts w:ascii="Mulish" w:hAnsi="Mulish" w:cs="Calibri"/>
                <w:color w:val="000000"/>
                <w:sz w:val="22"/>
                <w:szCs w:val="22"/>
                <w:rPrChange w:id="6487" w:author="Guilherme Pessoa-Amorim [2]" w:date="2021-11-16T13:46:00Z">
                  <w:rPr>
                    <w:rFonts w:cs="Calibri"/>
                    <w:color w:val="000000"/>
                    <w:szCs w:val="22"/>
                  </w:rPr>
                </w:rPrChange>
              </w:rPr>
              <w:t>Lovastatin*</w:t>
            </w:r>
          </w:p>
        </w:tc>
        <w:tc>
          <w:tcPr>
            <w:tcW w:w="1559" w:type="dxa"/>
          </w:tcPr>
          <w:p w14:paraId="18D92E4B" w14:textId="77777777" w:rsidR="0071035B" w:rsidRPr="00D9517A" w:rsidRDefault="0071035B">
            <w:pPr>
              <w:spacing w:line="360" w:lineRule="auto"/>
              <w:jc w:val="center"/>
              <w:rPr>
                <w:rFonts w:ascii="Mulish" w:hAnsi="Mulish" w:cs="Calibri"/>
                <w:sz w:val="22"/>
                <w:szCs w:val="22"/>
                <w:rPrChange w:id="6488" w:author="Guilherme Pessoa-Amorim [2]" w:date="2021-11-16T13:46:00Z">
                  <w:rPr>
                    <w:rFonts w:cs="Calibri"/>
                    <w:szCs w:val="22"/>
                  </w:rPr>
                </w:rPrChange>
              </w:rPr>
            </w:pPr>
          </w:p>
        </w:tc>
        <w:tc>
          <w:tcPr>
            <w:tcW w:w="1418" w:type="dxa"/>
          </w:tcPr>
          <w:p w14:paraId="5ED1ADB0" w14:textId="77777777" w:rsidR="0071035B" w:rsidRPr="00D9517A" w:rsidRDefault="0071035B">
            <w:pPr>
              <w:spacing w:line="360" w:lineRule="auto"/>
              <w:jc w:val="center"/>
              <w:rPr>
                <w:rFonts w:ascii="Mulish" w:hAnsi="Mulish" w:cs="Calibri"/>
                <w:sz w:val="22"/>
                <w:szCs w:val="22"/>
                <w:rPrChange w:id="6489" w:author="Guilherme Pessoa-Amorim [2]" w:date="2021-11-16T13:46:00Z">
                  <w:rPr>
                    <w:rFonts w:cs="Calibri"/>
                    <w:szCs w:val="22"/>
                  </w:rPr>
                </w:rPrChange>
              </w:rPr>
            </w:pPr>
          </w:p>
        </w:tc>
        <w:tc>
          <w:tcPr>
            <w:tcW w:w="1500" w:type="dxa"/>
          </w:tcPr>
          <w:p w14:paraId="2D012CDA" w14:textId="77777777" w:rsidR="0071035B" w:rsidRPr="00D9517A" w:rsidRDefault="0071035B">
            <w:pPr>
              <w:spacing w:line="360" w:lineRule="auto"/>
              <w:jc w:val="center"/>
              <w:rPr>
                <w:rFonts w:ascii="Mulish" w:hAnsi="Mulish" w:cs="Calibri"/>
                <w:sz w:val="22"/>
                <w:szCs w:val="22"/>
                <w:rPrChange w:id="6490" w:author="Guilherme Pessoa-Amorim [2]" w:date="2021-11-16T13:46:00Z">
                  <w:rPr>
                    <w:rFonts w:cs="Calibri"/>
                    <w:szCs w:val="22"/>
                  </w:rPr>
                </w:rPrChange>
              </w:rPr>
            </w:pPr>
            <w:r w:rsidRPr="00D9517A">
              <w:rPr>
                <w:rFonts w:ascii="Mulish" w:hAnsi="Mulish" w:cs="Calibri"/>
                <w:sz w:val="22"/>
                <w:szCs w:val="22"/>
                <w:rPrChange w:id="6491" w:author="Guilherme Pessoa-Amorim [2]" w:date="2021-11-16T13:46:00Z">
                  <w:rPr>
                    <w:rFonts w:cs="Calibri"/>
                    <w:szCs w:val="22"/>
                  </w:rPr>
                </w:rPrChange>
              </w:rPr>
              <w:t>X</w:t>
            </w:r>
          </w:p>
        </w:tc>
      </w:tr>
      <w:tr w:rsidR="0071035B" w:rsidRPr="00D9517A" w14:paraId="15C7C36F" w14:textId="77777777" w:rsidTr="00E365A9">
        <w:tc>
          <w:tcPr>
            <w:tcW w:w="5529" w:type="dxa"/>
          </w:tcPr>
          <w:p w14:paraId="43BA2812" w14:textId="77777777" w:rsidR="0071035B" w:rsidRPr="00D9517A" w:rsidRDefault="0071035B" w:rsidP="00D87F19">
            <w:pPr>
              <w:spacing w:line="360" w:lineRule="auto"/>
              <w:rPr>
                <w:rFonts w:ascii="Mulish" w:hAnsi="Mulish" w:cs="Calibri"/>
                <w:color w:val="000000"/>
                <w:sz w:val="22"/>
                <w:szCs w:val="22"/>
                <w:rPrChange w:id="6492" w:author="Guilherme Pessoa-Amorim [2]" w:date="2021-11-16T13:46:00Z">
                  <w:rPr>
                    <w:rFonts w:cs="Calibri"/>
                    <w:color w:val="000000"/>
                    <w:szCs w:val="22"/>
                  </w:rPr>
                </w:rPrChange>
              </w:rPr>
            </w:pPr>
            <w:r w:rsidRPr="00D9517A">
              <w:rPr>
                <w:rFonts w:ascii="Mulish" w:hAnsi="Mulish" w:cs="Calibri"/>
                <w:color w:val="000000"/>
                <w:sz w:val="22"/>
                <w:szCs w:val="22"/>
                <w:rPrChange w:id="6493" w:author="Guilherme Pessoa-Amorim [2]" w:date="2021-11-16T13:46:00Z">
                  <w:rPr>
                    <w:rFonts w:cs="Calibri"/>
                    <w:color w:val="000000"/>
                    <w:szCs w:val="22"/>
                  </w:rPr>
                </w:rPrChange>
              </w:rPr>
              <w:t>Simvastatin</w:t>
            </w:r>
          </w:p>
        </w:tc>
        <w:tc>
          <w:tcPr>
            <w:tcW w:w="1559" w:type="dxa"/>
          </w:tcPr>
          <w:p w14:paraId="57A0180C" w14:textId="77777777" w:rsidR="0071035B" w:rsidRPr="00D9517A" w:rsidRDefault="0071035B">
            <w:pPr>
              <w:spacing w:line="360" w:lineRule="auto"/>
              <w:jc w:val="center"/>
              <w:rPr>
                <w:rFonts w:ascii="Mulish" w:hAnsi="Mulish" w:cs="Calibri"/>
                <w:sz w:val="22"/>
                <w:szCs w:val="22"/>
                <w:rPrChange w:id="6494" w:author="Guilherme Pessoa-Amorim [2]" w:date="2021-11-16T13:46:00Z">
                  <w:rPr>
                    <w:rFonts w:cs="Calibri"/>
                    <w:szCs w:val="22"/>
                  </w:rPr>
                </w:rPrChange>
              </w:rPr>
            </w:pPr>
          </w:p>
        </w:tc>
        <w:tc>
          <w:tcPr>
            <w:tcW w:w="1418" w:type="dxa"/>
          </w:tcPr>
          <w:p w14:paraId="33C77893" w14:textId="77777777" w:rsidR="0071035B" w:rsidRPr="00D9517A" w:rsidRDefault="0071035B">
            <w:pPr>
              <w:spacing w:line="360" w:lineRule="auto"/>
              <w:jc w:val="center"/>
              <w:rPr>
                <w:rFonts w:ascii="Mulish" w:hAnsi="Mulish" w:cs="Calibri"/>
                <w:sz w:val="22"/>
                <w:szCs w:val="22"/>
                <w:rPrChange w:id="6495" w:author="Guilherme Pessoa-Amorim [2]" w:date="2021-11-16T13:46:00Z">
                  <w:rPr>
                    <w:rFonts w:cs="Calibri"/>
                    <w:szCs w:val="22"/>
                  </w:rPr>
                </w:rPrChange>
              </w:rPr>
            </w:pPr>
          </w:p>
        </w:tc>
        <w:tc>
          <w:tcPr>
            <w:tcW w:w="1500" w:type="dxa"/>
          </w:tcPr>
          <w:p w14:paraId="06696EAE" w14:textId="77777777" w:rsidR="0071035B" w:rsidRPr="00D9517A" w:rsidRDefault="0071035B">
            <w:pPr>
              <w:spacing w:line="360" w:lineRule="auto"/>
              <w:jc w:val="center"/>
              <w:rPr>
                <w:rFonts w:ascii="Mulish" w:hAnsi="Mulish" w:cs="Calibri"/>
                <w:sz w:val="22"/>
                <w:szCs w:val="22"/>
                <w:rPrChange w:id="6496" w:author="Guilherme Pessoa-Amorim [2]" w:date="2021-11-16T13:46:00Z">
                  <w:rPr>
                    <w:rFonts w:cs="Calibri"/>
                    <w:szCs w:val="22"/>
                  </w:rPr>
                </w:rPrChange>
              </w:rPr>
            </w:pPr>
            <w:r w:rsidRPr="00D9517A">
              <w:rPr>
                <w:rFonts w:ascii="Mulish" w:hAnsi="Mulish" w:cs="Calibri"/>
                <w:sz w:val="22"/>
                <w:szCs w:val="22"/>
                <w:rPrChange w:id="6497" w:author="Guilherme Pessoa-Amorim [2]" w:date="2021-11-16T13:46:00Z">
                  <w:rPr>
                    <w:rFonts w:cs="Calibri"/>
                    <w:szCs w:val="22"/>
                  </w:rPr>
                </w:rPrChange>
              </w:rPr>
              <w:t>X</w:t>
            </w:r>
          </w:p>
        </w:tc>
      </w:tr>
      <w:tr w:rsidR="0071035B" w:rsidRPr="00D9517A" w14:paraId="196A6986" w14:textId="77777777" w:rsidTr="00E365A9">
        <w:tc>
          <w:tcPr>
            <w:tcW w:w="5529" w:type="dxa"/>
          </w:tcPr>
          <w:p w14:paraId="2BA131F9" w14:textId="77777777" w:rsidR="0071035B" w:rsidRPr="00D9517A" w:rsidRDefault="0071035B" w:rsidP="00D87F19">
            <w:pPr>
              <w:spacing w:line="360" w:lineRule="auto"/>
              <w:rPr>
                <w:rFonts w:ascii="Mulish" w:hAnsi="Mulish" w:cs="Calibri"/>
                <w:color w:val="000000"/>
                <w:sz w:val="22"/>
                <w:szCs w:val="22"/>
                <w:rPrChange w:id="6498" w:author="Guilherme Pessoa-Amorim [2]" w:date="2021-11-16T13:46:00Z">
                  <w:rPr>
                    <w:rFonts w:cs="Calibri"/>
                    <w:color w:val="000000"/>
                    <w:szCs w:val="22"/>
                  </w:rPr>
                </w:rPrChange>
              </w:rPr>
            </w:pPr>
            <w:r w:rsidRPr="00D9517A">
              <w:rPr>
                <w:rFonts w:ascii="Mulish" w:hAnsi="Mulish" w:cs="Calibri"/>
                <w:color w:val="000000"/>
                <w:sz w:val="22"/>
                <w:szCs w:val="22"/>
                <w:rPrChange w:id="6499" w:author="Guilherme Pessoa-Amorim [2]" w:date="2021-11-16T13:46:00Z">
                  <w:rPr>
                    <w:rFonts w:cs="Calibri"/>
                    <w:color w:val="000000"/>
                    <w:szCs w:val="22"/>
                  </w:rPr>
                </w:rPrChange>
              </w:rPr>
              <w:t>Pitavastatin*</w:t>
            </w:r>
          </w:p>
        </w:tc>
        <w:tc>
          <w:tcPr>
            <w:tcW w:w="1559" w:type="dxa"/>
          </w:tcPr>
          <w:p w14:paraId="6206DD38" w14:textId="77777777" w:rsidR="0071035B" w:rsidRPr="00D9517A" w:rsidRDefault="0071035B">
            <w:pPr>
              <w:spacing w:line="360" w:lineRule="auto"/>
              <w:jc w:val="center"/>
              <w:rPr>
                <w:rFonts w:ascii="Mulish" w:hAnsi="Mulish" w:cs="Calibri"/>
                <w:sz w:val="22"/>
                <w:szCs w:val="22"/>
                <w:rPrChange w:id="6500" w:author="Guilherme Pessoa-Amorim [2]" w:date="2021-11-16T13:46:00Z">
                  <w:rPr>
                    <w:rFonts w:cs="Calibri"/>
                    <w:szCs w:val="22"/>
                  </w:rPr>
                </w:rPrChange>
              </w:rPr>
            </w:pPr>
          </w:p>
        </w:tc>
        <w:tc>
          <w:tcPr>
            <w:tcW w:w="1418" w:type="dxa"/>
          </w:tcPr>
          <w:p w14:paraId="3C619D4A" w14:textId="77777777" w:rsidR="0071035B" w:rsidRPr="00D9517A" w:rsidRDefault="0071035B">
            <w:pPr>
              <w:spacing w:line="360" w:lineRule="auto"/>
              <w:jc w:val="center"/>
              <w:rPr>
                <w:rFonts w:ascii="Mulish" w:hAnsi="Mulish" w:cs="Calibri"/>
                <w:sz w:val="22"/>
                <w:szCs w:val="22"/>
                <w:rPrChange w:id="6501" w:author="Guilherme Pessoa-Amorim [2]" w:date="2021-11-16T13:46:00Z">
                  <w:rPr>
                    <w:rFonts w:cs="Calibri"/>
                    <w:szCs w:val="22"/>
                  </w:rPr>
                </w:rPrChange>
              </w:rPr>
            </w:pPr>
          </w:p>
        </w:tc>
        <w:tc>
          <w:tcPr>
            <w:tcW w:w="1500" w:type="dxa"/>
          </w:tcPr>
          <w:p w14:paraId="07DBE199" w14:textId="77777777" w:rsidR="0071035B" w:rsidRPr="00D9517A" w:rsidRDefault="0071035B">
            <w:pPr>
              <w:spacing w:line="360" w:lineRule="auto"/>
              <w:jc w:val="center"/>
              <w:rPr>
                <w:rFonts w:ascii="Mulish" w:hAnsi="Mulish" w:cs="Calibri"/>
                <w:sz w:val="22"/>
                <w:szCs w:val="22"/>
                <w:rPrChange w:id="6502" w:author="Guilherme Pessoa-Amorim [2]" w:date="2021-11-16T13:46:00Z">
                  <w:rPr>
                    <w:rFonts w:cs="Calibri"/>
                    <w:szCs w:val="22"/>
                  </w:rPr>
                </w:rPrChange>
              </w:rPr>
            </w:pPr>
            <w:r w:rsidRPr="00D9517A">
              <w:rPr>
                <w:rFonts w:ascii="Mulish" w:hAnsi="Mulish" w:cs="Calibri"/>
                <w:sz w:val="22"/>
                <w:szCs w:val="22"/>
                <w:rPrChange w:id="6503" w:author="Guilherme Pessoa-Amorim [2]" w:date="2021-11-16T13:46:00Z">
                  <w:rPr>
                    <w:rFonts w:cs="Calibri"/>
                    <w:szCs w:val="22"/>
                  </w:rPr>
                </w:rPrChange>
              </w:rPr>
              <w:t>X</w:t>
            </w:r>
          </w:p>
        </w:tc>
      </w:tr>
      <w:tr w:rsidR="0071035B" w:rsidRPr="00D9517A" w14:paraId="04380995" w14:textId="77777777" w:rsidTr="00E365A9">
        <w:tc>
          <w:tcPr>
            <w:tcW w:w="5529" w:type="dxa"/>
          </w:tcPr>
          <w:p w14:paraId="225F0356" w14:textId="77777777" w:rsidR="0071035B" w:rsidRPr="00D9517A" w:rsidRDefault="0071035B" w:rsidP="00D87F19">
            <w:pPr>
              <w:spacing w:line="360" w:lineRule="auto"/>
              <w:rPr>
                <w:rFonts w:ascii="Mulish" w:hAnsi="Mulish" w:cs="Calibri"/>
                <w:color w:val="000000"/>
                <w:sz w:val="22"/>
                <w:szCs w:val="22"/>
                <w:rPrChange w:id="6504" w:author="Guilherme Pessoa-Amorim [2]" w:date="2021-11-16T13:46:00Z">
                  <w:rPr>
                    <w:rFonts w:cs="Calibri"/>
                    <w:color w:val="000000"/>
                    <w:szCs w:val="22"/>
                  </w:rPr>
                </w:rPrChange>
              </w:rPr>
            </w:pPr>
            <w:r w:rsidRPr="00D9517A">
              <w:rPr>
                <w:rFonts w:ascii="Mulish" w:hAnsi="Mulish" w:cs="Calibri"/>
                <w:color w:val="000000"/>
                <w:sz w:val="22"/>
                <w:szCs w:val="22"/>
                <w:rPrChange w:id="6505" w:author="Guilherme Pessoa-Amorim [2]" w:date="2021-11-16T13:46:00Z">
                  <w:rPr>
                    <w:rFonts w:cs="Calibri"/>
                    <w:color w:val="000000"/>
                    <w:szCs w:val="22"/>
                  </w:rPr>
                </w:rPrChange>
              </w:rPr>
              <w:t>Pravastatin</w:t>
            </w:r>
          </w:p>
        </w:tc>
        <w:tc>
          <w:tcPr>
            <w:tcW w:w="1559" w:type="dxa"/>
          </w:tcPr>
          <w:p w14:paraId="320FC2EC" w14:textId="77777777" w:rsidR="0071035B" w:rsidRPr="00D9517A" w:rsidRDefault="0071035B">
            <w:pPr>
              <w:spacing w:line="360" w:lineRule="auto"/>
              <w:jc w:val="center"/>
              <w:rPr>
                <w:rFonts w:ascii="Mulish" w:hAnsi="Mulish" w:cs="Calibri"/>
                <w:sz w:val="22"/>
                <w:szCs w:val="22"/>
                <w:rPrChange w:id="6506" w:author="Guilherme Pessoa-Amorim [2]" w:date="2021-11-16T13:46:00Z">
                  <w:rPr>
                    <w:rFonts w:cs="Calibri"/>
                    <w:szCs w:val="22"/>
                  </w:rPr>
                </w:rPrChange>
              </w:rPr>
            </w:pPr>
          </w:p>
        </w:tc>
        <w:tc>
          <w:tcPr>
            <w:tcW w:w="1418" w:type="dxa"/>
          </w:tcPr>
          <w:p w14:paraId="21B5B8EB" w14:textId="77777777" w:rsidR="0071035B" w:rsidRPr="00D9517A" w:rsidRDefault="0071035B">
            <w:pPr>
              <w:spacing w:line="360" w:lineRule="auto"/>
              <w:jc w:val="center"/>
              <w:rPr>
                <w:rFonts w:ascii="Mulish" w:hAnsi="Mulish" w:cs="Calibri"/>
                <w:sz w:val="22"/>
                <w:szCs w:val="22"/>
                <w:rPrChange w:id="6507" w:author="Guilherme Pessoa-Amorim [2]" w:date="2021-11-16T13:46:00Z">
                  <w:rPr>
                    <w:rFonts w:cs="Calibri"/>
                    <w:szCs w:val="22"/>
                  </w:rPr>
                </w:rPrChange>
              </w:rPr>
            </w:pPr>
          </w:p>
        </w:tc>
        <w:tc>
          <w:tcPr>
            <w:tcW w:w="1500" w:type="dxa"/>
          </w:tcPr>
          <w:p w14:paraId="5383D966" w14:textId="77777777" w:rsidR="0071035B" w:rsidRPr="00D9517A" w:rsidRDefault="0071035B">
            <w:pPr>
              <w:spacing w:line="360" w:lineRule="auto"/>
              <w:jc w:val="center"/>
              <w:rPr>
                <w:rFonts w:ascii="Mulish" w:hAnsi="Mulish" w:cs="Calibri"/>
                <w:sz w:val="22"/>
                <w:szCs w:val="22"/>
                <w:rPrChange w:id="6508" w:author="Guilherme Pessoa-Amorim [2]" w:date="2021-11-16T13:46:00Z">
                  <w:rPr>
                    <w:rFonts w:cs="Calibri"/>
                    <w:szCs w:val="22"/>
                  </w:rPr>
                </w:rPrChange>
              </w:rPr>
            </w:pPr>
            <w:r w:rsidRPr="00D9517A">
              <w:rPr>
                <w:rFonts w:ascii="Mulish" w:hAnsi="Mulish" w:cs="Calibri"/>
                <w:sz w:val="22"/>
                <w:szCs w:val="22"/>
                <w:rPrChange w:id="6509" w:author="Guilherme Pessoa-Amorim [2]" w:date="2021-11-16T13:46:00Z">
                  <w:rPr>
                    <w:rFonts w:cs="Calibri"/>
                    <w:szCs w:val="22"/>
                  </w:rPr>
                </w:rPrChange>
              </w:rPr>
              <w:t>X</w:t>
            </w:r>
          </w:p>
        </w:tc>
      </w:tr>
      <w:tr w:rsidR="0071035B" w:rsidRPr="00D9517A" w14:paraId="2E6AB7D2" w14:textId="77777777" w:rsidTr="00E365A9">
        <w:tc>
          <w:tcPr>
            <w:tcW w:w="5529" w:type="dxa"/>
          </w:tcPr>
          <w:p w14:paraId="74D43F57" w14:textId="77777777" w:rsidR="0071035B" w:rsidRPr="00D9517A" w:rsidRDefault="0071035B" w:rsidP="00D87F19">
            <w:pPr>
              <w:spacing w:line="360" w:lineRule="auto"/>
              <w:rPr>
                <w:rFonts w:ascii="Mulish" w:hAnsi="Mulish" w:cs="Calibri"/>
                <w:color w:val="000000"/>
                <w:sz w:val="22"/>
                <w:szCs w:val="22"/>
                <w:rPrChange w:id="6510" w:author="Guilherme Pessoa-Amorim [2]" w:date="2021-11-16T13:46:00Z">
                  <w:rPr>
                    <w:rFonts w:cs="Calibri"/>
                    <w:color w:val="000000"/>
                    <w:szCs w:val="22"/>
                  </w:rPr>
                </w:rPrChange>
              </w:rPr>
            </w:pPr>
            <w:r w:rsidRPr="00D9517A">
              <w:rPr>
                <w:rFonts w:ascii="Mulish" w:hAnsi="Mulish" w:cs="Calibri"/>
                <w:color w:val="000000"/>
                <w:sz w:val="22"/>
                <w:szCs w:val="22"/>
                <w:rPrChange w:id="6511" w:author="Guilherme Pessoa-Amorim [2]" w:date="2021-11-16T13:46:00Z">
                  <w:rPr>
                    <w:rFonts w:cs="Calibri"/>
                    <w:color w:val="000000"/>
                    <w:szCs w:val="22"/>
                  </w:rPr>
                </w:rPrChange>
              </w:rPr>
              <w:t>Rosuvastatin</w:t>
            </w:r>
          </w:p>
        </w:tc>
        <w:tc>
          <w:tcPr>
            <w:tcW w:w="1559" w:type="dxa"/>
          </w:tcPr>
          <w:p w14:paraId="0D8EDEE0" w14:textId="77777777" w:rsidR="0071035B" w:rsidRPr="00D9517A" w:rsidRDefault="0071035B">
            <w:pPr>
              <w:spacing w:line="360" w:lineRule="auto"/>
              <w:jc w:val="center"/>
              <w:rPr>
                <w:rFonts w:ascii="Mulish" w:hAnsi="Mulish" w:cs="Calibri"/>
                <w:sz w:val="22"/>
                <w:szCs w:val="22"/>
                <w:rPrChange w:id="6512" w:author="Guilherme Pessoa-Amorim [2]" w:date="2021-11-16T13:46:00Z">
                  <w:rPr>
                    <w:rFonts w:cs="Calibri"/>
                    <w:szCs w:val="22"/>
                  </w:rPr>
                </w:rPrChange>
              </w:rPr>
            </w:pPr>
          </w:p>
        </w:tc>
        <w:tc>
          <w:tcPr>
            <w:tcW w:w="1418" w:type="dxa"/>
          </w:tcPr>
          <w:p w14:paraId="3D08EB00" w14:textId="77777777" w:rsidR="0071035B" w:rsidRPr="00D9517A" w:rsidRDefault="0071035B">
            <w:pPr>
              <w:spacing w:line="360" w:lineRule="auto"/>
              <w:jc w:val="center"/>
              <w:rPr>
                <w:rFonts w:ascii="Mulish" w:hAnsi="Mulish" w:cs="Calibri"/>
                <w:sz w:val="22"/>
                <w:szCs w:val="22"/>
                <w:rPrChange w:id="6513" w:author="Guilherme Pessoa-Amorim [2]" w:date="2021-11-16T13:46:00Z">
                  <w:rPr>
                    <w:rFonts w:cs="Calibri"/>
                    <w:szCs w:val="22"/>
                  </w:rPr>
                </w:rPrChange>
              </w:rPr>
            </w:pPr>
          </w:p>
        </w:tc>
        <w:tc>
          <w:tcPr>
            <w:tcW w:w="1500" w:type="dxa"/>
          </w:tcPr>
          <w:p w14:paraId="1A2C3E9C" w14:textId="77777777" w:rsidR="0071035B" w:rsidRPr="00D9517A" w:rsidRDefault="0071035B">
            <w:pPr>
              <w:spacing w:line="360" w:lineRule="auto"/>
              <w:jc w:val="center"/>
              <w:rPr>
                <w:rFonts w:ascii="Mulish" w:hAnsi="Mulish" w:cs="Calibri"/>
                <w:sz w:val="22"/>
                <w:szCs w:val="22"/>
                <w:rPrChange w:id="6514" w:author="Guilherme Pessoa-Amorim [2]" w:date="2021-11-16T13:46:00Z">
                  <w:rPr>
                    <w:rFonts w:cs="Calibri"/>
                    <w:szCs w:val="22"/>
                  </w:rPr>
                </w:rPrChange>
              </w:rPr>
            </w:pPr>
            <w:r w:rsidRPr="00D9517A">
              <w:rPr>
                <w:rFonts w:ascii="Mulish" w:hAnsi="Mulish" w:cs="Calibri"/>
                <w:sz w:val="22"/>
                <w:szCs w:val="22"/>
                <w:rPrChange w:id="6515" w:author="Guilherme Pessoa-Amorim [2]" w:date="2021-11-16T13:46:00Z">
                  <w:rPr>
                    <w:rFonts w:cs="Calibri"/>
                    <w:szCs w:val="22"/>
                  </w:rPr>
                </w:rPrChange>
              </w:rPr>
              <w:t>X</w:t>
            </w:r>
          </w:p>
        </w:tc>
      </w:tr>
      <w:tr w:rsidR="0071035B" w:rsidRPr="00D9517A" w14:paraId="09441137" w14:textId="77777777" w:rsidTr="00E365A9">
        <w:tc>
          <w:tcPr>
            <w:tcW w:w="5529" w:type="dxa"/>
          </w:tcPr>
          <w:p w14:paraId="4F1AC243" w14:textId="77777777" w:rsidR="0071035B" w:rsidRPr="00D9517A" w:rsidRDefault="0071035B" w:rsidP="00D87F19">
            <w:pPr>
              <w:spacing w:line="360" w:lineRule="auto"/>
              <w:rPr>
                <w:rFonts w:ascii="Mulish" w:hAnsi="Mulish" w:cs="Calibri"/>
                <w:sz w:val="22"/>
                <w:szCs w:val="22"/>
                <w:rPrChange w:id="6516" w:author="Guilherme Pessoa-Amorim [2]" w:date="2021-11-16T13:46:00Z">
                  <w:rPr>
                    <w:rFonts w:cs="Calibri"/>
                    <w:szCs w:val="22"/>
                  </w:rPr>
                </w:rPrChange>
              </w:rPr>
            </w:pPr>
            <w:r w:rsidRPr="00D9517A">
              <w:rPr>
                <w:rFonts w:ascii="Mulish" w:hAnsi="Mulish" w:cs="Calibri"/>
                <w:color w:val="000000"/>
                <w:sz w:val="22"/>
                <w:szCs w:val="22"/>
                <w:rPrChange w:id="6517" w:author="Guilherme Pessoa-Amorim [2]" w:date="2021-11-16T13:46:00Z">
                  <w:rPr>
                    <w:rFonts w:cs="Calibri"/>
                    <w:color w:val="000000"/>
                    <w:szCs w:val="22"/>
                  </w:rPr>
                </w:rPrChange>
              </w:rPr>
              <w:t>Ezetimibe</w:t>
            </w:r>
          </w:p>
        </w:tc>
        <w:tc>
          <w:tcPr>
            <w:tcW w:w="1559" w:type="dxa"/>
          </w:tcPr>
          <w:p w14:paraId="509B6F69" w14:textId="77777777" w:rsidR="0071035B" w:rsidRPr="00D9517A" w:rsidRDefault="0071035B">
            <w:pPr>
              <w:spacing w:line="360" w:lineRule="auto"/>
              <w:jc w:val="center"/>
              <w:rPr>
                <w:rFonts w:ascii="Mulish" w:hAnsi="Mulish" w:cs="Calibri"/>
                <w:sz w:val="22"/>
                <w:szCs w:val="22"/>
                <w:rPrChange w:id="6518" w:author="Guilherme Pessoa-Amorim [2]" w:date="2021-11-16T13:46:00Z">
                  <w:rPr>
                    <w:rFonts w:cs="Calibri"/>
                    <w:szCs w:val="22"/>
                  </w:rPr>
                </w:rPrChange>
              </w:rPr>
            </w:pPr>
            <w:r w:rsidRPr="00D9517A">
              <w:rPr>
                <w:rFonts w:ascii="Mulish" w:hAnsi="Mulish" w:cs="Calibri"/>
                <w:sz w:val="22"/>
                <w:szCs w:val="22"/>
                <w:rPrChange w:id="6519" w:author="Guilherme Pessoa-Amorim [2]" w:date="2021-11-16T13:46:00Z">
                  <w:rPr>
                    <w:rFonts w:cs="Calibri"/>
                    <w:szCs w:val="22"/>
                  </w:rPr>
                </w:rPrChange>
              </w:rPr>
              <w:t>X</w:t>
            </w:r>
          </w:p>
        </w:tc>
        <w:tc>
          <w:tcPr>
            <w:tcW w:w="1418" w:type="dxa"/>
          </w:tcPr>
          <w:p w14:paraId="760DFEA3" w14:textId="77777777" w:rsidR="0071035B" w:rsidRPr="00D9517A" w:rsidRDefault="0071035B">
            <w:pPr>
              <w:spacing w:line="360" w:lineRule="auto"/>
              <w:jc w:val="center"/>
              <w:rPr>
                <w:rFonts w:ascii="Mulish" w:hAnsi="Mulish" w:cs="Calibri"/>
                <w:sz w:val="22"/>
                <w:szCs w:val="22"/>
                <w:rPrChange w:id="6520" w:author="Guilherme Pessoa-Amorim [2]" w:date="2021-11-16T13:46:00Z">
                  <w:rPr>
                    <w:rFonts w:cs="Calibri"/>
                    <w:szCs w:val="22"/>
                  </w:rPr>
                </w:rPrChange>
              </w:rPr>
            </w:pPr>
            <w:r w:rsidRPr="00D9517A">
              <w:rPr>
                <w:rFonts w:ascii="Mulish" w:hAnsi="Mulish" w:cs="Calibri"/>
                <w:sz w:val="22"/>
                <w:szCs w:val="22"/>
                <w:rPrChange w:id="6521" w:author="Guilherme Pessoa-Amorim [2]" w:date="2021-11-16T13:46:00Z">
                  <w:rPr>
                    <w:rFonts w:cs="Calibri"/>
                    <w:szCs w:val="22"/>
                  </w:rPr>
                </w:rPrChange>
              </w:rPr>
              <w:t>X</w:t>
            </w:r>
          </w:p>
        </w:tc>
        <w:tc>
          <w:tcPr>
            <w:tcW w:w="1500" w:type="dxa"/>
          </w:tcPr>
          <w:p w14:paraId="11EE97D9" w14:textId="77777777" w:rsidR="0071035B" w:rsidRPr="00D9517A" w:rsidRDefault="0071035B">
            <w:pPr>
              <w:spacing w:line="360" w:lineRule="auto"/>
              <w:jc w:val="center"/>
              <w:rPr>
                <w:rFonts w:ascii="Mulish" w:hAnsi="Mulish" w:cs="Calibri"/>
                <w:sz w:val="22"/>
                <w:szCs w:val="22"/>
                <w:rPrChange w:id="6522" w:author="Guilherme Pessoa-Amorim [2]" w:date="2021-11-16T13:46:00Z">
                  <w:rPr>
                    <w:rFonts w:cs="Calibri"/>
                    <w:szCs w:val="22"/>
                  </w:rPr>
                </w:rPrChange>
              </w:rPr>
            </w:pPr>
            <w:r w:rsidRPr="00D9517A">
              <w:rPr>
                <w:rFonts w:ascii="Mulish" w:hAnsi="Mulish" w:cs="Calibri"/>
                <w:sz w:val="22"/>
                <w:szCs w:val="22"/>
                <w:rPrChange w:id="6523" w:author="Guilherme Pessoa-Amorim [2]" w:date="2021-11-16T13:46:00Z">
                  <w:rPr>
                    <w:rFonts w:cs="Calibri"/>
                    <w:szCs w:val="22"/>
                  </w:rPr>
                </w:rPrChange>
              </w:rPr>
              <w:t>X</w:t>
            </w:r>
          </w:p>
        </w:tc>
      </w:tr>
      <w:tr w:rsidR="0071035B" w:rsidRPr="00D9517A" w14:paraId="331287D6" w14:textId="77777777" w:rsidTr="00E365A9">
        <w:tc>
          <w:tcPr>
            <w:tcW w:w="5529" w:type="dxa"/>
          </w:tcPr>
          <w:p w14:paraId="135512FF" w14:textId="77777777" w:rsidR="0071035B" w:rsidRPr="00D9517A" w:rsidRDefault="0071035B" w:rsidP="00D87F19">
            <w:pPr>
              <w:spacing w:line="360" w:lineRule="auto"/>
              <w:rPr>
                <w:rFonts w:ascii="Mulish" w:hAnsi="Mulish" w:cs="Calibri"/>
                <w:sz w:val="22"/>
                <w:szCs w:val="22"/>
                <w:rPrChange w:id="6524" w:author="Guilherme Pessoa-Amorim [2]" w:date="2021-11-16T13:46:00Z">
                  <w:rPr>
                    <w:rFonts w:cs="Calibri"/>
                    <w:szCs w:val="22"/>
                  </w:rPr>
                </w:rPrChange>
              </w:rPr>
            </w:pPr>
            <w:r w:rsidRPr="00D9517A">
              <w:rPr>
                <w:rFonts w:ascii="Mulish" w:hAnsi="Mulish" w:cs="Calibri"/>
                <w:color w:val="000000"/>
                <w:sz w:val="22"/>
                <w:szCs w:val="22"/>
                <w:rPrChange w:id="6525" w:author="Guilherme Pessoa-Amorim [2]" w:date="2021-11-16T13:46:00Z">
                  <w:rPr>
                    <w:rFonts w:cs="Calibri"/>
                    <w:color w:val="000000"/>
                    <w:szCs w:val="22"/>
                  </w:rPr>
                </w:rPrChange>
              </w:rPr>
              <w:t>Proprotein convertase subtilisin/kexin type 9 inhibitors (PCSK9i)</w:t>
            </w:r>
          </w:p>
        </w:tc>
        <w:tc>
          <w:tcPr>
            <w:tcW w:w="1559" w:type="dxa"/>
          </w:tcPr>
          <w:p w14:paraId="41C673F6" w14:textId="77777777" w:rsidR="0071035B" w:rsidRPr="00D9517A" w:rsidRDefault="0071035B">
            <w:pPr>
              <w:spacing w:line="360" w:lineRule="auto"/>
              <w:jc w:val="center"/>
              <w:rPr>
                <w:rFonts w:ascii="Mulish" w:hAnsi="Mulish" w:cs="Calibri"/>
                <w:sz w:val="22"/>
                <w:szCs w:val="22"/>
                <w:rPrChange w:id="6526" w:author="Guilherme Pessoa-Amorim [2]" w:date="2021-11-16T13:46:00Z">
                  <w:rPr>
                    <w:rFonts w:cs="Calibri"/>
                    <w:szCs w:val="22"/>
                  </w:rPr>
                </w:rPrChange>
              </w:rPr>
            </w:pPr>
            <w:r w:rsidRPr="00D9517A">
              <w:rPr>
                <w:rFonts w:ascii="Mulish" w:hAnsi="Mulish" w:cs="Calibri"/>
                <w:sz w:val="22"/>
                <w:szCs w:val="22"/>
                <w:rPrChange w:id="6527" w:author="Guilherme Pessoa-Amorim [2]" w:date="2021-11-16T13:46:00Z">
                  <w:rPr>
                    <w:rFonts w:cs="Calibri"/>
                    <w:szCs w:val="22"/>
                  </w:rPr>
                </w:rPrChange>
              </w:rPr>
              <w:t>X</w:t>
            </w:r>
          </w:p>
        </w:tc>
        <w:tc>
          <w:tcPr>
            <w:tcW w:w="1418" w:type="dxa"/>
          </w:tcPr>
          <w:p w14:paraId="755B8E76" w14:textId="77777777" w:rsidR="0071035B" w:rsidRPr="00D9517A" w:rsidRDefault="0071035B">
            <w:pPr>
              <w:spacing w:line="360" w:lineRule="auto"/>
              <w:jc w:val="center"/>
              <w:rPr>
                <w:rFonts w:ascii="Mulish" w:hAnsi="Mulish" w:cs="Calibri"/>
                <w:sz w:val="22"/>
                <w:szCs w:val="22"/>
                <w:rPrChange w:id="6528" w:author="Guilherme Pessoa-Amorim [2]" w:date="2021-11-16T13:46:00Z">
                  <w:rPr>
                    <w:rFonts w:cs="Calibri"/>
                    <w:szCs w:val="22"/>
                  </w:rPr>
                </w:rPrChange>
              </w:rPr>
            </w:pPr>
            <w:r w:rsidRPr="00D9517A">
              <w:rPr>
                <w:rFonts w:ascii="Mulish" w:hAnsi="Mulish" w:cs="Calibri"/>
                <w:sz w:val="22"/>
                <w:szCs w:val="22"/>
                <w:rPrChange w:id="6529" w:author="Guilherme Pessoa-Amorim [2]" w:date="2021-11-16T13:46:00Z">
                  <w:rPr>
                    <w:rFonts w:cs="Calibri"/>
                    <w:szCs w:val="22"/>
                  </w:rPr>
                </w:rPrChange>
              </w:rPr>
              <w:t>X</w:t>
            </w:r>
          </w:p>
        </w:tc>
        <w:tc>
          <w:tcPr>
            <w:tcW w:w="1500" w:type="dxa"/>
          </w:tcPr>
          <w:p w14:paraId="54754CDC" w14:textId="77777777" w:rsidR="0071035B" w:rsidRPr="00D9517A" w:rsidRDefault="0071035B">
            <w:pPr>
              <w:spacing w:line="360" w:lineRule="auto"/>
              <w:jc w:val="center"/>
              <w:rPr>
                <w:rFonts w:ascii="Mulish" w:hAnsi="Mulish" w:cs="Calibri"/>
                <w:sz w:val="22"/>
                <w:szCs w:val="22"/>
                <w:rPrChange w:id="6530" w:author="Guilherme Pessoa-Amorim [2]" w:date="2021-11-16T13:46:00Z">
                  <w:rPr>
                    <w:rFonts w:cs="Calibri"/>
                    <w:szCs w:val="22"/>
                  </w:rPr>
                </w:rPrChange>
              </w:rPr>
            </w:pPr>
            <w:r w:rsidRPr="00D9517A">
              <w:rPr>
                <w:rFonts w:ascii="Mulish" w:hAnsi="Mulish" w:cs="Calibri"/>
                <w:sz w:val="22"/>
                <w:szCs w:val="22"/>
                <w:rPrChange w:id="6531" w:author="Guilherme Pessoa-Amorim [2]" w:date="2021-11-16T13:46:00Z">
                  <w:rPr>
                    <w:rFonts w:cs="Calibri"/>
                    <w:szCs w:val="22"/>
                  </w:rPr>
                </w:rPrChange>
              </w:rPr>
              <w:t>X</w:t>
            </w:r>
          </w:p>
        </w:tc>
      </w:tr>
      <w:tr w:rsidR="0071035B" w:rsidRPr="00D9517A" w14:paraId="3693B9F9" w14:textId="77777777" w:rsidTr="00E365A9">
        <w:tc>
          <w:tcPr>
            <w:tcW w:w="5529" w:type="dxa"/>
          </w:tcPr>
          <w:p w14:paraId="68F1F681" w14:textId="77777777" w:rsidR="0071035B" w:rsidRPr="00D9517A" w:rsidRDefault="0071035B" w:rsidP="00D87F19">
            <w:pPr>
              <w:spacing w:line="360" w:lineRule="auto"/>
              <w:rPr>
                <w:rFonts w:ascii="Mulish" w:hAnsi="Mulish" w:cs="Calibri"/>
                <w:sz w:val="22"/>
                <w:szCs w:val="22"/>
                <w:rPrChange w:id="6532" w:author="Guilherme Pessoa-Amorim [2]" w:date="2021-11-16T13:46:00Z">
                  <w:rPr>
                    <w:rFonts w:cs="Calibri"/>
                    <w:szCs w:val="22"/>
                  </w:rPr>
                </w:rPrChange>
              </w:rPr>
            </w:pPr>
            <w:r w:rsidRPr="00D9517A">
              <w:rPr>
                <w:rFonts w:ascii="Mulish" w:hAnsi="Mulish" w:cs="Calibri"/>
                <w:color w:val="000000"/>
                <w:sz w:val="22"/>
                <w:szCs w:val="22"/>
                <w:rPrChange w:id="6533" w:author="Guilherme Pessoa-Amorim [2]" w:date="2021-11-16T13:46:00Z">
                  <w:rPr>
                    <w:rFonts w:cs="Calibri"/>
                    <w:color w:val="000000"/>
                    <w:szCs w:val="22"/>
                  </w:rPr>
                </w:rPrChange>
              </w:rPr>
              <w:t>Fibrates</w:t>
            </w:r>
          </w:p>
        </w:tc>
        <w:tc>
          <w:tcPr>
            <w:tcW w:w="1559" w:type="dxa"/>
          </w:tcPr>
          <w:p w14:paraId="258AA3EF" w14:textId="77777777" w:rsidR="0071035B" w:rsidRPr="00D9517A" w:rsidRDefault="0071035B">
            <w:pPr>
              <w:spacing w:line="360" w:lineRule="auto"/>
              <w:jc w:val="center"/>
              <w:rPr>
                <w:rFonts w:ascii="Mulish" w:hAnsi="Mulish" w:cs="Calibri"/>
                <w:sz w:val="22"/>
                <w:szCs w:val="22"/>
                <w:rPrChange w:id="6534" w:author="Guilherme Pessoa-Amorim [2]" w:date="2021-11-16T13:46:00Z">
                  <w:rPr>
                    <w:rFonts w:cs="Calibri"/>
                    <w:szCs w:val="22"/>
                  </w:rPr>
                </w:rPrChange>
              </w:rPr>
            </w:pPr>
            <w:r w:rsidRPr="00D9517A">
              <w:rPr>
                <w:rFonts w:ascii="Mulish" w:hAnsi="Mulish" w:cs="Calibri"/>
                <w:sz w:val="22"/>
                <w:szCs w:val="22"/>
                <w:rPrChange w:id="6535" w:author="Guilherme Pessoa-Amorim [2]" w:date="2021-11-16T13:46:00Z">
                  <w:rPr>
                    <w:rFonts w:cs="Calibri"/>
                    <w:szCs w:val="22"/>
                  </w:rPr>
                </w:rPrChange>
              </w:rPr>
              <w:t>X</w:t>
            </w:r>
          </w:p>
        </w:tc>
        <w:tc>
          <w:tcPr>
            <w:tcW w:w="1418" w:type="dxa"/>
          </w:tcPr>
          <w:p w14:paraId="52BFBEF8" w14:textId="77777777" w:rsidR="0071035B" w:rsidRPr="00D9517A" w:rsidRDefault="0071035B">
            <w:pPr>
              <w:spacing w:line="360" w:lineRule="auto"/>
              <w:jc w:val="center"/>
              <w:rPr>
                <w:rFonts w:ascii="Mulish" w:hAnsi="Mulish" w:cs="Calibri"/>
                <w:sz w:val="22"/>
                <w:szCs w:val="22"/>
                <w:rPrChange w:id="6536" w:author="Guilherme Pessoa-Amorim [2]" w:date="2021-11-16T13:46:00Z">
                  <w:rPr>
                    <w:rFonts w:cs="Calibri"/>
                    <w:szCs w:val="22"/>
                  </w:rPr>
                </w:rPrChange>
              </w:rPr>
            </w:pPr>
            <w:r w:rsidRPr="00D9517A">
              <w:rPr>
                <w:rFonts w:ascii="Mulish" w:hAnsi="Mulish" w:cs="Calibri"/>
                <w:sz w:val="22"/>
                <w:szCs w:val="22"/>
                <w:rPrChange w:id="6537" w:author="Guilherme Pessoa-Amorim [2]" w:date="2021-11-16T13:46:00Z">
                  <w:rPr>
                    <w:rFonts w:cs="Calibri"/>
                    <w:szCs w:val="22"/>
                  </w:rPr>
                </w:rPrChange>
              </w:rPr>
              <w:t>X</w:t>
            </w:r>
          </w:p>
        </w:tc>
        <w:tc>
          <w:tcPr>
            <w:tcW w:w="1500" w:type="dxa"/>
          </w:tcPr>
          <w:p w14:paraId="210E244F" w14:textId="77777777" w:rsidR="0071035B" w:rsidRPr="00D9517A" w:rsidRDefault="0071035B">
            <w:pPr>
              <w:spacing w:line="360" w:lineRule="auto"/>
              <w:jc w:val="center"/>
              <w:rPr>
                <w:rFonts w:ascii="Mulish" w:hAnsi="Mulish" w:cs="Calibri"/>
                <w:sz w:val="22"/>
                <w:szCs w:val="22"/>
                <w:rPrChange w:id="6538" w:author="Guilherme Pessoa-Amorim [2]" w:date="2021-11-16T13:46:00Z">
                  <w:rPr>
                    <w:rFonts w:cs="Calibri"/>
                    <w:szCs w:val="22"/>
                  </w:rPr>
                </w:rPrChange>
              </w:rPr>
            </w:pPr>
            <w:r w:rsidRPr="00D9517A">
              <w:rPr>
                <w:rFonts w:ascii="Mulish" w:hAnsi="Mulish" w:cs="Calibri"/>
                <w:sz w:val="22"/>
                <w:szCs w:val="22"/>
                <w:rPrChange w:id="6539" w:author="Guilherme Pessoa-Amorim [2]" w:date="2021-11-16T13:46:00Z">
                  <w:rPr>
                    <w:rFonts w:cs="Calibri"/>
                    <w:szCs w:val="22"/>
                  </w:rPr>
                </w:rPrChange>
              </w:rPr>
              <w:t>X</w:t>
            </w:r>
          </w:p>
        </w:tc>
      </w:tr>
      <w:tr w:rsidR="0071035B" w:rsidRPr="00D9517A" w14:paraId="27F7671B" w14:textId="77777777" w:rsidTr="00E365A9">
        <w:tc>
          <w:tcPr>
            <w:tcW w:w="5529" w:type="dxa"/>
          </w:tcPr>
          <w:p w14:paraId="5C52660A" w14:textId="77777777" w:rsidR="0071035B" w:rsidRPr="00D9517A" w:rsidRDefault="0071035B" w:rsidP="00D87F19">
            <w:pPr>
              <w:spacing w:line="360" w:lineRule="auto"/>
              <w:rPr>
                <w:rFonts w:ascii="Mulish" w:hAnsi="Mulish" w:cs="Calibri"/>
                <w:color w:val="000000"/>
                <w:sz w:val="22"/>
                <w:szCs w:val="22"/>
                <w:rPrChange w:id="6540" w:author="Guilherme Pessoa-Amorim [2]" w:date="2021-11-16T13:46:00Z">
                  <w:rPr>
                    <w:rFonts w:cs="Calibri"/>
                    <w:color w:val="000000"/>
                    <w:szCs w:val="22"/>
                  </w:rPr>
                </w:rPrChange>
              </w:rPr>
            </w:pPr>
            <w:r w:rsidRPr="00D9517A">
              <w:rPr>
                <w:rFonts w:ascii="Mulish" w:hAnsi="Mulish" w:cs="Calibri"/>
                <w:color w:val="000000"/>
                <w:sz w:val="22"/>
                <w:szCs w:val="22"/>
                <w:rPrChange w:id="6541" w:author="Guilherme Pessoa-Amorim [2]" w:date="2021-11-16T13:46:00Z">
                  <w:rPr>
                    <w:rFonts w:cs="Calibri"/>
                    <w:color w:val="000000"/>
                    <w:szCs w:val="22"/>
                  </w:rPr>
                </w:rPrChange>
              </w:rPr>
              <w:t>Resins</w:t>
            </w:r>
          </w:p>
        </w:tc>
        <w:tc>
          <w:tcPr>
            <w:tcW w:w="1559" w:type="dxa"/>
          </w:tcPr>
          <w:p w14:paraId="60216CA4" w14:textId="77777777" w:rsidR="0071035B" w:rsidRPr="00D9517A" w:rsidRDefault="0071035B">
            <w:pPr>
              <w:spacing w:line="360" w:lineRule="auto"/>
              <w:jc w:val="center"/>
              <w:rPr>
                <w:rFonts w:ascii="Mulish" w:hAnsi="Mulish" w:cs="Calibri"/>
                <w:sz w:val="22"/>
                <w:szCs w:val="22"/>
                <w:rPrChange w:id="6542" w:author="Guilherme Pessoa-Amorim [2]" w:date="2021-11-16T13:46:00Z">
                  <w:rPr>
                    <w:rFonts w:cs="Calibri"/>
                    <w:szCs w:val="22"/>
                  </w:rPr>
                </w:rPrChange>
              </w:rPr>
            </w:pPr>
          </w:p>
        </w:tc>
        <w:tc>
          <w:tcPr>
            <w:tcW w:w="1418" w:type="dxa"/>
          </w:tcPr>
          <w:p w14:paraId="7D51B5B4" w14:textId="77777777" w:rsidR="0071035B" w:rsidRPr="00D9517A" w:rsidRDefault="0071035B">
            <w:pPr>
              <w:spacing w:line="360" w:lineRule="auto"/>
              <w:jc w:val="center"/>
              <w:rPr>
                <w:rFonts w:ascii="Mulish" w:hAnsi="Mulish" w:cs="Calibri"/>
                <w:sz w:val="22"/>
                <w:szCs w:val="22"/>
                <w:rPrChange w:id="6543" w:author="Guilherme Pessoa-Amorim [2]" w:date="2021-11-16T13:46:00Z">
                  <w:rPr>
                    <w:rFonts w:cs="Calibri"/>
                    <w:szCs w:val="22"/>
                  </w:rPr>
                </w:rPrChange>
              </w:rPr>
            </w:pPr>
          </w:p>
        </w:tc>
        <w:tc>
          <w:tcPr>
            <w:tcW w:w="1500" w:type="dxa"/>
          </w:tcPr>
          <w:p w14:paraId="42B4AA55" w14:textId="77777777" w:rsidR="0071035B" w:rsidRPr="00D9517A" w:rsidRDefault="0071035B">
            <w:pPr>
              <w:spacing w:line="360" w:lineRule="auto"/>
              <w:jc w:val="center"/>
              <w:rPr>
                <w:rFonts w:ascii="Mulish" w:hAnsi="Mulish" w:cs="Calibri"/>
                <w:sz w:val="22"/>
                <w:szCs w:val="22"/>
                <w:rPrChange w:id="6544" w:author="Guilherme Pessoa-Amorim [2]" w:date="2021-11-16T13:46:00Z">
                  <w:rPr>
                    <w:rFonts w:cs="Calibri"/>
                    <w:szCs w:val="22"/>
                  </w:rPr>
                </w:rPrChange>
              </w:rPr>
            </w:pPr>
            <w:r w:rsidRPr="00D9517A">
              <w:rPr>
                <w:rFonts w:ascii="Mulish" w:hAnsi="Mulish" w:cs="Calibri"/>
                <w:sz w:val="22"/>
                <w:szCs w:val="22"/>
                <w:rPrChange w:id="6545" w:author="Guilherme Pessoa-Amorim [2]" w:date="2021-11-16T13:46:00Z">
                  <w:rPr>
                    <w:rFonts w:cs="Calibri"/>
                    <w:szCs w:val="22"/>
                  </w:rPr>
                </w:rPrChange>
              </w:rPr>
              <w:t>X</w:t>
            </w:r>
          </w:p>
        </w:tc>
      </w:tr>
      <w:tr w:rsidR="0071035B" w:rsidRPr="00D9517A" w14:paraId="54426562" w14:textId="77777777" w:rsidTr="00E365A9">
        <w:tc>
          <w:tcPr>
            <w:tcW w:w="5529" w:type="dxa"/>
          </w:tcPr>
          <w:p w14:paraId="593B43AF" w14:textId="77777777" w:rsidR="0071035B" w:rsidRPr="00D9517A" w:rsidRDefault="0071035B" w:rsidP="00D87F19">
            <w:pPr>
              <w:spacing w:line="360" w:lineRule="auto"/>
              <w:rPr>
                <w:rFonts w:ascii="Mulish" w:hAnsi="Mulish" w:cs="Calibri"/>
                <w:sz w:val="22"/>
                <w:szCs w:val="22"/>
                <w:rPrChange w:id="6546" w:author="Guilherme Pessoa-Amorim [2]" w:date="2021-11-16T13:46:00Z">
                  <w:rPr>
                    <w:rFonts w:cs="Calibri"/>
                    <w:szCs w:val="22"/>
                  </w:rPr>
                </w:rPrChange>
              </w:rPr>
            </w:pPr>
            <w:r w:rsidRPr="00D9517A">
              <w:rPr>
                <w:rFonts w:ascii="Mulish" w:hAnsi="Mulish" w:cs="Calibri"/>
                <w:color w:val="000000"/>
                <w:sz w:val="22"/>
                <w:szCs w:val="22"/>
                <w:rPrChange w:id="6547" w:author="Guilherme Pessoa-Amorim [2]" w:date="2021-11-16T13:46:00Z">
                  <w:rPr>
                    <w:rFonts w:cs="Calibri"/>
                    <w:color w:val="000000"/>
                    <w:szCs w:val="22"/>
                  </w:rPr>
                </w:rPrChange>
              </w:rPr>
              <w:t>Insulin</w:t>
            </w:r>
          </w:p>
        </w:tc>
        <w:tc>
          <w:tcPr>
            <w:tcW w:w="1559" w:type="dxa"/>
          </w:tcPr>
          <w:p w14:paraId="51A07859" w14:textId="77777777" w:rsidR="0071035B" w:rsidRPr="00D9517A" w:rsidRDefault="0071035B">
            <w:pPr>
              <w:spacing w:line="360" w:lineRule="auto"/>
              <w:jc w:val="center"/>
              <w:rPr>
                <w:rFonts w:ascii="Mulish" w:hAnsi="Mulish" w:cs="Calibri"/>
                <w:sz w:val="22"/>
                <w:szCs w:val="22"/>
                <w:rPrChange w:id="6548" w:author="Guilherme Pessoa-Amorim [2]" w:date="2021-11-16T13:46:00Z">
                  <w:rPr>
                    <w:rFonts w:cs="Calibri"/>
                    <w:szCs w:val="22"/>
                  </w:rPr>
                </w:rPrChange>
              </w:rPr>
            </w:pPr>
            <w:r w:rsidRPr="00D9517A">
              <w:rPr>
                <w:rFonts w:ascii="Mulish" w:hAnsi="Mulish" w:cs="Calibri"/>
                <w:sz w:val="22"/>
                <w:szCs w:val="22"/>
                <w:rPrChange w:id="6549" w:author="Guilherme Pessoa-Amorim [2]" w:date="2021-11-16T13:46:00Z">
                  <w:rPr>
                    <w:rFonts w:cs="Calibri"/>
                    <w:szCs w:val="22"/>
                  </w:rPr>
                </w:rPrChange>
              </w:rPr>
              <w:t>X</w:t>
            </w:r>
          </w:p>
        </w:tc>
        <w:tc>
          <w:tcPr>
            <w:tcW w:w="1418" w:type="dxa"/>
          </w:tcPr>
          <w:p w14:paraId="1435DE21" w14:textId="77777777" w:rsidR="0071035B" w:rsidRPr="00D9517A" w:rsidRDefault="0071035B">
            <w:pPr>
              <w:spacing w:line="360" w:lineRule="auto"/>
              <w:jc w:val="center"/>
              <w:rPr>
                <w:rFonts w:ascii="Mulish" w:hAnsi="Mulish" w:cs="Calibri"/>
                <w:sz w:val="22"/>
                <w:szCs w:val="22"/>
                <w:rPrChange w:id="6550" w:author="Guilherme Pessoa-Amorim [2]" w:date="2021-11-16T13:46:00Z">
                  <w:rPr>
                    <w:rFonts w:cs="Calibri"/>
                    <w:szCs w:val="22"/>
                  </w:rPr>
                </w:rPrChange>
              </w:rPr>
            </w:pPr>
            <w:r w:rsidRPr="00D9517A">
              <w:rPr>
                <w:rFonts w:ascii="Mulish" w:hAnsi="Mulish" w:cs="Calibri"/>
                <w:sz w:val="22"/>
                <w:szCs w:val="22"/>
                <w:rPrChange w:id="6551" w:author="Guilherme Pessoa-Amorim [2]" w:date="2021-11-16T13:46:00Z">
                  <w:rPr>
                    <w:rFonts w:cs="Calibri"/>
                    <w:szCs w:val="22"/>
                  </w:rPr>
                </w:rPrChange>
              </w:rPr>
              <w:t>X</w:t>
            </w:r>
          </w:p>
        </w:tc>
        <w:tc>
          <w:tcPr>
            <w:tcW w:w="1500" w:type="dxa"/>
          </w:tcPr>
          <w:p w14:paraId="71974BC3" w14:textId="77777777" w:rsidR="0071035B" w:rsidRPr="00D9517A" w:rsidRDefault="0071035B">
            <w:pPr>
              <w:spacing w:line="360" w:lineRule="auto"/>
              <w:jc w:val="center"/>
              <w:rPr>
                <w:rFonts w:ascii="Mulish" w:hAnsi="Mulish" w:cs="Calibri"/>
                <w:sz w:val="22"/>
                <w:szCs w:val="22"/>
                <w:rPrChange w:id="6552" w:author="Guilherme Pessoa-Amorim [2]" w:date="2021-11-16T13:46:00Z">
                  <w:rPr>
                    <w:rFonts w:cs="Calibri"/>
                    <w:szCs w:val="22"/>
                  </w:rPr>
                </w:rPrChange>
              </w:rPr>
            </w:pPr>
            <w:r w:rsidRPr="00D9517A">
              <w:rPr>
                <w:rFonts w:ascii="Mulish" w:hAnsi="Mulish" w:cs="Calibri"/>
                <w:sz w:val="22"/>
                <w:szCs w:val="22"/>
                <w:rPrChange w:id="6553" w:author="Guilherme Pessoa-Amorim [2]" w:date="2021-11-16T13:46:00Z">
                  <w:rPr>
                    <w:rFonts w:cs="Calibri"/>
                    <w:szCs w:val="22"/>
                  </w:rPr>
                </w:rPrChange>
              </w:rPr>
              <w:t>X</w:t>
            </w:r>
          </w:p>
        </w:tc>
      </w:tr>
      <w:tr w:rsidR="0071035B" w:rsidRPr="00D9517A" w14:paraId="3351C639" w14:textId="77777777" w:rsidTr="00E365A9">
        <w:tc>
          <w:tcPr>
            <w:tcW w:w="5529" w:type="dxa"/>
          </w:tcPr>
          <w:p w14:paraId="12385006" w14:textId="77777777" w:rsidR="0071035B" w:rsidRPr="00D9517A" w:rsidRDefault="0071035B" w:rsidP="00D87F19">
            <w:pPr>
              <w:spacing w:line="360" w:lineRule="auto"/>
              <w:rPr>
                <w:rFonts w:ascii="Mulish" w:hAnsi="Mulish" w:cs="Calibri"/>
                <w:sz w:val="22"/>
                <w:szCs w:val="22"/>
                <w:rPrChange w:id="6554" w:author="Guilherme Pessoa-Amorim [2]" w:date="2021-11-16T13:46:00Z">
                  <w:rPr>
                    <w:rFonts w:cs="Calibri"/>
                    <w:szCs w:val="22"/>
                  </w:rPr>
                </w:rPrChange>
              </w:rPr>
            </w:pPr>
            <w:r w:rsidRPr="00D9517A">
              <w:rPr>
                <w:rFonts w:ascii="Mulish" w:hAnsi="Mulish" w:cs="Calibri"/>
                <w:color w:val="000000"/>
                <w:sz w:val="22"/>
                <w:szCs w:val="22"/>
                <w:rPrChange w:id="6555" w:author="Guilherme Pessoa-Amorim [2]" w:date="2021-11-16T13:46:00Z">
                  <w:rPr>
                    <w:rFonts w:cs="Calibri"/>
                    <w:color w:val="000000"/>
                    <w:szCs w:val="22"/>
                  </w:rPr>
                </w:rPrChange>
              </w:rPr>
              <w:lastRenderedPageBreak/>
              <w:t>Metformin</w:t>
            </w:r>
          </w:p>
        </w:tc>
        <w:tc>
          <w:tcPr>
            <w:tcW w:w="1559" w:type="dxa"/>
          </w:tcPr>
          <w:p w14:paraId="1562AD7B" w14:textId="77777777" w:rsidR="0071035B" w:rsidRPr="00D9517A" w:rsidRDefault="0071035B">
            <w:pPr>
              <w:spacing w:line="360" w:lineRule="auto"/>
              <w:jc w:val="center"/>
              <w:rPr>
                <w:rFonts w:ascii="Mulish" w:hAnsi="Mulish" w:cs="Calibri"/>
                <w:sz w:val="22"/>
                <w:szCs w:val="22"/>
                <w:rPrChange w:id="6556" w:author="Guilherme Pessoa-Amorim [2]" w:date="2021-11-16T13:46:00Z">
                  <w:rPr>
                    <w:rFonts w:cs="Calibri"/>
                    <w:szCs w:val="22"/>
                  </w:rPr>
                </w:rPrChange>
              </w:rPr>
            </w:pPr>
            <w:r w:rsidRPr="00D9517A">
              <w:rPr>
                <w:rFonts w:ascii="Mulish" w:hAnsi="Mulish" w:cs="Calibri"/>
                <w:sz w:val="22"/>
                <w:szCs w:val="22"/>
                <w:rPrChange w:id="6557" w:author="Guilherme Pessoa-Amorim [2]" w:date="2021-11-16T13:46:00Z">
                  <w:rPr>
                    <w:rFonts w:cs="Calibri"/>
                    <w:szCs w:val="22"/>
                  </w:rPr>
                </w:rPrChange>
              </w:rPr>
              <w:t>X</w:t>
            </w:r>
          </w:p>
        </w:tc>
        <w:tc>
          <w:tcPr>
            <w:tcW w:w="1418" w:type="dxa"/>
          </w:tcPr>
          <w:p w14:paraId="05A5FD1D" w14:textId="77777777" w:rsidR="0071035B" w:rsidRPr="00D9517A" w:rsidRDefault="0071035B">
            <w:pPr>
              <w:spacing w:line="360" w:lineRule="auto"/>
              <w:jc w:val="center"/>
              <w:rPr>
                <w:rFonts w:ascii="Mulish" w:hAnsi="Mulish" w:cs="Calibri"/>
                <w:sz w:val="22"/>
                <w:szCs w:val="22"/>
                <w:rPrChange w:id="6558" w:author="Guilherme Pessoa-Amorim [2]" w:date="2021-11-16T13:46:00Z">
                  <w:rPr>
                    <w:rFonts w:cs="Calibri"/>
                    <w:szCs w:val="22"/>
                  </w:rPr>
                </w:rPrChange>
              </w:rPr>
            </w:pPr>
          </w:p>
        </w:tc>
        <w:tc>
          <w:tcPr>
            <w:tcW w:w="1500" w:type="dxa"/>
          </w:tcPr>
          <w:p w14:paraId="4BEBE234" w14:textId="77777777" w:rsidR="0071035B" w:rsidRPr="00D9517A" w:rsidRDefault="0071035B">
            <w:pPr>
              <w:spacing w:line="360" w:lineRule="auto"/>
              <w:jc w:val="center"/>
              <w:rPr>
                <w:rFonts w:ascii="Mulish" w:hAnsi="Mulish" w:cs="Calibri"/>
                <w:sz w:val="22"/>
                <w:szCs w:val="22"/>
                <w:rPrChange w:id="6559" w:author="Guilherme Pessoa-Amorim [2]" w:date="2021-11-16T13:46:00Z">
                  <w:rPr>
                    <w:rFonts w:cs="Calibri"/>
                    <w:szCs w:val="22"/>
                  </w:rPr>
                </w:rPrChange>
              </w:rPr>
            </w:pPr>
          </w:p>
        </w:tc>
      </w:tr>
      <w:tr w:rsidR="0071035B" w:rsidRPr="00D9517A" w14:paraId="4E2715C6" w14:textId="77777777" w:rsidTr="00E365A9">
        <w:tc>
          <w:tcPr>
            <w:tcW w:w="5529" w:type="dxa"/>
          </w:tcPr>
          <w:p w14:paraId="632E50AC" w14:textId="77777777" w:rsidR="0071035B" w:rsidRPr="00D9517A" w:rsidRDefault="0071035B" w:rsidP="00D87F19">
            <w:pPr>
              <w:spacing w:line="360" w:lineRule="auto"/>
              <w:rPr>
                <w:rFonts w:ascii="Mulish" w:hAnsi="Mulish" w:cs="Calibri"/>
                <w:sz w:val="22"/>
                <w:szCs w:val="22"/>
                <w:rPrChange w:id="6560" w:author="Guilherme Pessoa-Amorim [2]" w:date="2021-11-16T13:46:00Z">
                  <w:rPr>
                    <w:rFonts w:cs="Calibri"/>
                    <w:szCs w:val="22"/>
                  </w:rPr>
                </w:rPrChange>
              </w:rPr>
            </w:pPr>
            <w:r w:rsidRPr="00D9517A">
              <w:rPr>
                <w:rFonts w:ascii="Mulish" w:hAnsi="Mulish" w:cs="Calibri"/>
                <w:sz w:val="22"/>
                <w:szCs w:val="22"/>
                <w:rPrChange w:id="6561" w:author="Guilherme Pessoa-Amorim [2]" w:date="2021-11-16T13:46:00Z">
                  <w:rPr>
                    <w:rFonts w:cs="Calibri"/>
                    <w:szCs w:val="22"/>
                  </w:rPr>
                </w:rPrChange>
              </w:rPr>
              <w:t>Sodium-glucose transporter 2 inhibitors (SGLT2i)</w:t>
            </w:r>
          </w:p>
        </w:tc>
        <w:tc>
          <w:tcPr>
            <w:tcW w:w="1559" w:type="dxa"/>
          </w:tcPr>
          <w:p w14:paraId="02D9B9C5" w14:textId="77777777" w:rsidR="0071035B" w:rsidRPr="00D9517A" w:rsidRDefault="0071035B">
            <w:pPr>
              <w:spacing w:line="360" w:lineRule="auto"/>
              <w:jc w:val="center"/>
              <w:rPr>
                <w:rFonts w:ascii="Mulish" w:hAnsi="Mulish" w:cs="Calibri"/>
                <w:sz w:val="22"/>
                <w:szCs w:val="22"/>
                <w:rPrChange w:id="6562" w:author="Guilherme Pessoa-Amorim [2]" w:date="2021-11-16T13:46:00Z">
                  <w:rPr>
                    <w:rFonts w:cs="Calibri"/>
                    <w:szCs w:val="22"/>
                  </w:rPr>
                </w:rPrChange>
              </w:rPr>
            </w:pPr>
            <w:r w:rsidRPr="00D9517A">
              <w:rPr>
                <w:rFonts w:ascii="Mulish" w:hAnsi="Mulish" w:cs="Calibri"/>
                <w:sz w:val="22"/>
                <w:szCs w:val="22"/>
                <w:rPrChange w:id="6563" w:author="Guilherme Pessoa-Amorim [2]" w:date="2021-11-16T13:46:00Z">
                  <w:rPr>
                    <w:rFonts w:cs="Calibri"/>
                    <w:szCs w:val="22"/>
                  </w:rPr>
                </w:rPrChange>
              </w:rPr>
              <w:t>X</w:t>
            </w:r>
          </w:p>
        </w:tc>
        <w:tc>
          <w:tcPr>
            <w:tcW w:w="1418" w:type="dxa"/>
          </w:tcPr>
          <w:p w14:paraId="75B86187" w14:textId="77777777" w:rsidR="0071035B" w:rsidRPr="00D9517A" w:rsidRDefault="0071035B">
            <w:pPr>
              <w:spacing w:line="360" w:lineRule="auto"/>
              <w:jc w:val="center"/>
              <w:rPr>
                <w:rFonts w:ascii="Mulish" w:hAnsi="Mulish" w:cs="Calibri"/>
                <w:sz w:val="22"/>
                <w:szCs w:val="22"/>
                <w:rPrChange w:id="6564" w:author="Guilherme Pessoa-Amorim [2]" w:date="2021-11-16T13:46:00Z">
                  <w:rPr>
                    <w:rFonts w:cs="Calibri"/>
                    <w:szCs w:val="22"/>
                  </w:rPr>
                </w:rPrChange>
              </w:rPr>
            </w:pPr>
          </w:p>
        </w:tc>
        <w:tc>
          <w:tcPr>
            <w:tcW w:w="1500" w:type="dxa"/>
          </w:tcPr>
          <w:p w14:paraId="3D826345" w14:textId="77777777" w:rsidR="0071035B" w:rsidRPr="00D9517A" w:rsidRDefault="0071035B">
            <w:pPr>
              <w:spacing w:line="360" w:lineRule="auto"/>
              <w:jc w:val="center"/>
              <w:rPr>
                <w:rFonts w:ascii="Mulish" w:hAnsi="Mulish" w:cs="Calibri"/>
                <w:sz w:val="22"/>
                <w:szCs w:val="22"/>
                <w:rPrChange w:id="6565" w:author="Guilherme Pessoa-Amorim [2]" w:date="2021-11-16T13:46:00Z">
                  <w:rPr>
                    <w:rFonts w:cs="Calibri"/>
                    <w:szCs w:val="22"/>
                  </w:rPr>
                </w:rPrChange>
              </w:rPr>
            </w:pPr>
          </w:p>
        </w:tc>
      </w:tr>
      <w:tr w:rsidR="0071035B" w:rsidRPr="00D9517A" w14:paraId="0FEF076E" w14:textId="77777777" w:rsidTr="00E365A9">
        <w:tc>
          <w:tcPr>
            <w:tcW w:w="5529" w:type="dxa"/>
          </w:tcPr>
          <w:p w14:paraId="4C7B2040" w14:textId="77777777" w:rsidR="0071035B" w:rsidRPr="00D9517A" w:rsidRDefault="0071035B" w:rsidP="00D87F19">
            <w:pPr>
              <w:spacing w:line="360" w:lineRule="auto"/>
              <w:rPr>
                <w:rFonts w:ascii="Mulish" w:hAnsi="Mulish" w:cs="Calibri"/>
                <w:sz w:val="22"/>
                <w:szCs w:val="22"/>
                <w:rPrChange w:id="6566" w:author="Guilherme Pessoa-Amorim [2]" w:date="2021-11-16T13:46:00Z">
                  <w:rPr>
                    <w:rFonts w:cs="Calibri"/>
                    <w:szCs w:val="22"/>
                  </w:rPr>
                </w:rPrChange>
              </w:rPr>
            </w:pPr>
            <w:r w:rsidRPr="00D9517A">
              <w:rPr>
                <w:rFonts w:ascii="Mulish" w:hAnsi="Mulish" w:cs="Calibri"/>
                <w:sz w:val="22"/>
                <w:szCs w:val="22"/>
                <w:rPrChange w:id="6567" w:author="Guilherme Pessoa-Amorim [2]" w:date="2021-11-16T13:46:00Z">
                  <w:rPr>
                    <w:rFonts w:cs="Calibri"/>
                    <w:szCs w:val="22"/>
                  </w:rPr>
                </w:rPrChange>
              </w:rPr>
              <w:t>SGLTi (dapagliflozin, empagliflozin, canagliflozin, and ertugliflozin only)</w:t>
            </w:r>
          </w:p>
        </w:tc>
        <w:tc>
          <w:tcPr>
            <w:tcW w:w="1559" w:type="dxa"/>
          </w:tcPr>
          <w:p w14:paraId="2A91107E" w14:textId="77777777" w:rsidR="0071035B" w:rsidRPr="00D9517A" w:rsidRDefault="0071035B">
            <w:pPr>
              <w:spacing w:line="360" w:lineRule="auto"/>
              <w:jc w:val="center"/>
              <w:rPr>
                <w:rFonts w:ascii="Mulish" w:hAnsi="Mulish" w:cs="Calibri"/>
                <w:sz w:val="22"/>
                <w:szCs w:val="22"/>
                <w:rPrChange w:id="6568" w:author="Guilherme Pessoa-Amorim [2]" w:date="2021-11-16T13:46:00Z">
                  <w:rPr>
                    <w:rFonts w:cs="Calibri"/>
                    <w:szCs w:val="22"/>
                  </w:rPr>
                </w:rPrChange>
              </w:rPr>
            </w:pPr>
          </w:p>
        </w:tc>
        <w:tc>
          <w:tcPr>
            <w:tcW w:w="1418" w:type="dxa"/>
          </w:tcPr>
          <w:p w14:paraId="1A327211" w14:textId="77777777" w:rsidR="0071035B" w:rsidRPr="00D9517A" w:rsidRDefault="0071035B">
            <w:pPr>
              <w:spacing w:line="360" w:lineRule="auto"/>
              <w:jc w:val="center"/>
              <w:rPr>
                <w:rFonts w:ascii="Mulish" w:hAnsi="Mulish" w:cs="Calibri"/>
                <w:sz w:val="22"/>
                <w:szCs w:val="22"/>
                <w:rPrChange w:id="6569" w:author="Guilherme Pessoa-Amorim [2]" w:date="2021-11-16T13:46:00Z">
                  <w:rPr>
                    <w:rFonts w:cs="Calibri"/>
                    <w:szCs w:val="22"/>
                  </w:rPr>
                </w:rPrChange>
              </w:rPr>
            </w:pPr>
            <w:r w:rsidRPr="00D9517A">
              <w:rPr>
                <w:rFonts w:ascii="Mulish" w:hAnsi="Mulish" w:cs="Calibri"/>
                <w:sz w:val="22"/>
                <w:szCs w:val="22"/>
                <w:rPrChange w:id="6570" w:author="Guilherme Pessoa-Amorim [2]" w:date="2021-11-16T13:46:00Z">
                  <w:rPr>
                    <w:rFonts w:cs="Calibri"/>
                    <w:szCs w:val="22"/>
                  </w:rPr>
                </w:rPrChange>
              </w:rPr>
              <w:t>X</w:t>
            </w:r>
          </w:p>
        </w:tc>
        <w:tc>
          <w:tcPr>
            <w:tcW w:w="1500" w:type="dxa"/>
          </w:tcPr>
          <w:p w14:paraId="1C4EA3CF" w14:textId="77777777" w:rsidR="0071035B" w:rsidRPr="00D9517A" w:rsidRDefault="0071035B">
            <w:pPr>
              <w:spacing w:line="360" w:lineRule="auto"/>
              <w:jc w:val="center"/>
              <w:rPr>
                <w:rFonts w:ascii="Mulish" w:hAnsi="Mulish" w:cs="Calibri"/>
                <w:sz w:val="22"/>
                <w:szCs w:val="22"/>
                <w:rPrChange w:id="6571" w:author="Guilherme Pessoa-Amorim [2]" w:date="2021-11-16T13:46:00Z">
                  <w:rPr>
                    <w:rFonts w:cs="Calibri"/>
                    <w:szCs w:val="22"/>
                  </w:rPr>
                </w:rPrChange>
              </w:rPr>
            </w:pPr>
          </w:p>
        </w:tc>
      </w:tr>
      <w:tr w:rsidR="0071035B" w:rsidRPr="00D9517A" w14:paraId="10CC9D61" w14:textId="77777777" w:rsidTr="00E365A9">
        <w:tc>
          <w:tcPr>
            <w:tcW w:w="5529" w:type="dxa"/>
          </w:tcPr>
          <w:p w14:paraId="5FFCC886" w14:textId="77777777" w:rsidR="0071035B" w:rsidRPr="00D9517A" w:rsidRDefault="0071035B" w:rsidP="00D87F19">
            <w:pPr>
              <w:spacing w:line="360" w:lineRule="auto"/>
              <w:rPr>
                <w:rFonts w:ascii="Mulish" w:hAnsi="Mulish" w:cs="Calibri"/>
                <w:sz w:val="22"/>
                <w:szCs w:val="22"/>
                <w:rPrChange w:id="6572" w:author="Guilherme Pessoa-Amorim [2]" w:date="2021-11-16T13:46:00Z">
                  <w:rPr>
                    <w:rFonts w:cs="Calibri"/>
                    <w:szCs w:val="22"/>
                  </w:rPr>
                </w:rPrChange>
              </w:rPr>
            </w:pPr>
            <w:r w:rsidRPr="00D9517A">
              <w:rPr>
                <w:rFonts w:ascii="Mulish" w:hAnsi="Mulish" w:cs="Calibri"/>
                <w:color w:val="000000"/>
                <w:sz w:val="22"/>
                <w:szCs w:val="22"/>
                <w:rPrChange w:id="6573" w:author="Guilherme Pessoa-Amorim [2]" w:date="2021-11-16T13:46:00Z">
                  <w:rPr>
                    <w:rFonts w:cs="Calibri"/>
                    <w:color w:val="000000"/>
                    <w:szCs w:val="22"/>
                  </w:rPr>
                </w:rPrChange>
              </w:rPr>
              <w:t>Antidiabetic drugs (excluding insulin)</w:t>
            </w:r>
          </w:p>
        </w:tc>
        <w:tc>
          <w:tcPr>
            <w:tcW w:w="1559" w:type="dxa"/>
          </w:tcPr>
          <w:p w14:paraId="7FA5940B" w14:textId="77777777" w:rsidR="0071035B" w:rsidRPr="00D9517A" w:rsidRDefault="0071035B">
            <w:pPr>
              <w:spacing w:line="360" w:lineRule="auto"/>
              <w:jc w:val="center"/>
              <w:rPr>
                <w:rFonts w:ascii="Mulish" w:hAnsi="Mulish" w:cs="Calibri"/>
                <w:sz w:val="22"/>
                <w:szCs w:val="22"/>
                <w:rPrChange w:id="6574" w:author="Guilherme Pessoa-Amorim [2]" w:date="2021-11-16T13:46:00Z">
                  <w:rPr>
                    <w:rFonts w:cs="Calibri"/>
                    <w:szCs w:val="22"/>
                  </w:rPr>
                </w:rPrChange>
              </w:rPr>
            </w:pPr>
            <w:r w:rsidRPr="00D9517A">
              <w:rPr>
                <w:rFonts w:ascii="Mulish" w:hAnsi="Mulish" w:cs="Calibri"/>
                <w:sz w:val="22"/>
                <w:szCs w:val="22"/>
                <w:rPrChange w:id="6575" w:author="Guilherme Pessoa-Amorim [2]" w:date="2021-11-16T13:46:00Z">
                  <w:rPr>
                    <w:rFonts w:cs="Calibri"/>
                    <w:szCs w:val="22"/>
                  </w:rPr>
                </w:rPrChange>
              </w:rPr>
              <w:t>X</w:t>
            </w:r>
          </w:p>
        </w:tc>
        <w:tc>
          <w:tcPr>
            <w:tcW w:w="1418" w:type="dxa"/>
          </w:tcPr>
          <w:p w14:paraId="0E2D6242" w14:textId="77777777" w:rsidR="0071035B" w:rsidRPr="00D9517A" w:rsidRDefault="0071035B">
            <w:pPr>
              <w:spacing w:line="360" w:lineRule="auto"/>
              <w:jc w:val="center"/>
              <w:rPr>
                <w:rFonts w:ascii="Mulish" w:hAnsi="Mulish" w:cs="Calibri"/>
                <w:sz w:val="22"/>
                <w:szCs w:val="22"/>
                <w:rPrChange w:id="6576" w:author="Guilherme Pessoa-Amorim [2]" w:date="2021-11-16T13:46:00Z">
                  <w:rPr>
                    <w:rFonts w:cs="Calibri"/>
                    <w:szCs w:val="22"/>
                  </w:rPr>
                </w:rPrChange>
              </w:rPr>
            </w:pPr>
          </w:p>
        </w:tc>
        <w:tc>
          <w:tcPr>
            <w:tcW w:w="1500" w:type="dxa"/>
          </w:tcPr>
          <w:p w14:paraId="7E1F45FB" w14:textId="77777777" w:rsidR="0071035B" w:rsidRPr="00D9517A" w:rsidRDefault="0071035B">
            <w:pPr>
              <w:spacing w:line="360" w:lineRule="auto"/>
              <w:jc w:val="center"/>
              <w:rPr>
                <w:rFonts w:ascii="Mulish" w:hAnsi="Mulish" w:cs="Calibri"/>
                <w:sz w:val="22"/>
                <w:szCs w:val="22"/>
                <w:rPrChange w:id="6577" w:author="Guilherme Pessoa-Amorim [2]" w:date="2021-11-16T13:46:00Z">
                  <w:rPr>
                    <w:rFonts w:cs="Calibri"/>
                    <w:szCs w:val="22"/>
                  </w:rPr>
                </w:rPrChange>
              </w:rPr>
            </w:pPr>
          </w:p>
        </w:tc>
      </w:tr>
      <w:tr w:rsidR="0071035B" w:rsidRPr="00D9517A" w14:paraId="3286C6E5" w14:textId="77777777" w:rsidTr="00E365A9">
        <w:tc>
          <w:tcPr>
            <w:tcW w:w="5529" w:type="dxa"/>
          </w:tcPr>
          <w:p w14:paraId="14BE5AFF" w14:textId="77777777" w:rsidR="0071035B" w:rsidRPr="00D9517A" w:rsidRDefault="0071035B" w:rsidP="00D87F19">
            <w:pPr>
              <w:spacing w:line="360" w:lineRule="auto"/>
              <w:rPr>
                <w:rFonts w:ascii="Mulish" w:hAnsi="Mulish" w:cs="Calibri"/>
                <w:color w:val="000000"/>
                <w:sz w:val="22"/>
                <w:szCs w:val="22"/>
                <w:rPrChange w:id="6578" w:author="Guilherme Pessoa-Amorim [2]" w:date="2021-11-16T13:46:00Z">
                  <w:rPr>
                    <w:rFonts w:cs="Calibri"/>
                    <w:color w:val="000000"/>
                    <w:szCs w:val="22"/>
                  </w:rPr>
                </w:rPrChange>
              </w:rPr>
            </w:pPr>
            <w:r w:rsidRPr="00D9517A">
              <w:rPr>
                <w:rFonts w:ascii="Mulish" w:hAnsi="Mulish" w:cs="Calibri"/>
                <w:color w:val="000000"/>
                <w:sz w:val="22"/>
                <w:szCs w:val="22"/>
                <w:rPrChange w:id="6579" w:author="Guilherme Pessoa-Amorim [2]" w:date="2021-11-16T13:46:00Z">
                  <w:rPr>
                    <w:rFonts w:cs="Calibri"/>
                    <w:color w:val="000000"/>
                    <w:szCs w:val="22"/>
                  </w:rPr>
                </w:rPrChange>
              </w:rPr>
              <w:t>Oral antidiabetic drugs</w:t>
            </w:r>
          </w:p>
        </w:tc>
        <w:tc>
          <w:tcPr>
            <w:tcW w:w="1559" w:type="dxa"/>
          </w:tcPr>
          <w:p w14:paraId="65B5AA6C" w14:textId="77777777" w:rsidR="0071035B" w:rsidRPr="00D9517A" w:rsidRDefault="0071035B">
            <w:pPr>
              <w:spacing w:line="360" w:lineRule="auto"/>
              <w:jc w:val="center"/>
              <w:rPr>
                <w:rFonts w:ascii="Mulish" w:hAnsi="Mulish" w:cs="Calibri"/>
                <w:sz w:val="22"/>
                <w:szCs w:val="22"/>
                <w:rPrChange w:id="6580" w:author="Guilherme Pessoa-Amorim [2]" w:date="2021-11-16T13:46:00Z">
                  <w:rPr>
                    <w:rFonts w:cs="Calibri"/>
                    <w:szCs w:val="22"/>
                  </w:rPr>
                </w:rPrChange>
              </w:rPr>
            </w:pPr>
          </w:p>
        </w:tc>
        <w:tc>
          <w:tcPr>
            <w:tcW w:w="1418" w:type="dxa"/>
          </w:tcPr>
          <w:p w14:paraId="0557DD82" w14:textId="77777777" w:rsidR="0071035B" w:rsidRPr="00D9517A" w:rsidRDefault="0071035B">
            <w:pPr>
              <w:spacing w:line="360" w:lineRule="auto"/>
              <w:jc w:val="center"/>
              <w:rPr>
                <w:rFonts w:ascii="Mulish" w:hAnsi="Mulish" w:cs="Calibri"/>
                <w:sz w:val="22"/>
                <w:szCs w:val="22"/>
                <w:rPrChange w:id="6581" w:author="Guilherme Pessoa-Amorim [2]" w:date="2021-11-16T13:46:00Z">
                  <w:rPr>
                    <w:rFonts w:cs="Calibri"/>
                    <w:szCs w:val="22"/>
                  </w:rPr>
                </w:rPrChange>
              </w:rPr>
            </w:pPr>
            <w:r w:rsidRPr="00D9517A">
              <w:rPr>
                <w:rFonts w:ascii="Mulish" w:hAnsi="Mulish" w:cs="Calibri"/>
                <w:sz w:val="22"/>
                <w:szCs w:val="22"/>
                <w:rPrChange w:id="6582" w:author="Guilherme Pessoa-Amorim [2]" w:date="2021-11-16T13:46:00Z">
                  <w:rPr>
                    <w:rFonts w:cs="Calibri"/>
                    <w:szCs w:val="22"/>
                  </w:rPr>
                </w:rPrChange>
              </w:rPr>
              <w:t>X</w:t>
            </w:r>
          </w:p>
        </w:tc>
        <w:tc>
          <w:tcPr>
            <w:tcW w:w="1500" w:type="dxa"/>
          </w:tcPr>
          <w:p w14:paraId="16D989C3" w14:textId="77777777" w:rsidR="0071035B" w:rsidRPr="00D9517A" w:rsidRDefault="0071035B">
            <w:pPr>
              <w:spacing w:line="360" w:lineRule="auto"/>
              <w:jc w:val="center"/>
              <w:rPr>
                <w:rFonts w:ascii="Mulish" w:hAnsi="Mulish" w:cs="Calibri"/>
                <w:sz w:val="22"/>
                <w:szCs w:val="22"/>
                <w:rPrChange w:id="6583" w:author="Guilherme Pessoa-Amorim [2]" w:date="2021-11-16T13:46:00Z">
                  <w:rPr>
                    <w:rFonts w:cs="Calibri"/>
                    <w:szCs w:val="22"/>
                  </w:rPr>
                </w:rPrChange>
              </w:rPr>
            </w:pPr>
            <w:r w:rsidRPr="00D9517A">
              <w:rPr>
                <w:rFonts w:ascii="Mulish" w:hAnsi="Mulish" w:cs="Calibri"/>
                <w:sz w:val="22"/>
                <w:szCs w:val="22"/>
                <w:rPrChange w:id="6584" w:author="Guilherme Pessoa-Amorim [2]" w:date="2021-11-16T13:46:00Z">
                  <w:rPr>
                    <w:rFonts w:cs="Calibri"/>
                    <w:szCs w:val="22"/>
                  </w:rPr>
                </w:rPrChange>
              </w:rPr>
              <w:t>X</w:t>
            </w:r>
          </w:p>
        </w:tc>
      </w:tr>
      <w:tr w:rsidR="0071035B" w:rsidRPr="00D9517A" w14:paraId="05A547F1" w14:textId="77777777" w:rsidTr="00E365A9">
        <w:tc>
          <w:tcPr>
            <w:tcW w:w="5529" w:type="dxa"/>
          </w:tcPr>
          <w:p w14:paraId="77891CD9" w14:textId="77777777" w:rsidR="0071035B" w:rsidRPr="00D9517A" w:rsidRDefault="0071035B" w:rsidP="00D87F19">
            <w:pPr>
              <w:spacing w:line="360" w:lineRule="auto"/>
              <w:rPr>
                <w:rFonts w:ascii="Mulish" w:hAnsi="Mulish" w:cs="Calibri"/>
                <w:color w:val="000000"/>
                <w:sz w:val="22"/>
                <w:szCs w:val="22"/>
                <w:rPrChange w:id="6585" w:author="Guilherme Pessoa-Amorim [2]" w:date="2021-11-16T13:46:00Z">
                  <w:rPr>
                    <w:rFonts w:cs="Calibri"/>
                    <w:color w:val="000000"/>
                    <w:szCs w:val="22"/>
                  </w:rPr>
                </w:rPrChange>
              </w:rPr>
            </w:pPr>
            <w:r w:rsidRPr="00D9517A">
              <w:rPr>
                <w:rFonts w:ascii="Mulish" w:hAnsi="Mulish" w:cs="Calibri"/>
                <w:color w:val="000000"/>
                <w:sz w:val="22"/>
                <w:szCs w:val="22"/>
                <w:rPrChange w:id="6586" w:author="Guilherme Pessoa-Amorim [2]" w:date="2021-11-16T13:46:00Z">
                  <w:rPr>
                    <w:rFonts w:cs="Calibri"/>
                    <w:color w:val="000000"/>
                    <w:szCs w:val="22"/>
                  </w:rPr>
                </w:rPrChange>
              </w:rPr>
              <w:t>Injectable antidiabetic drugs (other than insulin)</w:t>
            </w:r>
          </w:p>
        </w:tc>
        <w:tc>
          <w:tcPr>
            <w:tcW w:w="1559" w:type="dxa"/>
          </w:tcPr>
          <w:p w14:paraId="6224B2FB" w14:textId="77777777" w:rsidR="0071035B" w:rsidRPr="00D9517A" w:rsidRDefault="0071035B">
            <w:pPr>
              <w:spacing w:line="360" w:lineRule="auto"/>
              <w:jc w:val="center"/>
              <w:rPr>
                <w:rFonts w:ascii="Mulish" w:hAnsi="Mulish" w:cs="Calibri"/>
                <w:sz w:val="22"/>
                <w:szCs w:val="22"/>
                <w:rPrChange w:id="6587" w:author="Guilherme Pessoa-Amorim [2]" w:date="2021-11-16T13:46:00Z">
                  <w:rPr>
                    <w:rFonts w:cs="Calibri"/>
                    <w:szCs w:val="22"/>
                  </w:rPr>
                </w:rPrChange>
              </w:rPr>
            </w:pPr>
          </w:p>
        </w:tc>
        <w:tc>
          <w:tcPr>
            <w:tcW w:w="1418" w:type="dxa"/>
          </w:tcPr>
          <w:p w14:paraId="34F334A8" w14:textId="77777777" w:rsidR="0071035B" w:rsidRPr="00D9517A" w:rsidRDefault="0071035B">
            <w:pPr>
              <w:spacing w:line="360" w:lineRule="auto"/>
              <w:jc w:val="center"/>
              <w:rPr>
                <w:rFonts w:ascii="Mulish" w:hAnsi="Mulish" w:cs="Calibri"/>
                <w:sz w:val="22"/>
                <w:szCs w:val="22"/>
                <w:rPrChange w:id="6588" w:author="Guilherme Pessoa-Amorim [2]" w:date="2021-11-16T13:46:00Z">
                  <w:rPr>
                    <w:rFonts w:cs="Calibri"/>
                    <w:szCs w:val="22"/>
                  </w:rPr>
                </w:rPrChange>
              </w:rPr>
            </w:pPr>
            <w:r w:rsidRPr="00D9517A">
              <w:rPr>
                <w:rFonts w:ascii="Mulish" w:hAnsi="Mulish" w:cs="Calibri"/>
                <w:sz w:val="22"/>
                <w:szCs w:val="22"/>
                <w:rPrChange w:id="6589" w:author="Guilherme Pessoa-Amorim [2]" w:date="2021-11-16T13:46:00Z">
                  <w:rPr>
                    <w:rFonts w:cs="Calibri"/>
                    <w:szCs w:val="22"/>
                  </w:rPr>
                </w:rPrChange>
              </w:rPr>
              <w:t>X</w:t>
            </w:r>
          </w:p>
        </w:tc>
        <w:tc>
          <w:tcPr>
            <w:tcW w:w="1500" w:type="dxa"/>
          </w:tcPr>
          <w:p w14:paraId="7137D2F7" w14:textId="77777777" w:rsidR="0071035B" w:rsidRPr="00D9517A" w:rsidRDefault="0071035B">
            <w:pPr>
              <w:spacing w:line="360" w:lineRule="auto"/>
              <w:jc w:val="center"/>
              <w:rPr>
                <w:rFonts w:ascii="Mulish" w:hAnsi="Mulish" w:cs="Calibri"/>
                <w:sz w:val="22"/>
                <w:szCs w:val="22"/>
                <w:rPrChange w:id="6590" w:author="Guilherme Pessoa-Amorim [2]" w:date="2021-11-16T13:46:00Z">
                  <w:rPr>
                    <w:rFonts w:cs="Calibri"/>
                    <w:szCs w:val="22"/>
                  </w:rPr>
                </w:rPrChange>
              </w:rPr>
            </w:pPr>
          </w:p>
        </w:tc>
      </w:tr>
      <w:tr w:rsidR="0071035B" w:rsidRPr="00D9517A" w14:paraId="0ABE8E20" w14:textId="77777777" w:rsidTr="00E365A9">
        <w:tc>
          <w:tcPr>
            <w:tcW w:w="5529" w:type="dxa"/>
          </w:tcPr>
          <w:p w14:paraId="30C5A5EB" w14:textId="77777777" w:rsidR="0071035B" w:rsidRPr="00D9517A" w:rsidRDefault="0071035B" w:rsidP="00D87F19">
            <w:pPr>
              <w:spacing w:line="360" w:lineRule="auto"/>
              <w:rPr>
                <w:rFonts w:ascii="Mulish" w:hAnsi="Mulish" w:cs="Calibri"/>
                <w:color w:val="000000"/>
                <w:sz w:val="22"/>
                <w:szCs w:val="22"/>
                <w:rPrChange w:id="6591" w:author="Guilherme Pessoa-Amorim [2]" w:date="2021-11-16T13:46:00Z">
                  <w:rPr>
                    <w:rFonts w:cs="Calibri"/>
                    <w:color w:val="000000"/>
                    <w:szCs w:val="22"/>
                  </w:rPr>
                </w:rPrChange>
              </w:rPr>
            </w:pPr>
            <w:r w:rsidRPr="00D9517A">
              <w:rPr>
                <w:rFonts w:ascii="Mulish" w:hAnsi="Mulish" w:cs="Calibri"/>
                <w:color w:val="000000"/>
                <w:sz w:val="22"/>
                <w:szCs w:val="22"/>
                <w:rPrChange w:id="6592" w:author="Guilherme Pessoa-Amorim [2]" w:date="2021-11-16T13:46:00Z">
                  <w:rPr>
                    <w:rFonts w:cs="Calibri"/>
                    <w:color w:val="000000"/>
                    <w:szCs w:val="22"/>
                  </w:rPr>
                </w:rPrChange>
              </w:rPr>
              <w:t>Acarbose and similar agents</w:t>
            </w:r>
          </w:p>
        </w:tc>
        <w:tc>
          <w:tcPr>
            <w:tcW w:w="1559" w:type="dxa"/>
          </w:tcPr>
          <w:p w14:paraId="297AF925" w14:textId="77777777" w:rsidR="0071035B" w:rsidRPr="00D9517A" w:rsidRDefault="0071035B">
            <w:pPr>
              <w:spacing w:line="360" w:lineRule="auto"/>
              <w:jc w:val="center"/>
              <w:rPr>
                <w:rFonts w:ascii="Mulish" w:hAnsi="Mulish" w:cs="Calibri"/>
                <w:sz w:val="22"/>
                <w:szCs w:val="22"/>
                <w:rPrChange w:id="6593" w:author="Guilherme Pessoa-Amorim [2]" w:date="2021-11-16T13:46:00Z">
                  <w:rPr>
                    <w:rFonts w:cs="Calibri"/>
                    <w:szCs w:val="22"/>
                  </w:rPr>
                </w:rPrChange>
              </w:rPr>
            </w:pPr>
          </w:p>
        </w:tc>
        <w:tc>
          <w:tcPr>
            <w:tcW w:w="1418" w:type="dxa"/>
          </w:tcPr>
          <w:p w14:paraId="6DB4D2EF" w14:textId="77777777" w:rsidR="0071035B" w:rsidRPr="00D9517A" w:rsidRDefault="0071035B">
            <w:pPr>
              <w:spacing w:line="360" w:lineRule="auto"/>
              <w:jc w:val="center"/>
              <w:rPr>
                <w:rFonts w:ascii="Mulish" w:hAnsi="Mulish" w:cs="Calibri"/>
                <w:sz w:val="22"/>
                <w:szCs w:val="22"/>
                <w:rPrChange w:id="6594" w:author="Guilherme Pessoa-Amorim [2]" w:date="2021-11-16T13:46:00Z">
                  <w:rPr>
                    <w:rFonts w:cs="Calibri"/>
                    <w:szCs w:val="22"/>
                  </w:rPr>
                </w:rPrChange>
              </w:rPr>
            </w:pPr>
          </w:p>
        </w:tc>
        <w:tc>
          <w:tcPr>
            <w:tcW w:w="1500" w:type="dxa"/>
          </w:tcPr>
          <w:p w14:paraId="4D0D1A80" w14:textId="77777777" w:rsidR="0071035B" w:rsidRPr="00D9517A" w:rsidRDefault="0071035B">
            <w:pPr>
              <w:spacing w:line="360" w:lineRule="auto"/>
              <w:jc w:val="center"/>
              <w:rPr>
                <w:rFonts w:ascii="Mulish" w:hAnsi="Mulish" w:cs="Calibri"/>
                <w:sz w:val="22"/>
                <w:szCs w:val="22"/>
                <w:rPrChange w:id="6595" w:author="Guilherme Pessoa-Amorim [2]" w:date="2021-11-16T13:46:00Z">
                  <w:rPr>
                    <w:rFonts w:cs="Calibri"/>
                    <w:szCs w:val="22"/>
                  </w:rPr>
                </w:rPrChange>
              </w:rPr>
            </w:pPr>
            <w:r w:rsidRPr="00D9517A">
              <w:rPr>
                <w:rFonts w:ascii="Mulish" w:hAnsi="Mulish" w:cs="Calibri"/>
                <w:sz w:val="22"/>
                <w:szCs w:val="22"/>
                <w:rPrChange w:id="6596" w:author="Guilherme Pessoa-Amorim [2]" w:date="2021-11-16T13:46:00Z">
                  <w:rPr>
                    <w:rFonts w:cs="Calibri"/>
                    <w:szCs w:val="22"/>
                  </w:rPr>
                </w:rPrChange>
              </w:rPr>
              <w:t>X</w:t>
            </w:r>
          </w:p>
        </w:tc>
      </w:tr>
      <w:tr w:rsidR="0071035B" w:rsidRPr="00D9517A" w14:paraId="19221ADA" w14:textId="77777777" w:rsidTr="00E365A9">
        <w:tc>
          <w:tcPr>
            <w:tcW w:w="5529" w:type="dxa"/>
          </w:tcPr>
          <w:p w14:paraId="4B5F0B23" w14:textId="77777777" w:rsidR="0071035B" w:rsidRPr="00D9517A" w:rsidRDefault="0071035B" w:rsidP="00D87F19">
            <w:pPr>
              <w:spacing w:line="360" w:lineRule="auto"/>
              <w:rPr>
                <w:rFonts w:ascii="Mulish" w:hAnsi="Mulish" w:cs="Calibri"/>
                <w:color w:val="000000"/>
                <w:sz w:val="22"/>
                <w:szCs w:val="22"/>
                <w:rPrChange w:id="6597" w:author="Guilherme Pessoa-Amorim [2]" w:date="2021-11-16T13:46:00Z">
                  <w:rPr>
                    <w:rFonts w:cs="Calibri"/>
                    <w:color w:val="000000"/>
                    <w:szCs w:val="22"/>
                  </w:rPr>
                </w:rPrChange>
              </w:rPr>
            </w:pPr>
            <w:r w:rsidRPr="00D9517A">
              <w:rPr>
                <w:rFonts w:ascii="Mulish" w:hAnsi="Mulish" w:cs="Calibri"/>
                <w:color w:val="000000"/>
                <w:sz w:val="22"/>
                <w:szCs w:val="22"/>
                <w:rPrChange w:id="6598" w:author="Guilherme Pessoa-Amorim [2]" w:date="2021-11-16T13:46:00Z">
                  <w:rPr>
                    <w:rFonts w:cs="Calibri"/>
                    <w:color w:val="000000"/>
                    <w:szCs w:val="22"/>
                  </w:rPr>
                </w:rPrChange>
              </w:rPr>
              <w:t>Biguanides</w:t>
            </w:r>
          </w:p>
        </w:tc>
        <w:tc>
          <w:tcPr>
            <w:tcW w:w="1559" w:type="dxa"/>
          </w:tcPr>
          <w:p w14:paraId="183B0952" w14:textId="77777777" w:rsidR="0071035B" w:rsidRPr="00D9517A" w:rsidRDefault="0071035B">
            <w:pPr>
              <w:spacing w:line="360" w:lineRule="auto"/>
              <w:jc w:val="center"/>
              <w:rPr>
                <w:rFonts w:ascii="Mulish" w:hAnsi="Mulish" w:cs="Calibri"/>
                <w:color w:val="000000"/>
                <w:sz w:val="22"/>
                <w:szCs w:val="22"/>
                <w:rPrChange w:id="6599" w:author="Guilherme Pessoa-Amorim [2]" w:date="2021-11-16T13:46:00Z">
                  <w:rPr>
                    <w:rFonts w:cs="Calibri"/>
                    <w:color w:val="000000"/>
                    <w:szCs w:val="22"/>
                  </w:rPr>
                </w:rPrChange>
              </w:rPr>
            </w:pPr>
          </w:p>
        </w:tc>
        <w:tc>
          <w:tcPr>
            <w:tcW w:w="1418" w:type="dxa"/>
          </w:tcPr>
          <w:p w14:paraId="2BE14CD5" w14:textId="77777777" w:rsidR="0071035B" w:rsidRPr="00D9517A" w:rsidRDefault="0071035B">
            <w:pPr>
              <w:spacing w:line="360" w:lineRule="auto"/>
              <w:jc w:val="center"/>
              <w:rPr>
                <w:rFonts w:ascii="Mulish" w:hAnsi="Mulish" w:cs="Calibri"/>
                <w:color w:val="000000"/>
                <w:sz w:val="22"/>
                <w:szCs w:val="22"/>
                <w:rPrChange w:id="6600" w:author="Guilherme Pessoa-Amorim [2]" w:date="2021-11-16T13:46:00Z">
                  <w:rPr>
                    <w:rFonts w:cs="Calibri"/>
                    <w:color w:val="000000"/>
                    <w:szCs w:val="22"/>
                  </w:rPr>
                </w:rPrChange>
              </w:rPr>
            </w:pPr>
          </w:p>
        </w:tc>
        <w:tc>
          <w:tcPr>
            <w:tcW w:w="1500" w:type="dxa"/>
          </w:tcPr>
          <w:p w14:paraId="7D4D4A23" w14:textId="77777777" w:rsidR="0071035B" w:rsidRPr="00D9517A" w:rsidRDefault="0071035B">
            <w:pPr>
              <w:spacing w:line="360" w:lineRule="auto"/>
              <w:jc w:val="center"/>
              <w:rPr>
                <w:rFonts w:ascii="Mulish" w:hAnsi="Mulish" w:cs="Calibri"/>
                <w:color w:val="000000"/>
                <w:sz w:val="22"/>
                <w:szCs w:val="22"/>
                <w:rPrChange w:id="6601" w:author="Guilherme Pessoa-Amorim [2]" w:date="2021-11-16T13:46:00Z">
                  <w:rPr>
                    <w:rFonts w:cs="Calibri"/>
                    <w:color w:val="000000"/>
                    <w:szCs w:val="22"/>
                  </w:rPr>
                </w:rPrChange>
              </w:rPr>
            </w:pPr>
            <w:r w:rsidRPr="00D9517A">
              <w:rPr>
                <w:rFonts w:ascii="Mulish" w:hAnsi="Mulish" w:cs="Calibri"/>
                <w:color w:val="000000"/>
                <w:sz w:val="22"/>
                <w:szCs w:val="22"/>
                <w:rPrChange w:id="6602" w:author="Guilherme Pessoa-Amorim [2]" w:date="2021-11-16T13:46:00Z">
                  <w:rPr>
                    <w:rFonts w:cs="Calibri"/>
                    <w:color w:val="000000"/>
                    <w:szCs w:val="22"/>
                  </w:rPr>
                </w:rPrChange>
              </w:rPr>
              <w:t>X</w:t>
            </w:r>
          </w:p>
        </w:tc>
      </w:tr>
      <w:tr w:rsidR="0071035B" w:rsidRPr="00D9517A" w14:paraId="61C185E1" w14:textId="77777777" w:rsidTr="00E365A9">
        <w:tc>
          <w:tcPr>
            <w:tcW w:w="5529" w:type="dxa"/>
          </w:tcPr>
          <w:p w14:paraId="4C6CD3AB" w14:textId="77777777" w:rsidR="0071035B" w:rsidRPr="00D9517A" w:rsidRDefault="0071035B" w:rsidP="00D87F19">
            <w:pPr>
              <w:spacing w:line="360" w:lineRule="auto"/>
              <w:rPr>
                <w:rFonts w:ascii="Mulish" w:hAnsi="Mulish" w:cs="Calibri"/>
                <w:color w:val="000000"/>
                <w:sz w:val="22"/>
                <w:szCs w:val="22"/>
                <w:rPrChange w:id="6603" w:author="Guilherme Pessoa-Amorim [2]" w:date="2021-11-16T13:46:00Z">
                  <w:rPr>
                    <w:rFonts w:cs="Calibri"/>
                    <w:color w:val="000000"/>
                    <w:szCs w:val="22"/>
                  </w:rPr>
                </w:rPrChange>
              </w:rPr>
            </w:pPr>
            <w:r w:rsidRPr="00D9517A">
              <w:rPr>
                <w:rFonts w:ascii="Mulish" w:hAnsi="Mulish" w:cs="Calibri"/>
                <w:color w:val="000000"/>
                <w:sz w:val="22"/>
                <w:szCs w:val="22"/>
                <w:rPrChange w:id="6604" w:author="Guilherme Pessoa-Amorim [2]" w:date="2021-11-16T13:46:00Z">
                  <w:rPr>
                    <w:rFonts w:cs="Calibri"/>
                    <w:color w:val="000000"/>
                    <w:szCs w:val="22"/>
                  </w:rPr>
                </w:rPrChange>
              </w:rPr>
              <w:t>Dipeptidyl-peptidase 4 (DPP4) inhibitors</w:t>
            </w:r>
          </w:p>
        </w:tc>
        <w:tc>
          <w:tcPr>
            <w:tcW w:w="1559" w:type="dxa"/>
          </w:tcPr>
          <w:p w14:paraId="060122FD" w14:textId="77777777" w:rsidR="0071035B" w:rsidRPr="00D9517A" w:rsidRDefault="0071035B">
            <w:pPr>
              <w:spacing w:line="360" w:lineRule="auto"/>
              <w:jc w:val="center"/>
              <w:rPr>
                <w:rFonts w:ascii="Mulish" w:hAnsi="Mulish" w:cs="Calibri"/>
                <w:color w:val="000000"/>
                <w:sz w:val="22"/>
                <w:szCs w:val="22"/>
                <w:rPrChange w:id="6605" w:author="Guilherme Pessoa-Amorim [2]" w:date="2021-11-16T13:46:00Z">
                  <w:rPr>
                    <w:rFonts w:cs="Calibri"/>
                    <w:color w:val="000000"/>
                    <w:szCs w:val="22"/>
                  </w:rPr>
                </w:rPrChange>
              </w:rPr>
            </w:pPr>
          </w:p>
        </w:tc>
        <w:tc>
          <w:tcPr>
            <w:tcW w:w="1418" w:type="dxa"/>
          </w:tcPr>
          <w:p w14:paraId="74A7EB8B" w14:textId="77777777" w:rsidR="0071035B" w:rsidRPr="00D9517A" w:rsidRDefault="0071035B">
            <w:pPr>
              <w:spacing w:line="360" w:lineRule="auto"/>
              <w:jc w:val="center"/>
              <w:rPr>
                <w:rFonts w:ascii="Mulish" w:hAnsi="Mulish" w:cs="Calibri"/>
                <w:color w:val="000000"/>
                <w:sz w:val="22"/>
                <w:szCs w:val="22"/>
                <w:rPrChange w:id="6606" w:author="Guilherme Pessoa-Amorim [2]" w:date="2021-11-16T13:46:00Z">
                  <w:rPr>
                    <w:rFonts w:cs="Calibri"/>
                    <w:color w:val="000000"/>
                    <w:szCs w:val="22"/>
                  </w:rPr>
                </w:rPrChange>
              </w:rPr>
            </w:pPr>
          </w:p>
        </w:tc>
        <w:tc>
          <w:tcPr>
            <w:tcW w:w="1500" w:type="dxa"/>
          </w:tcPr>
          <w:p w14:paraId="69043711" w14:textId="77777777" w:rsidR="0071035B" w:rsidRPr="00D9517A" w:rsidRDefault="0071035B">
            <w:pPr>
              <w:spacing w:line="360" w:lineRule="auto"/>
              <w:jc w:val="center"/>
              <w:rPr>
                <w:rFonts w:ascii="Mulish" w:hAnsi="Mulish" w:cs="Calibri"/>
                <w:color w:val="000000"/>
                <w:sz w:val="22"/>
                <w:szCs w:val="22"/>
                <w:rPrChange w:id="6607" w:author="Guilherme Pessoa-Amorim [2]" w:date="2021-11-16T13:46:00Z">
                  <w:rPr>
                    <w:rFonts w:cs="Calibri"/>
                    <w:color w:val="000000"/>
                    <w:szCs w:val="22"/>
                  </w:rPr>
                </w:rPrChange>
              </w:rPr>
            </w:pPr>
            <w:r w:rsidRPr="00D9517A">
              <w:rPr>
                <w:rFonts w:ascii="Mulish" w:hAnsi="Mulish" w:cs="Calibri"/>
                <w:color w:val="000000"/>
                <w:sz w:val="22"/>
                <w:szCs w:val="22"/>
                <w:rPrChange w:id="6608" w:author="Guilherme Pessoa-Amorim [2]" w:date="2021-11-16T13:46:00Z">
                  <w:rPr>
                    <w:rFonts w:cs="Calibri"/>
                    <w:color w:val="000000"/>
                    <w:szCs w:val="22"/>
                  </w:rPr>
                </w:rPrChange>
              </w:rPr>
              <w:t>X</w:t>
            </w:r>
          </w:p>
        </w:tc>
      </w:tr>
      <w:tr w:rsidR="0071035B" w:rsidRPr="00D9517A" w14:paraId="79E24BAC" w14:textId="77777777" w:rsidTr="00E365A9">
        <w:tc>
          <w:tcPr>
            <w:tcW w:w="5529" w:type="dxa"/>
          </w:tcPr>
          <w:p w14:paraId="5839E87F" w14:textId="77777777" w:rsidR="0071035B" w:rsidRPr="00D9517A" w:rsidRDefault="0071035B" w:rsidP="00D87F19">
            <w:pPr>
              <w:spacing w:line="360" w:lineRule="auto"/>
              <w:rPr>
                <w:rFonts w:ascii="Mulish" w:hAnsi="Mulish" w:cs="Calibri"/>
                <w:color w:val="000000"/>
                <w:sz w:val="22"/>
                <w:szCs w:val="22"/>
                <w:rPrChange w:id="6609" w:author="Guilherme Pessoa-Amorim [2]" w:date="2021-11-16T13:46:00Z">
                  <w:rPr>
                    <w:rFonts w:cs="Calibri"/>
                    <w:color w:val="000000"/>
                    <w:szCs w:val="22"/>
                  </w:rPr>
                </w:rPrChange>
              </w:rPr>
            </w:pPr>
            <w:r w:rsidRPr="00D9517A">
              <w:rPr>
                <w:rFonts w:ascii="Mulish" w:hAnsi="Mulish" w:cs="Calibri"/>
                <w:color w:val="000000"/>
                <w:sz w:val="22"/>
                <w:szCs w:val="22"/>
                <w:rPrChange w:id="6610" w:author="Guilherme Pessoa-Amorim [2]" w:date="2021-11-16T13:46:00Z">
                  <w:rPr>
                    <w:rFonts w:cs="Calibri"/>
                    <w:color w:val="000000"/>
                    <w:szCs w:val="22"/>
                  </w:rPr>
                </w:rPrChange>
              </w:rPr>
              <w:t>Glinides</w:t>
            </w:r>
          </w:p>
        </w:tc>
        <w:tc>
          <w:tcPr>
            <w:tcW w:w="1559" w:type="dxa"/>
          </w:tcPr>
          <w:p w14:paraId="40992F39" w14:textId="77777777" w:rsidR="0071035B" w:rsidRPr="00D9517A" w:rsidRDefault="0071035B">
            <w:pPr>
              <w:spacing w:line="360" w:lineRule="auto"/>
              <w:rPr>
                <w:rFonts w:ascii="Mulish" w:hAnsi="Mulish" w:cs="Calibri"/>
                <w:color w:val="000000"/>
                <w:sz w:val="22"/>
                <w:szCs w:val="22"/>
                <w:rPrChange w:id="6611" w:author="Guilherme Pessoa-Amorim [2]" w:date="2021-11-16T13:46:00Z">
                  <w:rPr>
                    <w:rFonts w:cs="Calibri"/>
                    <w:color w:val="000000"/>
                    <w:szCs w:val="22"/>
                  </w:rPr>
                </w:rPrChange>
              </w:rPr>
            </w:pPr>
          </w:p>
        </w:tc>
        <w:tc>
          <w:tcPr>
            <w:tcW w:w="1418" w:type="dxa"/>
          </w:tcPr>
          <w:p w14:paraId="4FB56470" w14:textId="77777777" w:rsidR="0071035B" w:rsidRPr="00D9517A" w:rsidRDefault="0071035B">
            <w:pPr>
              <w:spacing w:line="360" w:lineRule="auto"/>
              <w:rPr>
                <w:rFonts w:ascii="Mulish" w:hAnsi="Mulish" w:cs="Calibri"/>
                <w:color w:val="000000"/>
                <w:sz w:val="22"/>
                <w:szCs w:val="22"/>
                <w:rPrChange w:id="6612" w:author="Guilherme Pessoa-Amorim [2]" w:date="2021-11-16T13:46:00Z">
                  <w:rPr>
                    <w:rFonts w:cs="Calibri"/>
                    <w:color w:val="000000"/>
                    <w:szCs w:val="22"/>
                  </w:rPr>
                </w:rPrChange>
              </w:rPr>
            </w:pPr>
          </w:p>
        </w:tc>
        <w:tc>
          <w:tcPr>
            <w:tcW w:w="1500" w:type="dxa"/>
          </w:tcPr>
          <w:p w14:paraId="7CDB0882" w14:textId="77777777" w:rsidR="0071035B" w:rsidRPr="00D9517A" w:rsidRDefault="0071035B">
            <w:pPr>
              <w:spacing w:line="360" w:lineRule="auto"/>
              <w:jc w:val="center"/>
              <w:rPr>
                <w:rFonts w:ascii="Mulish" w:hAnsi="Mulish" w:cs="Calibri"/>
                <w:color w:val="000000"/>
                <w:sz w:val="22"/>
                <w:szCs w:val="22"/>
                <w:rPrChange w:id="6613" w:author="Guilherme Pessoa-Amorim [2]" w:date="2021-11-16T13:46:00Z">
                  <w:rPr>
                    <w:rFonts w:cs="Calibri"/>
                    <w:color w:val="000000"/>
                    <w:szCs w:val="22"/>
                  </w:rPr>
                </w:rPrChange>
              </w:rPr>
            </w:pPr>
            <w:r w:rsidRPr="00D9517A">
              <w:rPr>
                <w:rFonts w:ascii="Mulish" w:hAnsi="Mulish" w:cs="Calibri"/>
                <w:color w:val="000000"/>
                <w:sz w:val="22"/>
                <w:szCs w:val="22"/>
                <w:rPrChange w:id="6614" w:author="Guilherme Pessoa-Amorim [2]" w:date="2021-11-16T13:46:00Z">
                  <w:rPr>
                    <w:rFonts w:cs="Calibri"/>
                    <w:color w:val="000000"/>
                    <w:szCs w:val="22"/>
                  </w:rPr>
                </w:rPrChange>
              </w:rPr>
              <w:t>X</w:t>
            </w:r>
          </w:p>
        </w:tc>
      </w:tr>
      <w:tr w:rsidR="0071035B" w:rsidRPr="00D9517A" w14:paraId="4FF13946" w14:textId="77777777" w:rsidTr="00E365A9">
        <w:tc>
          <w:tcPr>
            <w:tcW w:w="5529" w:type="dxa"/>
          </w:tcPr>
          <w:p w14:paraId="797E0DC7" w14:textId="77777777" w:rsidR="0071035B" w:rsidRPr="00D9517A" w:rsidRDefault="0071035B" w:rsidP="00D87F19">
            <w:pPr>
              <w:spacing w:line="360" w:lineRule="auto"/>
              <w:rPr>
                <w:rFonts w:ascii="Mulish" w:hAnsi="Mulish" w:cs="Calibri"/>
                <w:color w:val="000000"/>
                <w:sz w:val="22"/>
                <w:szCs w:val="22"/>
                <w:rPrChange w:id="6615" w:author="Guilherme Pessoa-Amorim [2]" w:date="2021-11-16T13:46:00Z">
                  <w:rPr>
                    <w:rFonts w:cs="Calibri"/>
                    <w:color w:val="000000"/>
                    <w:szCs w:val="22"/>
                  </w:rPr>
                </w:rPrChange>
              </w:rPr>
            </w:pPr>
            <w:r w:rsidRPr="00D9517A">
              <w:rPr>
                <w:rFonts w:ascii="Mulish" w:hAnsi="Mulish" w:cs="Calibri"/>
                <w:color w:val="000000"/>
                <w:sz w:val="22"/>
                <w:szCs w:val="22"/>
                <w:rPrChange w:id="6616" w:author="Guilherme Pessoa-Amorim [2]" w:date="2021-11-16T13:46:00Z">
                  <w:rPr>
                    <w:rFonts w:cs="Calibri"/>
                    <w:color w:val="000000"/>
                    <w:szCs w:val="22"/>
                  </w:rPr>
                </w:rPrChange>
              </w:rPr>
              <w:t>Glucagon-Like Peptide (GLP) 1 agonists</w:t>
            </w:r>
          </w:p>
        </w:tc>
        <w:tc>
          <w:tcPr>
            <w:tcW w:w="1559" w:type="dxa"/>
          </w:tcPr>
          <w:p w14:paraId="73E374B7" w14:textId="77777777" w:rsidR="0071035B" w:rsidRPr="00D9517A" w:rsidRDefault="0071035B">
            <w:pPr>
              <w:spacing w:line="360" w:lineRule="auto"/>
              <w:jc w:val="center"/>
              <w:rPr>
                <w:rFonts w:ascii="Mulish" w:hAnsi="Mulish" w:cs="Calibri"/>
                <w:color w:val="000000"/>
                <w:sz w:val="22"/>
                <w:szCs w:val="22"/>
                <w:rPrChange w:id="6617" w:author="Guilherme Pessoa-Amorim [2]" w:date="2021-11-16T13:46:00Z">
                  <w:rPr>
                    <w:rFonts w:cs="Calibri"/>
                    <w:color w:val="000000"/>
                    <w:szCs w:val="22"/>
                  </w:rPr>
                </w:rPrChange>
              </w:rPr>
            </w:pPr>
          </w:p>
        </w:tc>
        <w:tc>
          <w:tcPr>
            <w:tcW w:w="1418" w:type="dxa"/>
          </w:tcPr>
          <w:p w14:paraId="78018032" w14:textId="77777777" w:rsidR="0071035B" w:rsidRPr="00D9517A" w:rsidRDefault="0071035B">
            <w:pPr>
              <w:spacing w:line="360" w:lineRule="auto"/>
              <w:jc w:val="center"/>
              <w:rPr>
                <w:rFonts w:ascii="Mulish" w:hAnsi="Mulish" w:cs="Calibri"/>
                <w:color w:val="000000"/>
                <w:sz w:val="22"/>
                <w:szCs w:val="22"/>
                <w:rPrChange w:id="6618" w:author="Guilherme Pessoa-Amorim [2]" w:date="2021-11-16T13:46:00Z">
                  <w:rPr>
                    <w:rFonts w:cs="Calibri"/>
                    <w:color w:val="000000"/>
                    <w:szCs w:val="22"/>
                  </w:rPr>
                </w:rPrChange>
              </w:rPr>
            </w:pPr>
          </w:p>
        </w:tc>
        <w:tc>
          <w:tcPr>
            <w:tcW w:w="1500" w:type="dxa"/>
          </w:tcPr>
          <w:p w14:paraId="6C9FF7C5" w14:textId="77777777" w:rsidR="0071035B" w:rsidRPr="00D9517A" w:rsidRDefault="0071035B">
            <w:pPr>
              <w:spacing w:line="360" w:lineRule="auto"/>
              <w:jc w:val="center"/>
              <w:rPr>
                <w:rFonts w:ascii="Mulish" w:hAnsi="Mulish" w:cs="Calibri"/>
                <w:color w:val="000000"/>
                <w:sz w:val="22"/>
                <w:szCs w:val="22"/>
                <w:rPrChange w:id="6619" w:author="Guilherme Pessoa-Amorim [2]" w:date="2021-11-16T13:46:00Z">
                  <w:rPr>
                    <w:rFonts w:cs="Calibri"/>
                    <w:color w:val="000000"/>
                    <w:szCs w:val="22"/>
                  </w:rPr>
                </w:rPrChange>
              </w:rPr>
            </w:pPr>
            <w:r w:rsidRPr="00D9517A">
              <w:rPr>
                <w:rFonts w:ascii="Mulish" w:hAnsi="Mulish" w:cs="Calibri"/>
                <w:color w:val="000000"/>
                <w:sz w:val="22"/>
                <w:szCs w:val="22"/>
                <w:rPrChange w:id="6620" w:author="Guilherme Pessoa-Amorim [2]" w:date="2021-11-16T13:46:00Z">
                  <w:rPr>
                    <w:rFonts w:cs="Calibri"/>
                    <w:color w:val="000000"/>
                    <w:szCs w:val="22"/>
                  </w:rPr>
                </w:rPrChange>
              </w:rPr>
              <w:t>X</w:t>
            </w:r>
          </w:p>
        </w:tc>
      </w:tr>
      <w:tr w:rsidR="0071035B" w:rsidRPr="00D9517A" w14:paraId="31671FE4" w14:textId="77777777" w:rsidTr="00E365A9">
        <w:tc>
          <w:tcPr>
            <w:tcW w:w="5529" w:type="dxa"/>
          </w:tcPr>
          <w:p w14:paraId="742F243E" w14:textId="77777777" w:rsidR="0071035B" w:rsidRPr="00D9517A" w:rsidRDefault="0071035B" w:rsidP="00D87F19">
            <w:pPr>
              <w:spacing w:line="360" w:lineRule="auto"/>
              <w:rPr>
                <w:rFonts w:ascii="Mulish" w:hAnsi="Mulish" w:cs="Calibri"/>
                <w:color w:val="000000"/>
                <w:sz w:val="22"/>
                <w:szCs w:val="22"/>
                <w:rPrChange w:id="6621" w:author="Guilherme Pessoa-Amorim [2]" w:date="2021-11-16T13:46:00Z">
                  <w:rPr>
                    <w:rFonts w:cs="Calibri"/>
                    <w:color w:val="000000"/>
                    <w:szCs w:val="22"/>
                  </w:rPr>
                </w:rPrChange>
              </w:rPr>
            </w:pPr>
            <w:r w:rsidRPr="00D9517A">
              <w:rPr>
                <w:rFonts w:ascii="Mulish" w:hAnsi="Mulish" w:cs="Calibri"/>
                <w:color w:val="000000"/>
                <w:sz w:val="22"/>
                <w:szCs w:val="22"/>
                <w:rPrChange w:id="6622" w:author="Guilherme Pessoa-Amorim [2]" w:date="2021-11-16T13:46:00Z">
                  <w:rPr>
                    <w:rFonts w:cs="Calibri"/>
                    <w:color w:val="000000"/>
                    <w:szCs w:val="22"/>
                  </w:rPr>
                </w:rPrChange>
              </w:rPr>
              <w:t>Sulphonylureas</w:t>
            </w:r>
          </w:p>
        </w:tc>
        <w:tc>
          <w:tcPr>
            <w:tcW w:w="1559" w:type="dxa"/>
          </w:tcPr>
          <w:p w14:paraId="4F8E5B5A" w14:textId="77777777" w:rsidR="0071035B" w:rsidRPr="00D9517A" w:rsidRDefault="0071035B">
            <w:pPr>
              <w:spacing w:line="360" w:lineRule="auto"/>
              <w:rPr>
                <w:rFonts w:ascii="Mulish" w:hAnsi="Mulish" w:cs="Calibri"/>
                <w:color w:val="000000"/>
                <w:sz w:val="22"/>
                <w:szCs w:val="22"/>
                <w:rPrChange w:id="6623" w:author="Guilherme Pessoa-Amorim [2]" w:date="2021-11-16T13:46:00Z">
                  <w:rPr>
                    <w:rFonts w:cs="Calibri"/>
                    <w:color w:val="000000"/>
                    <w:szCs w:val="22"/>
                  </w:rPr>
                </w:rPrChange>
              </w:rPr>
            </w:pPr>
          </w:p>
        </w:tc>
        <w:tc>
          <w:tcPr>
            <w:tcW w:w="1418" w:type="dxa"/>
          </w:tcPr>
          <w:p w14:paraId="23537D37" w14:textId="77777777" w:rsidR="0071035B" w:rsidRPr="00D9517A" w:rsidRDefault="0071035B">
            <w:pPr>
              <w:spacing w:line="360" w:lineRule="auto"/>
              <w:rPr>
                <w:rFonts w:ascii="Mulish" w:hAnsi="Mulish" w:cs="Calibri"/>
                <w:color w:val="000000"/>
                <w:sz w:val="22"/>
                <w:szCs w:val="22"/>
                <w:rPrChange w:id="6624" w:author="Guilherme Pessoa-Amorim [2]" w:date="2021-11-16T13:46:00Z">
                  <w:rPr>
                    <w:rFonts w:cs="Calibri"/>
                    <w:color w:val="000000"/>
                    <w:szCs w:val="22"/>
                  </w:rPr>
                </w:rPrChange>
              </w:rPr>
            </w:pPr>
          </w:p>
        </w:tc>
        <w:tc>
          <w:tcPr>
            <w:tcW w:w="1500" w:type="dxa"/>
          </w:tcPr>
          <w:p w14:paraId="54F76193" w14:textId="77777777" w:rsidR="0071035B" w:rsidRPr="00D9517A" w:rsidRDefault="0071035B">
            <w:pPr>
              <w:spacing w:line="360" w:lineRule="auto"/>
              <w:jc w:val="center"/>
              <w:rPr>
                <w:rFonts w:ascii="Mulish" w:hAnsi="Mulish" w:cs="Calibri"/>
                <w:color w:val="000000"/>
                <w:sz w:val="22"/>
                <w:szCs w:val="22"/>
                <w:rPrChange w:id="6625" w:author="Guilherme Pessoa-Amorim [2]" w:date="2021-11-16T13:46:00Z">
                  <w:rPr>
                    <w:rFonts w:cs="Calibri"/>
                    <w:color w:val="000000"/>
                    <w:szCs w:val="22"/>
                  </w:rPr>
                </w:rPrChange>
              </w:rPr>
            </w:pPr>
            <w:r w:rsidRPr="00D9517A">
              <w:rPr>
                <w:rFonts w:ascii="Mulish" w:hAnsi="Mulish" w:cs="Calibri"/>
                <w:color w:val="000000"/>
                <w:sz w:val="22"/>
                <w:szCs w:val="22"/>
                <w:rPrChange w:id="6626" w:author="Guilherme Pessoa-Amorim [2]" w:date="2021-11-16T13:46:00Z">
                  <w:rPr>
                    <w:rFonts w:cs="Calibri"/>
                    <w:color w:val="000000"/>
                    <w:szCs w:val="22"/>
                  </w:rPr>
                </w:rPrChange>
              </w:rPr>
              <w:t>X</w:t>
            </w:r>
          </w:p>
        </w:tc>
      </w:tr>
      <w:tr w:rsidR="0071035B" w:rsidRPr="00D9517A" w14:paraId="58F647F5" w14:textId="77777777" w:rsidTr="00E365A9">
        <w:tc>
          <w:tcPr>
            <w:tcW w:w="5529" w:type="dxa"/>
          </w:tcPr>
          <w:p w14:paraId="5C3F3F59" w14:textId="77777777" w:rsidR="0071035B" w:rsidRPr="00D9517A" w:rsidRDefault="0071035B" w:rsidP="00D87F19">
            <w:pPr>
              <w:spacing w:line="360" w:lineRule="auto"/>
              <w:rPr>
                <w:rFonts w:ascii="Mulish" w:hAnsi="Mulish" w:cs="Calibri"/>
                <w:color w:val="000000"/>
                <w:sz w:val="22"/>
                <w:szCs w:val="22"/>
                <w:rPrChange w:id="6627" w:author="Guilherme Pessoa-Amorim [2]" w:date="2021-11-16T13:46:00Z">
                  <w:rPr>
                    <w:rFonts w:cs="Calibri"/>
                    <w:color w:val="000000"/>
                    <w:szCs w:val="22"/>
                  </w:rPr>
                </w:rPrChange>
              </w:rPr>
            </w:pPr>
            <w:r w:rsidRPr="00D9517A">
              <w:rPr>
                <w:rFonts w:ascii="Mulish" w:hAnsi="Mulish" w:cs="Calibri"/>
                <w:color w:val="000000"/>
                <w:sz w:val="22"/>
                <w:szCs w:val="22"/>
                <w:rPrChange w:id="6628" w:author="Guilherme Pessoa-Amorim [2]" w:date="2021-11-16T13:46:00Z">
                  <w:rPr>
                    <w:rFonts w:cs="Calibri"/>
                    <w:color w:val="000000"/>
                    <w:szCs w:val="22"/>
                  </w:rPr>
                </w:rPrChange>
              </w:rPr>
              <w:t>Thiazolideniones</w:t>
            </w:r>
          </w:p>
        </w:tc>
        <w:tc>
          <w:tcPr>
            <w:tcW w:w="1559" w:type="dxa"/>
          </w:tcPr>
          <w:p w14:paraId="016E2B27" w14:textId="77777777" w:rsidR="0071035B" w:rsidRPr="00D9517A" w:rsidRDefault="0071035B">
            <w:pPr>
              <w:spacing w:line="360" w:lineRule="auto"/>
              <w:rPr>
                <w:rFonts w:ascii="Mulish" w:hAnsi="Mulish" w:cs="Calibri"/>
                <w:color w:val="000000"/>
                <w:sz w:val="22"/>
                <w:szCs w:val="22"/>
                <w:rPrChange w:id="6629" w:author="Guilherme Pessoa-Amorim [2]" w:date="2021-11-16T13:46:00Z">
                  <w:rPr>
                    <w:rFonts w:cs="Calibri"/>
                    <w:color w:val="000000"/>
                    <w:szCs w:val="22"/>
                  </w:rPr>
                </w:rPrChange>
              </w:rPr>
            </w:pPr>
          </w:p>
        </w:tc>
        <w:tc>
          <w:tcPr>
            <w:tcW w:w="1418" w:type="dxa"/>
          </w:tcPr>
          <w:p w14:paraId="7A7A2745" w14:textId="77777777" w:rsidR="0071035B" w:rsidRPr="00D9517A" w:rsidRDefault="0071035B">
            <w:pPr>
              <w:spacing w:line="360" w:lineRule="auto"/>
              <w:rPr>
                <w:rFonts w:ascii="Mulish" w:hAnsi="Mulish" w:cs="Calibri"/>
                <w:color w:val="000000"/>
                <w:sz w:val="22"/>
                <w:szCs w:val="22"/>
                <w:rPrChange w:id="6630" w:author="Guilherme Pessoa-Amorim [2]" w:date="2021-11-16T13:46:00Z">
                  <w:rPr>
                    <w:rFonts w:cs="Calibri"/>
                    <w:color w:val="000000"/>
                    <w:szCs w:val="22"/>
                  </w:rPr>
                </w:rPrChange>
              </w:rPr>
            </w:pPr>
          </w:p>
        </w:tc>
        <w:tc>
          <w:tcPr>
            <w:tcW w:w="1500" w:type="dxa"/>
          </w:tcPr>
          <w:p w14:paraId="3B41736F" w14:textId="77777777" w:rsidR="0071035B" w:rsidRPr="00D9517A" w:rsidRDefault="0071035B">
            <w:pPr>
              <w:spacing w:line="360" w:lineRule="auto"/>
              <w:jc w:val="center"/>
              <w:rPr>
                <w:rFonts w:ascii="Mulish" w:hAnsi="Mulish" w:cs="Calibri"/>
                <w:color w:val="000000"/>
                <w:sz w:val="22"/>
                <w:szCs w:val="22"/>
                <w:rPrChange w:id="6631" w:author="Guilherme Pessoa-Amorim [2]" w:date="2021-11-16T13:46:00Z">
                  <w:rPr>
                    <w:rFonts w:cs="Calibri"/>
                    <w:color w:val="000000"/>
                    <w:szCs w:val="22"/>
                  </w:rPr>
                </w:rPrChange>
              </w:rPr>
            </w:pPr>
            <w:r w:rsidRPr="00D9517A">
              <w:rPr>
                <w:rFonts w:ascii="Mulish" w:hAnsi="Mulish" w:cs="Calibri"/>
                <w:color w:val="000000"/>
                <w:sz w:val="22"/>
                <w:szCs w:val="22"/>
                <w:rPrChange w:id="6632" w:author="Guilherme Pessoa-Amorim [2]" w:date="2021-11-16T13:46:00Z">
                  <w:rPr>
                    <w:rFonts w:cs="Calibri"/>
                    <w:color w:val="000000"/>
                    <w:szCs w:val="22"/>
                  </w:rPr>
                </w:rPrChange>
              </w:rPr>
              <w:t>X</w:t>
            </w:r>
          </w:p>
        </w:tc>
      </w:tr>
      <w:tr w:rsidR="0071035B" w:rsidRPr="00D9517A" w14:paraId="7EB5C3D9" w14:textId="77777777" w:rsidTr="00E365A9">
        <w:tc>
          <w:tcPr>
            <w:tcW w:w="10006" w:type="dxa"/>
            <w:gridSpan w:val="4"/>
          </w:tcPr>
          <w:p w14:paraId="7B336BA6" w14:textId="77777777" w:rsidR="0071035B" w:rsidRPr="00D9517A" w:rsidRDefault="0071035B" w:rsidP="00D87F19">
            <w:pPr>
              <w:spacing w:line="360" w:lineRule="auto"/>
              <w:rPr>
                <w:rFonts w:ascii="Mulish" w:hAnsi="Mulish" w:cs="Calibri"/>
                <w:sz w:val="22"/>
                <w:szCs w:val="22"/>
                <w:rPrChange w:id="6633" w:author="Guilherme Pessoa-Amorim [2]" w:date="2021-11-16T13:46:00Z">
                  <w:rPr>
                    <w:rFonts w:cs="Calibri"/>
                    <w:szCs w:val="22"/>
                  </w:rPr>
                </w:rPrChange>
              </w:rPr>
            </w:pPr>
            <w:r w:rsidRPr="00D9517A">
              <w:rPr>
                <w:rFonts w:ascii="Mulish" w:hAnsi="Mulish" w:cs="Calibri"/>
                <w:b/>
                <w:sz w:val="22"/>
                <w:szCs w:val="22"/>
                <w:rPrChange w:id="6634" w:author="Guilherme Pessoa-Amorim [2]" w:date="2021-11-16T13:46:00Z">
                  <w:rPr>
                    <w:rFonts w:cs="Calibri"/>
                    <w:b/>
                    <w:szCs w:val="22"/>
                  </w:rPr>
                </w:rPrChange>
              </w:rPr>
              <w:t>Respiratory drugs</w:t>
            </w:r>
          </w:p>
        </w:tc>
      </w:tr>
      <w:tr w:rsidR="0071035B" w:rsidRPr="00D9517A" w14:paraId="41B60894" w14:textId="77777777" w:rsidTr="00E365A9">
        <w:tc>
          <w:tcPr>
            <w:tcW w:w="5529" w:type="dxa"/>
          </w:tcPr>
          <w:p w14:paraId="1E27687A" w14:textId="77777777" w:rsidR="0071035B" w:rsidRPr="00D9517A" w:rsidRDefault="0071035B" w:rsidP="00D87F19">
            <w:pPr>
              <w:spacing w:line="360" w:lineRule="auto"/>
              <w:rPr>
                <w:rFonts w:ascii="Mulish" w:hAnsi="Mulish" w:cs="Calibri"/>
                <w:sz w:val="22"/>
                <w:szCs w:val="22"/>
                <w:rPrChange w:id="6635" w:author="Guilherme Pessoa-Amorim [2]" w:date="2021-11-16T13:46:00Z">
                  <w:rPr>
                    <w:rFonts w:cs="Calibri"/>
                    <w:szCs w:val="22"/>
                  </w:rPr>
                </w:rPrChange>
              </w:rPr>
            </w:pPr>
            <w:r w:rsidRPr="00D9517A">
              <w:rPr>
                <w:rFonts w:ascii="Mulish" w:hAnsi="Mulish" w:cs="Calibri"/>
                <w:sz w:val="22"/>
                <w:szCs w:val="22"/>
                <w:rPrChange w:id="6636" w:author="Guilherme Pessoa-Amorim [2]" w:date="2021-11-16T13:46:00Z">
                  <w:rPr>
                    <w:rFonts w:cs="Calibri"/>
                    <w:szCs w:val="22"/>
                  </w:rPr>
                </w:rPrChange>
              </w:rPr>
              <w:t>Any respiratory drug</w:t>
            </w:r>
          </w:p>
        </w:tc>
        <w:tc>
          <w:tcPr>
            <w:tcW w:w="1559" w:type="dxa"/>
          </w:tcPr>
          <w:p w14:paraId="68DFC18C" w14:textId="77777777" w:rsidR="0071035B" w:rsidRPr="00D9517A" w:rsidRDefault="0071035B">
            <w:pPr>
              <w:spacing w:line="360" w:lineRule="auto"/>
              <w:jc w:val="center"/>
              <w:rPr>
                <w:rFonts w:ascii="Mulish" w:hAnsi="Mulish" w:cs="Calibri"/>
                <w:sz w:val="22"/>
                <w:szCs w:val="22"/>
                <w:rPrChange w:id="6637" w:author="Guilherme Pessoa-Amorim [2]" w:date="2021-11-16T13:46:00Z">
                  <w:rPr>
                    <w:rFonts w:cs="Calibri"/>
                    <w:szCs w:val="22"/>
                  </w:rPr>
                </w:rPrChange>
              </w:rPr>
            </w:pPr>
            <w:r w:rsidRPr="00D9517A">
              <w:rPr>
                <w:rFonts w:ascii="Mulish" w:hAnsi="Mulish" w:cs="Calibri"/>
                <w:sz w:val="22"/>
                <w:szCs w:val="22"/>
                <w:rPrChange w:id="6638" w:author="Guilherme Pessoa-Amorim [2]" w:date="2021-11-16T13:46:00Z">
                  <w:rPr>
                    <w:rFonts w:cs="Calibri"/>
                    <w:szCs w:val="22"/>
                  </w:rPr>
                </w:rPrChange>
              </w:rPr>
              <w:t>X</w:t>
            </w:r>
          </w:p>
        </w:tc>
        <w:tc>
          <w:tcPr>
            <w:tcW w:w="1418" w:type="dxa"/>
          </w:tcPr>
          <w:p w14:paraId="6B10FEA9" w14:textId="77777777" w:rsidR="0071035B" w:rsidRPr="00D9517A" w:rsidRDefault="0071035B">
            <w:pPr>
              <w:spacing w:line="360" w:lineRule="auto"/>
              <w:jc w:val="center"/>
              <w:rPr>
                <w:rFonts w:ascii="Mulish" w:hAnsi="Mulish" w:cs="Calibri"/>
                <w:sz w:val="22"/>
                <w:szCs w:val="22"/>
                <w:rPrChange w:id="6639" w:author="Guilherme Pessoa-Amorim [2]" w:date="2021-11-16T13:46:00Z">
                  <w:rPr>
                    <w:rFonts w:cs="Calibri"/>
                    <w:szCs w:val="22"/>
                  </w:rPr>
                </w:rPrChange>
              </w:rPr>
            </w:pPr>
          </w:p>
        </w:tc>
        <w:tc>
          <w:tcPr>
            <w:tcW w:w="1500" w:type="dxa"/>
          </w:tcPr>
          <w:p w14:paraId="06067B54" w14:textId="77777777" w:rsidR="0071035B" w:rsidRPr="00D9517A" w:rsidRDefault="0071035B">
            <w:pPr>
              <w:spacing w:line="360" w:lineRule="auto"/>
              <w:jc w:val="center"/>
              <w:rPr>
                <w:rFonts w:ascii="Mulish" w:hAnsi="Mulish" w:cs="Calibri"/>
                <w:sz w:val="22"/>
                <w:szCs w:val="22"/>
                <w:rPrChange w:id="6640" w:author="Guilherme Pessoa-Amorim [2]" w:date="2021-11-16T13:46:00Z">
                  <w:rPr>
                    <w:rFonts w:cs="Calibri"/>
                    <w:szCs w:val="22"/>
                  </w:rPr>
                </w:rPrChange>
              </w:rPr>
            </w:pPr>
          </w:p>
        </w:tc>
      </w:tr>
      <w:tr w:rsidR="0071035B" w:rsidRPr="00D9517A" w14:paraId="51AEC695" w14:textId="77777777" w:rsidTr="00E365A9">
        <w:tc>
          <w:tcPr>
            <w:tcW w:w="5529" w:type="dxa"/>
          </w:tcPr>
          <w:p w14:paraId="7F73DF0B" w14:textId="77777777" w:rsidR="0071035B" w:rsidRPr="00D9517A" w:rsidRDefault="0071035B" w:rsidP="00D87F19">
            <w:pPr>
              <w:spacing w:line="360" w:lineRule="auto"/>
              <w:rPr>
                <w:rFonts w:ascii="Mulish" w:hAnsi="Mulish" w:cs="Calibri"/>
                <w:sz w:val="22"/>
                <w:szCs w:val="22"/>
                <w:rPrChange w:id="6641" w:author="Guilherme Pessoa-Amorim [2]" w:date="2021-11-16T13:46:00Z">
                  <w:rPr>
                    <w:rFonts w:cs="Calibri"/>
                    <w:szCs w:val="22"/>
                  </w:rPr>
                </w:rPrChange>
              </w:rPr>
            </w:pPr>
            <w:r w:rsidRPr="00D9517A">
              <w:rPr>
                <w:rFonts w:ascii="Mulish" w:hAnsi="Mulish" w:cs="Calibri"/>
                <w:sz w:val="22"/>
                <w:szCs w:val="22"/>
                <w:rPrChange w:id="6642" w:author="Guilherme Pessoa-Amorim [2]" w:date="2021-11-16T13:46:00Z">
                  <w:rPr>
                    <w:rFonts w:cs="Calibri"/>
                    <w:szCs w:val="22"/>
                  </w:rPr>
                </w:rPrChange>
              </w:rPr>
              <w:t>Anti-IgE antibodies</w:t>
            </w:r>
          </w:p>
        </w:tc>
        <w:tc>
          <w:tcPr>
            <w:tcW w:w="1559" w:type="dxa"/>
          </w:tcPr>
          <w:p w14:paraId="1B409B90" w14:textId="77777777" w:rsidR="0071035B" w:rsidRPr="00D9517A" w:rsidRDefault="0071035B">
            <w:pPr>
              <w:spacing w:line="360" w:lineRule="auto"/>
              <w:jc w:val="center"/>
              <w:rPr>
                <w:rFonts w:ascii="Mulish" w:hAnsi="Mulish" w:cs="Calibri"/>
                <w:sz w:val="22"/>
                <w:szCs w:val="22"/>
                <w:rPrChange w:id="6643" w:author="Guilherme Pessoa-Amorim [2]" w:date="2021-11-16T13:46:00Z">
                  <w:rPr>
                    <w:rFonts w:cs="Calibri"/>
                    <w:szCs w:val="22"/>
                  </w:rPr>
                </w:rPrChange>
              </w:rPr>
            </w:pPr>
            <w:r w:rsidRPr="00D9517A">
              <w:rPr>
                <w:rFonts w:ascii="Mulish" w:hAnsi="Mulish" w:cs="Calibri"/>
                <w:sz w:val="22"/>
                <w:szCs w:val="22"/>
                <w:rPrChange w:id="6644" w:author="Guilherme Pessoa-Amorim [2]" w:date="2021-11-16T13:46:00Z">
                  <w:rPr>
                    <w:rFonts w:cs="Calibri"/>
                    <w:szCs w:val="22"/>
                  </w:rPr>
                </w:rPrChange>
              </w:rPr>
              <w:t>X</w:t>
            </w:r>
          </w:p>
        </w:tc>
        <w:tc>
          <w:tcPr>
            <w:tcW w:w="1418" w:type="dxa"/>
          </w:tcPr>
          <w:p w14:paraId="189CB2D0" w14:textId="77777777" w:rsidR="0071035B" w:rsidRPr="00D9517A" w:rsidRDefault="0071035B">
            <w:pPr>
              <w:spacing w:line="360" w:lineRule="auto"/>
              <w:jc w:val="center"/>
              <w:rPr>
                <w:rFonts w:ascii="Mulish" w:hAnsi="Mulish" w:cs="Calibri"/>
                <w:sz w:val="22"/>
                <w:szCs w:val="22"/>
                <w:rPrChange w:id="6645" w:author="Guilherme Pessoa-Amorim [2]" w:date="2021-11-16T13:46:00Z">
                  <w:rPr>
                    <w:rFonts w:cs="Calibri"/>
                    <w:szCs w:val="22"/>
                  </w:rPr>
                </w:rPrChange>
              </w:rPr>
            </w:pPr>
          </w:p>
        </w:tc>
        <w:tc>
          <w:tcPr>
            <w:tcW w:w="1500" w:type="dxa"/>
          </w:tcPr>
          <w:p w14:paraId="4E84A4B0" w14:textId="77777777" w:rsidR="0071035B" w:rsidRPr="00D9517A" w:rsidRDefault="0071035B">
            <w:pPr>
              <w:spacing w:line="360" w:lineRule="auto"/>
              <w:jc w:val="center"/>
              <w:rPr>
                <w:rFonts w:ascii="Mulish" w:hAnsi="Mulish" w:cs="Calibri"/>
                <w:sz w:val="22"/>
                <w:szCs w:val="22"/>
                <w:rPrChange w:id="6646" w:author="Guilherme Pessoa-Amorim [2]" w:date="2021-11-16T13:46:00Z">
                  <w:rPr>
                    <w:rFonts w:cs="Calibri"/>
                    <w:szCs w:val="22"/>
                  </w:rPr>
                </w:rPrChange>
              </w:rPr>
            </w:pPr>
          </w:p>
        </w:tc>
      </w:tr>
      <w:tr w:rsidR="0071035B" w:rsidRPr="00D9517A" w14:paraId="19378338" w14:textId="77777777" w:rsidTr="00E365A9">
        <w:tc>
          <w:tcPr>
            <w:tcW w:w="5529" w:type="dxa"/>
          </w:tcPr>
          <w:p w14:paraId="39052961" w14:textId="77777777" w:rsidR="0071035B" w:rsidRPr="00D9517A" w:rsidRDefault="0071035B" w:rsidP="00D87F19">
            <w:pPr>
              <w:spacing w:line="360" w:lineRule="auto"/>
              <w:rPr>
                <w:rFonts w:ascii="Mulish" w:hAnsi="Mulish" w:cs="Calibri"/>
                <w:sz w:val="22"/>
                <w:szCs w:val="22"/>
                <w:rPrChange w:id="6647" w:author="Guilherme Pessoa-Amorim [2]" w:date="2021-11-16T13:46:00Z">
                  <w:rPr>
                    <w:rFonts w:cs="Calibri"/>
                    <w:szCs w:val="22"/>
                  </w:rPr>
                </w:rPrChange>
              </w:rPr>
            </w:pPr>
            <w:r w:rsidRPr="00D9517A">
              <w:rPr>
                <w:rFonts w:ascii="Mulish" w:hAnsi="Mulish" w:cs="Calibri"/>
                <w:sz w:val="22"/>
                <w:szCs w:val="22"/>
                <w:rPrChange w:id="6648" w:author="Guilherme Pessoa-Amorim [2]" w:date="2021-11-16T13:46:00Z">
                  <w:rPr>
                    <w:rFonts w:cs="Calibri"/>
                    <w:szCs w:val="22"/>
                  </w:rPr>
                </w:rPrChange>
              </w:rPr>
              <w:t>Cromoglycates</w:t>
            </w:r>
          </w:p>
        </w:tc>
        <w:tc>
          <w:tcPr>
            <w:tcW w:w="1559" w:type="dxa"/>
          </w:tcPr>
          <w:p w14:paraId="1611539F" w14:textId="77777777" w:rsidR="0071035B" w:rsidRPr="00D9517A" w:rsidRDefault="0071035B">
            <w:pPr>
              <w:spacing w:line="360" w:lineRule="auto"/>
              <w:jc w:val="center"/>
              <w:rPr>
                <w:rFonts w:ascii="Mulish" w:hAnsi="Mulish" w:cs="Calibri"/>
                <w:sz w:val="22"/>
                <w:szCs w:val="22"/>
                <w:rPrChange w:id="6649" w:author="Guilherme Pessoa-Amorim [2]" w:date="2021-11-16T13:46:00Z">
                  <w:rPr>
                    <w:rFonts w:cs="Calibri"/>
                    <w:szCs w:val="22"/>
                  </w:rPr>
                </w:rPrChange>
              </w:rPr>
            </w:pPr>
            <w:r w:rsidRPr="00D9517A">
              <w:rPr>
                <w:rFonts w:ascii="Mulish" w:hAnsi="Mulish" w:cs="Calibri"/>
                <w:sz w:val="22"/>
                <w:szCs w:val="22"/>
                <w:rPrChange w:id="6650" w:author="Guilherme Pessoa-Amorim [2]" w:date="2021-11-16T13:46:00Z">
                  <w:rPr>
                    <w:rFonts w:cs="Calibri"/>
                    <w:szCs w:val="22"/>
                  </w:rPr>
                </w:rPrChange>
              </w:rPr>
              <w:t>X</w:t>
            </w:r>
          </w:p>
        </w:tc>
        <w:tc>
          <w:tcPr>
            <w:tcW w:w="1418" w:type="dxa"/>
          </w:tcPr>
          <w:p w14:paraId="31C1A506" w14:textId="77777777" w:rsidR="0071035B" w:rsidRPr="00D9517A" w:rsidRDefault="0071035B">
            <w:pPr>
              <w:spacing w:line="360" w:lineRule="auto"/>
              <w:jc w:val="center"/>
              <w:rPr>
                <w:rFonts w:ascii="Mulish" w:hAnsi="Mulish" w:cs="Calibri"/>
                <w:sz w:val="22"/>
                <w:szCs w:val="22"/>
                <w:rPrChange w:id="6651" w:author="Guilherme Pessoa-Amorim [2]" w:date="2021-11-16T13:46:00Z">
                  <w:rPr>
                    <w:rFonts w:cs="Calibri"/>
                    <w:szCs w:val="22"/>
                  </w:rPr>
                </w:rPrChange>
              </w:rPr>
            </w:pPr>
          </w:p>
        </w:tc>
        <w:tc>
          <w:tcPr>
            <w:tcW w:w="1500" w:type="dxa"/>
          </w:tcPr>
          <w:p w14:paraId="6CE49BBD" w14:textId="77777777" w:rsidR="0071035B" w:rsidRPr="00D9517A" w:rsidRDefault="0071035B">
            <w:pPr>
              <w:spacing w:line="360" w:lineRule="auto"/>
              <w:jc w:val="center"/>
              <w:rPr>
                <w:rFonts w:ascii="Mulish" w:hAnsi="Mulish" w:cs="Calibri"/>
                <w:sz w:val="22"/>
                <w:szCs w:val="22"/>
                <w:rPrChange w:id="6652" w:author="Guilherme Pessoa-Amorim [2]" w:date="2021-11-16T13:46:00Z">
                  <w:rPr>
                    <w:rFonts w:cs="Calibri"/>
                    <w:szCs w:val="22"/>
                  </w:rPr>
                </w:rPrChange>
              </w:rPr>
            </w:pPr>
          </w:p>
        </w:tc>
      </w:tr>
      <w:tr w:rsidR="0071035B" w:rsidRPr="00D9517A" w14:paraId="17445CE8" w14:textId="77777777" w:rsidTr="00E365A9">
        <w:tc>
          <w:tcPr>
            <w:tcW w:w="5529" w:type="dxa"/>
          </w:tcPr>
          <w:p w14:paraId="01B1C201" w14:textId="77777777" w:rsidR="0071035B" w:rsidRPr="00D9517A" w:rsidRDefault="0071035B" w:rsidP="00D87F19">
            <w:pPr>
              <w:spacing w:line="360" w:lineRule="auto"/>
              <w:rPr>
                <w:rFonts w:ascii="Mulish" w:hAnsi="Mulish" w:cs="Calibri"/>
                <w:sz w:val="22"/>
                <w:szCs w:val="22"/>
                <w:rPrChange w:id="6653" w:author="Guilherme Pessoa-Amorim [2]" w:date="2021-11-16T13:46:00Z">
                  <w:rPr>
                    <w:rFonts w:cs="Calibri"/>
                    <w:szCs w:val="22"/>
                  </w:rPr>
                </w:rPrChange>
              </w:rPr>
            </w:pPr>
            <w:r w:rsidRPr="00D9517A">
              <w:rPr>
                <w:rFonts w:ascii="Mulish" w:hAnsi="Mulish" w:cs="Calibri"/>
                <w:sz w:val="22"/>
                <w:szCs w:val="22"/>
                <w:rPrChange w:id="6654" w:author="Guilherme Pessoa-Amorim [2]" w:date="2021-11-16T13:46:00Z">
                  <w:rPr>
                    <w:rFonts w:cs="Calibri"/>
                    <w:szCs w:val="22"/>
                  </w:rPr>
                </w:rPrChange>
              </w:rPr>
              <w:t>Histamine antagonists</w:t>
            </w:r>
          </w:p>
        </w:tc>
        <w:tc>
          <w:tcPr>
            <w:tcW w:w="1559" w:type="dxa"/>
          </w:tcPr>
          <w:p w14:paraId="1B6C5EDB" w14:textId="77777777" w:rsidR="0071035B" w:rsidRPr="00D9517A" w:rsidRDefault="0071035B">
            <w:pPr>
              <w:spacing w:line="360" w:lineRule="auto"/>
              <w:jc w:val="center"/>
              <w:rPr>
                <w:rFonts w:ascii="Mulish" w:hAnsi="Mulish" w:cs="Calibri"/>
                <w:sz w:val="22"/>
                <w:szCs w:val="22"/>
                <w:rPrChange w:id="6655" w:author="Guilherme Pessoa-Amorim [2]" w:date="2021-11-16T13:46:00Z">
                  <w:rPr>
                    <w:rFonts w:cs="Calibri"/>
                    <w:szCs w:val="22"/>
                  </w:rPr>
                </w:rPrChange>
              </w:rPr>
            </w:pPr>
            <w:r w:rsidRPr="00D9517A">
              <w:rPr>
                <w:rFonts w:ascii="Mulish" w:hAnsi="Mulish" w:cs="Calibri"/>
                <w:sz w:val="22"/>
                <w:szCs w:val="22"/>
                <w:rPrChange w:id="6656" w:author="Guilherme Pessoa-Amorim [2]" w:date="2021-11-16T13:46:00Z">
                  <w:rPr>
                    <w:rFonts w:cs="Calibri"/>
                    <w:szCs w:val="22"/>
                  </w:rPr>
                </w:rPrChange>
              </w:rPr>
              <w:t>X</w:t>
            </w:r>
          </w:p>
        </w:tc>
        <w:tc>
          <w:tcPr>
            <w:tcW w:w="1418" w:type="dxa"/>
          </w:tcPr>
          <w:p w14:paraId="277FBDC5" w14:textId="77777777" w:rsidR="0071035B" w:rsidRPr="00D9517A" w:rsidRDefault="0071035B">
            <w:pPr>
              <w:spacing w:line="360" w:lineRule="auto"/>
              <w:jc w:val="center"/>
              <w:rPr>
                <w:rFonts w:ascii="Mulish" w:hAnsi="Mulish" w:cs="Calibri"/>
                <w:sz w:val="22"/>
                <w:szCs w:val="22"/>
                <w:rPrChange w:id="6657" w:author="Guilherme Pessoa-Amorim [2]" w:date="2021-11-16T13:46:00Z">
                  <w:rPr>
                    <w:rFonts w:cs="Calibri"/>
                    <w:szCs w:val="22"/>
                  </w:rPr>
                </w:rPrChange>
              </w:rPr>
            </w:pPr>
          </w:p>
        </w:tc>
        <w:tc>
          <w:tcPr>
            <w:tcW w:w="1500" w:type="dxa"/>
          </w:tcPr>
          <w:p w14:paraId="6AA0009C" w14:textId="77777777" w:rsidR="0071035B" w:rsidRPr="00D9517A" w:rsidRDefault="0071035B">
            <w:pPr>
              <w:spacing w:line="360" w:lineRule="auto"/>
              <w:jc w:val="center"/>
              <w:rPr>
                <w:rFonts w:ascii="Mulish" w:hAnsi="Mulish" w:cs="Calibri"/>
                <w:sz w:val="22"/>
                <w:szCs w:val="22"/>
                <w:rPrChange w:id="6658" w:author="Guilherme Pessoa-Amorim [2]" w:date="2021-11-16T13:46:00Z">
                  <w:rPr>
                    <w:rFonts w:cs="Calibri"/>
                    <w:szCs w:val="22"/>
                  </w:rPr>
                </w:rPrChange>
              </w:rPr>
            </w:pPr>
          </w:p>
        </w:tc>
      </w:tr>
      <w:tr w:rsidR="0071035B" w:rsidRPr="00D9517A" w14:paraId="59E24A56" w14:textId="77777777" w:rsidTr="00E365A9">
        <w:tc>
          <w:tcPr>
            <w:tcW w:w="5529" w:type="dxa"/>
          </w:tcPr>
          <w:p w14:paraId="34ACE9E7" w14:textId="77777777" w:rsidR="0071035B" w:rsidRPr="00D9517A" w:rsidRDefault="0071035B" w:rsidP="00D87F19">
            <w:pPr>
              <w:spacing w:line="360" w:lineRule="auto"/>
              <w:rPr>
                <w:rFonts w:ascii="Mulish" w:hAnsi="Mulish" w:cs="Calibri"/>
                <w:sz w:val="22"/>
                <w:szCs w:val="22"/>
                <w:rPrChange w:id="6659" w:author="Guilherme Pessoa-Amorim [2]" w:date="2021-11-16T13:46:00Z">
                  <w:rPr>
                    <w:rFonts w:cs="Calibri"/>
                    <w:szCs w:val="22"/>
                  </w:rPr>
                </w:rPrChange>
              </w:rPr>
            </w:pPr>
            <w:r w:rsidRPr="00D9517A">
              <w:rPr>
                <w:rFonts w:ascii="Mulish" w:hAnsi="Mulish" w:cs="Calibri"/>
                <w:sz w:val="22"/>
                <w:szCs w:val="22"/>
                <w:rPrChange w:id="6660" w:author="Guilherme Pessoa-Amorim [2]" w:date="2021-11-16T13:46:00Z">
                  <w:rPr>
                    <w:rFonts w:cs="Calibri"/>
                    <w:szCs w:val="22"/>
                  </w:rPr>
                </w:rPrChange>
              </w:rPr>
              <w:t>Inhaled corticosteroids</w:t>
            </w:r>
          </w:p>
        </w:tc>
        <w:tc>
          <w:tcPr>
            <w:tcW w:w="1559" w:type="dxa"/>
          </w:tcPr>
          <w:p w14:paraId="6896108B" w14:textId="77777777" w:rsidR="0071035B" w:rsidRPr="00D9517A" w:rsidRDefault="0071035B">
            <w:pPr>
              <w:spacing w:line="360" w:lineRule="auto"/>
              <w:jc w:val="center"/>
              <w:rPr>
                <w:rFonts w:ascii="Mulish" w:hAnsi="Mulish" w:cs="Calibri"/>
                <w:sz w:val="22"/>
                <w:szCs w:val="22"/>
                <w:rPrChange w:id="6661" w:author="Guilherme Pessoa-Amorim [2]" w:date="2021-11-16T13:46:00Z">
                  <w:rPr>
                    <w:rFonts w:cs="Calibri"/>
                    <w:szCs w:val="22"/>
                  </w:rPr>
                </w:rPrChange>
              </w:rPr>
            </w:pPr>
            <w:r w:rsidRPr="00D9517A">
              <w:rPr>
                <w:rFonts w:ascii="Mulish" w:hAnsi="Mulish" w:cs="Calibri"/>
                <w:sz w:val="22"/>
                <w:szCs w:val="22"/>
                <w:rPrChange w:id="6662" w:author="Guilherme Pessoa-Amorim [2]" w:date="2021-11-16T13:46:00Z">
                  <w:rPr>
                    <w:rFonts w:cs="Calibri"/>
                    <w:szCs w:val="22"/>
                  </w:rPr>
                </w:rPrChange>
              </w:rPr>
              <w:t>X</w:t>
            </w:r>
          </w:p>
        </w:tc>
        <w:tc>
          <w:tcPr>
            <w:tcW w:w="1418" w:type="dxa"/>
          </w:tcPr>
          <w:p w14:paraId="6005853A" w14:textId="77777777" w:rsidR="0071035B" w:rsidRPr="00D9517A" w:rsidRDefault="0071035B">
            <w:pPr>
              <w:spacing w:line="360" w:lineRule="auto"/>
              <w:jc w:val="center"/>
              <w:rPr>
                <w:rFonts w:ascii="Mulish" w:hAnsi="Mulish" w:cs="Calibri"/>
                <w:sz w:val="22"/>
                <w:szCs w:val="22"/>
                <w:rPrChange w:id="6663" w:author="Guilherme Pessoa-Amorim [2]" w:date="2021-11-16T13:46:00Z">
                  <w:rPr>
                    <w:rFonts w:cs="Calibri"/>
                    <w:szCs w:val="22"/>
                  </w:rPr>
                </w:rPrChange>
              </w:rPr>
            </w:pPr>
          </w:p>
        </w:tc>
        <w:tc>
          <w:tcPr>
            <w:tcW w:w="1500" w:type="dxa"/>
          </w:tcPr>
          <w:p w14:paraId="4ED4EF04" w14:textId="77777777" w:rsidR="0071035B" w:rsidRPr="00D9517A" w:rsidRDefault="0071035B">
            <w:pPr>
              <w:spacing w:line="360" w:lineRule="auto"/>
              <w:jc w:val="center"/>
              <w:rPr>
                <w:rFonts w:ascii="Mulish" w:hAnsi="Mulish" w:cs="Calibri"/>
                <w:sz w:val="22"/>
                <w:szCs w:val="22"/>
                <w:rPrChange w:id="6664" w:author="Guilherme Pessoa-Amorim [2]" w:date="2021-11-16T13:46:00Z">
                  <w:rPr>
                    <w:rFonts w:cs="Calibri"/>
                    <w:szCs w:val="22"/>
                  </w:rPr>
                </w:rPrChange>
              </w:rPr>
            </w:pPr>
          </w:p>
        </w:tc>
      </w:tr>
      <w:tr w:rsidR="0071035B" w:rsidRPr="00D9517A" w14:paraId="57023963" w14:textId="77777777" w:rsidTr="00E365A9">
        <w:tc>
          <w:tcPr>
            <w:tcW w:w="5529" w:type="dxa"/>
          </w:tcPr>
          <w:p w14:paraId="594AB5EF" w14:textId="77777777" w:rsidR="0071035B" w:rsidRPr="00D9517A" w:rsidRDefault="0071035B" w:rsidP="00D87F19">
            <w:pPr>
              <w:spacing w:line="360" w:lineRule="auto"/>
              <w:rPr>
                <w:rFonts w:ascii="Mulish" w:hAnsi="Mulish" w:cs="Calibri"/>
                <w:sz w:val="22"/>
                <w:szCs w:val="22"/>
                <w:rPrChange w:id="6665" w:author="Guilherme Pessoa-Amorim [2]" w:date="2021-11-16T13:46:00Z">
                  <w:rPr>
                    <w:rFonts w:cs="Calibri"/>
                    <w:szCs w:val="22"/>
                  </w:rPr>
                </w:rPrChange>
              </w:rPr>
            </w:pPr>
            <w:r w:rsidRPr="00D9517A">
              <w:rPr>
                <w:rFonts w:ascii="Mulish" w:hAnsi="Mulish" w:cs="Calibri"/>
                <w:sz w:val="22"/>
                <w:szCs w:val="22"/>
                <w:rPrChange w:id="6666" w:author="Guilherme Pessoa-Amorim [2]" w:date="2021-11-16T13:46:00Z">
                  <w:rPr>
                    <w:rFonts w:cs="Calibri"/>
                    <w:szCs w:val="22"/>
                  </w:rPr>
                </w:rPrChange>
              </w:rPr>
              <w:t>Inhaled bronchodilators</w:t>
            </w:r>
          </w:p>
        </w:tc>
        <w:tc>
          <w:tcPr>
            <w:tcW w:w="1559" w:type="dxa"/>
          </w:tcPr>
          <w:p w14:paraId="223272DC" w14:textId="77777777" w:rsidR="0071035B" w:rsidRPr="00D9517A" w:rsidRDefault="0071035B">
            <w:pPr>
              <w:spacing w:line="360" w:lineRule="auto"/>
              <w:jc w:val="center"/>
              <w:rPr>
                <w:rFonts w:ascii="Mulish" w:hAnsi="Mulish" w:cs="Calibri"/>
                <w:sz w:val="22"/>
                <w:szCs w:val="22"/>
                <w:rPrChange w:id="6667" w:author="Guilherme Pessoa-Amorim [2]" w:date="2021-11-16T13:46:00Z">
                  <w:rPr>
                    <w:rFonts w:cs="Calibri"/>
                    <w:szCs w:val="22"/>
                  </w:rPr>
                </w:rPrChange>
              </w:rPr>
            </w:pPr>
            <w:r w:rsidRPr="00D9517A">
              <w:rPr>
                <w:rFonts w:ascii="Mulish" w:hAnsi="Mulish" w:cs="Calibri"/>
                <w:sz w:val="22"/>
                <w:szCs w:val="22"/>
                <w:rPrChange w:id="6668" w:author="Guilherme Pessoa-Amorim [2]" w:date="2021-11-16T13:46:00Z">
                  <w:rPr>
                    <w:rFonts w:cs="Calibri"/>
                    <w:szCs w:val="22"/>
                  </w:rPr>
                </w:rPrChange>
              </w:rPr>
              <w:t>X</w:t>
            </w:r>
          </w:p>
        </w:tc>
        <w:tc>
          <w:tcPr>
            <w:tcW w:w="1418" w:type="dxa"/>
          </w:tcPr>
          <w:p w14:paraId="046D1E05" w14:textId="77777777" w:rsidR="0071035B" w:rsidRPr="00D9517A" w:rsidRDefault="0071035B">
            <w:pPr>
              <w:spacing w:line="360" w:lineRule="auto"/>
              <w:jc w:val="center"/>
              <w:rPr>
                <w:rFonts w:ascii="Mulish" w:hAnsi="Mulish" w:cs="Calibri"/>
                <w:sz w:val="22"/>
                <w:szCs w:val="22"/>
                <w:rPrChange w:id="6669" w:author="Guilherme Pessoa-Amorim [2]" w:date="2021-11-16T13:46:00Z">
                  <w:rPr>
                    <w:rFonts w:cs="Calibri"/>
                    <w:szCs w:val="22"/>
                  </w:rPr>
                </w:rPrChange>
              </w:rPr>
            </w:pPr>
          </w:p>
        </w:tc>
        <w:tc>
          <w:tcPr>
            <w:tcW w:w="1500" w:type="dxa"/>
          </w:tcPr>
          <w:p w14:paraId="69254CDA" w14:textId="77777777" w:rsidR="0071035B" w:rsidRPr="00D9517A" w:rsidRDefault="0071035B">
            <w:pPr>
              <w:spacing w:line="360" w:lineRule="auto"/>
              <w:jc w:val="center"/>
              <w:rPr>
                <w:rFonts w:ascii="Mulish" w:hAnsi="Mulish" w:cs="Calibri"/>
                <w:sz w:val="22"/>
                <w:szCs w:val="22"/>
                <w:rPrChange w:id="6670" w:author="Guilherme Pessoa-Amorim [2]" w:date="2021-11-16T13:46:00Z">
                  <w:rPr>
                    <w:rFonts w:cs="Calibri"/>
                    <w:szCs w:val="22"/>
                  </w:rPr>
                </w:rPrChange>
              </w:rPr>
            </w:pPr>
          </w:p>
        </w:tc>
      </w:tr>
      <w:tr w:rsidR="0071035B" w:rsidRPr="00D9517A" w14:paraId="218816EF" w14:textId="77777777" w:rsidTr="00E365A9">
        <w:tc>
          <w:tcPr>
            <w:tcW w:w="5529" w:type="dxa"/>
          </w:tcPr>
          <w:p w14:paraId="0B605DEA" w14:textId="77777777" w:rsidR="0071035B" w:rsidRPr="00D9517A" w:rsidRDefault="0071035B" w:rsidP="00D87F19">
            <w:pPr>
              <w:spacing w:line="360" w:lineRule="auto"/>
              <w:rPr>
                <w:rFonts w:ascii="Mulish" w:hAnsi="Mulish" w:cs="Calibri"/>
                <w:sz w:val="22"/>
                <w:szCs w:val="22"/>
                <w:rPrChange w:id="6671" w:author="Guilherme Pessoa-Amorim [2]" w:date="2021-11-16T13:46:00Z">
                  <w:rPr>
                    <w:rFonts w:cs="Calibri"/>
                    <w:szCs w:val="22"/>
                  </w:rPr>
                </w:rPrChange>
              </w:rPr>
            </w:pPr>
            <w:r w:rsidRPr="00D9517A">
              <w:rPr>
                <w:rFonts w:ascii="Mulish" w:hAnsi="Mulish" w:cs="Calibri"/>
                <w:sz w:val="22"/>
                <w:szCs w:val="22"/>
                <w:rPrChange w:id="6672" w:author="Guilherme Pessoa-Amorim [2]" w:date="2021-11-16T13:46:00Z">
                  <w:rPr>
                    <w:rFonts w:cs="Calibri"/>
                    <w:szCs w:val="22"/>
                  </w:rPr>
                </w:rPrChange>
              </w:rPr>
              <w:t>Intravenous or intramuscular bronchodilators</w:t>
            </w:r>
          </w:p>
        </w:tc>
        <w:tc>
          <w:tcPr>
            <w:tcW w:w="1559" w:type="dxa"/>
          </w:tcPr>
          <w:p w14:paraId="0AFF9069" w14:textId="77777777" w:rsidR="0071035B" w:rsidRPr="00D9517A" w:rsidRDefault="0071035B">
            <w:pPr>
              <w:spacing w:line="360" w:lineRule="auto"/>
              <w:jc w:val="center"/>
              <w:rPr>
                <w:rFonts w:ascii="Mulish" w:hAnsi="Mulish" w:cs="Calibri"/>
                <w:sz w:val="22"/>
                <w:szCs w:val="22"/>
                <w:rPrChange w:id="6673" w:author="Guilherme Pessoa-Amorim [2]" w:date="2021-11-16T13:46:00Z">
                  <w:rPr>
                    <w:rFonts w:cs="Calibri"/>
                    <w:szCs w:val="22"/>
                  </w:rPr>
                </w:rPrChange>
              </w:rPr>
            </w:pPr>
            <w:r w:rsidRPr="00D9517A">
              <w:rPr>
                <w:rFonts w:ascii="Mulish" w:hAnsi="Mulish" w:cs="Calibri"/>
                <w:sz w:val="22"/>
                <w:szCs w:val="22"/>
                <w:rPrChange w:id="6674" w:author="Guilherme Pessoa-Amorim [2]" w:date="2021-11-16T13:46:00Z">
                  <w:rPr>
                    <w:rFonts w:cs="Calibri"/>
                    <w:szCs w:val="22"/>
                  </w:rPr>
                </w:rPrChange>
              </w:rPr>
              <w:t>X</w:t>
            </w:r>
          </w:p>
        </w:tc>
        <w:tc>
          <w:tcPr>
            <w:tcW w:w="1418" w:type="dxa"/>
          </w:tcPr>
          <w:p w14:paraId="0953BAAE" w14:textId="77777777" w:rsidR="0071035B" w:rsidRPr="00D9517A" w:rsidRDefault="0071035B">
            <w:pPr>
              <w:spacing w:line="360" w:lineRule="auto"/>
              <w:jc w:val="center"/>
              <w:rPr>
                <w:rFonts w:ascii="Mulish" w:hAnsi="Mulish" w:cs="Calibri"/>
                <w:sz w:val="22"/>
                <w:szCs w:val="22"/>
                <w:rPrChange w:id="6675" w:author="Guilherme Pessoa-Amorim [2]" w:date="2021-11-16T13:46:00Z">
                  <w:rPr>
                    <w:rFonts w:cs="Calibri"/>
                    <w:szCs w:val="22"/>
                  </w:rPr>
                </w:rPrChange>
              </w:rPr>
            </w:pPr>
          </w:p>
        </w:tc>
        <w:tc>
          <w:tcPr>
            <w:tcW w:w="1500" w:type="dxa"/>
          </w:tcPr>
          <w:p w14:paraId="6C2D50F7" w14:textId="77777777" w:rsidR="0071035B" w:rsidRPr="00D9517A" w:rsidRDefault="0071035B">
            <w:pPr>
              <w:spacing w:line="360" w:lineRule="auto"/>
              <w:jc w:val="center"/>
              <w:rPr>
                <w:rFonts w:ascii="Mulish" w:hAnsi="Mulish" w:cs="Calibri"/>
                <w:sz w:val="22"/>
                <w:szCs w:val="22"/>
                <w:rPrChange w:id="6676" w:author="Guilherme Pessoa-Amorim [2]" w:date="2021-11-16T13:46:00Z">
                  <w:rPr>
                    <w:rFonts w:cs="Calibri"/>
                    <w:szCs w:val="22"/>
                  </w:rPr>
                </w:rPrChange>
              </w:rPr>
            </w:pPr>
          </w:p>
        </w:tc>
      </w:tr>
      <w:tr w:rsidR="0071035B" w:rsidRPr="00D9517A" w14:paraId="45940CAD" w14:textId="77777777" w:rsidTr="00E365A9">
        <w:tc>
          <w:tcPr>
            <w:tcW w:w="5529" w:type="dxa"/>
          </w:tcPr>
          <w:p w14:paraId="7CE48465" w14:textId="77777777" w:rsidR="0071035B" w:rsidRPr="00D9517A" w:rsidRDefault="0071035B" w:rsidP="00D87F19">
            <w:pPr>
              <w:spacing w:line="360" w:lineRule="auto"/>
              <w:rPr>
                <w:rFonts w:ascii="Mulish" w:hAnsi="Mulish" w:cs="Calibri"/>
                <w:sz w:val="22"/>
                <w:szCs w:val="22"/>
                <w:rPrChange w:id="6677" w:author="Guilherme Pessoa-Amorim [2]" w:date="2021-11-16T13:46:00Z">
                  <w:rPr>
                    <w:rFonts w:cs="Calibri"/>
                    <w:szCs w:val="22"/>
                  </w:rPr>
                </w:rPrChange>
              </w:rPr>
            </w:pPr>
            <w:r w:rsidRPr="00D9517A">
              <w:rPr>
                <w:rFonts w:ascii="Mulish" w:hAnsi="Mulish" w:cs="Calibri"/>
                <w:sz w:val="22"/>
                <w:szCs w:val="22"/>
                <w:rPrChange w:id="6678" w:author="Guilherme Pessoa-Amorim [2]" w:date="2021-11-16T13:46:00Z">
                  <w:rPr>
                    <w:rFonts w:cs="Calibri"/>
                    <w:szCs w:val="22"/>
                  </w:rPr>
                </w:rPrChange>
              </w:rPr>
              <w:t>Leukotriene antagonists</w:t>
            </w:r>
          </w:p>
        </w:tc>
        <w:tc>
          <w:tcPr>
            <w:tcW w:w="1559" w:type="dxa"/>
          </w:tcPr>
          <w:p w14:paraId="65B81205" w14:textId="77777777" w:rsidR="0071035B" w:rsidRPr="00D9517A" w:rsidRDefault="0071035B">
            <w:pPr>
              <w:spacing w:line="360" w:lineRule="auto"/>
              <w:jc w:val="center"/>
              <w:rPr>
                <w:rFonts w:ascii="Mulish" w:hAnsi="Mulish" w:cs="Calibri"/>
                <w:sz w:val="22"/>
                <w:szCs w:val="22"/>
                <w:rPrChange w:id="6679" w:author="Guilherme Pessoa-Amorim [2]" w:date="2021-11-16T13:46:00Z">
                  <w:rPr>
                    <w:rFonts w:cs="Calibri"/>
                    <w:szCs w:val="22"/>
                  </w:rPr>
                </w:rPrChange>
              </w:rPr>
            </w:pPr>
            <w:r w:rsidRPr="00D9517A">
              <w:rPr>
                <w:rFonts w:ascii="Mulish" w:hAnsi="Mulish" w:cs="Calibri"/>
                <w:sz w:val="22"/>
                <w:szCs w:val="22"/>
                <w:rPrChange w:id="6680" w:author="Guilherme Pessoa-Amorim [2]" w:date="2021-11-16T13:46:00Z">
                  <w:rPr>
                    <w:rFonts w:cs="Calibri"/>
                    <w:szCs w:val="22"/>
                  </w:rPr>
                </w:rPrChange>
              </w:rPr>
              <w:t>X</w:t>
            </w:r>
          </w:p>
        </w:tc>
        <w:tc>
          <w:tcPr>
            <w:tcW w:w="1418" w:type="dxa"/>
          </w:tcPr>
          <w:p w14:paraId="6198496B" w14:textId="77777777" w:rsidR="0071035B" w:rsidRPr="00D9517A" w:rsidRDefault="0071035B">
            <w:pPr>
              <w:spacing w:line="360" w:lineRule="auto"/>
              <w:jc w:val="center"/>
              <w:rPr>
                <w:rFonts w:ascii="Mulish" w:hAnsi="Mulish" w:cs="Calibri"/>
                <w:sz w:val="22"/>
                <w:szCs w:val="22"/>
                <w:rPrChange w:id="6681" w:author="Guilherme Pessoa-Amorim [2]" w:date="2021-11-16T13:46:00Z">
                  <w:rPr>
                    <w:rFonts w:cs="Calibri"/>
                    <w:szCs w:val="22"/>
                  </w:rPr>
                </w:rPrChange>
              </w:rPr>
            </w:pPr>
          </w:p>
        </w:tc>
        <w:tc>
          <w:tcPr>
            <w:tcW w:w="1500" w:type="dxa"/>
          </w:tcPr>
          <w:p w14:paraId="2A457486" w14:textId="77777777" w:rsidR="0071035B" w:rsidRPr="00D9517A" w:rsidRDefault="0071035B">
            <w:pPr>
              <w:spacing w:line="360" w:lineRule="auto"/>
              <w:jc w:val="center"/>
              <w:rPr>
                <w:rFonts w:ascii="Mulish" w:hAnsi="Mulish" w:cs="Calibri"/>
                <w:sz w:val="22"/>
                <w:szCs w:val="22"/>
                <w:rPrChange w:id="6682" w:author="Guilherme Pessoa-Amorim [2]" w:date="2021-11-16T13:46:00Z">
                  <w:rPr>
                    <w:rFonts w:cs="Calibri"/>
                    <w:szCs w:val="22"/>
                  </w:rPr>
                </w:rPrChange>
              </w:rPr>
            </w:pPr>
          </w:p>
        </w:tc>
      </w:tr>
      <w:tr w:rsidR="0071035B" w:rsidRPr="00D9517A" w14:paraId="5148636E" w14:textId="77777777" w:rsidTr="00E365A9">
        <w:tc>
          <w:tcPr>
            <w:tcW w:w="5529" w:type="dxa"/>
          </w:tcPr>
          <w:p w14:paraId="5BB71413" w14:textId="77777777" w:rsidR="0071035B" w:rsidRPr="00D9517A" w:rsidRDefault="0071035B" w:rsidP="00D87F19">
            <w:pPr>
              <w:spacing w:line="360" w:lineRule="auto"/>
              <w:rPr>
                <w:rFonts w:ascii="Mulish" w:hAnsi="Mulish" w:cs="Calibri"/>
                <w:sz w:val="22"/>
                <w:szCs w:val="22"/>
                <w:rPrChange w:id="6683" w:author="Guilherme Pessoa-Amorim [2]" w:date="2021-11-16T13:46:00Z">
                  <w:rPr>
                    <w:rFonts w:cs="Calibri"/>
                    <w:szCs w:val="22"/>
                  </w:rPr>
                </w:rPrChange>
              </w:rPr>
            </w:pPr>
            <w:r w:rsidRPr="00D9517A">
              <w:rPr>
                <w:rFonts w:ascii="Mulish" w:hAnsi="Mulish" w:cs="Calibri"/>
                <w:sz w:val="22"/>
                <w:szCs w:val="22"/>
                <w:rPrChange w:id="6684" w:author="Guilherme Pessoa-Amorim [2]" w:date="2021-11-16T13:46:00Z">
                  <w:rPr>
                    <w:rFonts w:cs="Calibri"/>
                    <w:szCs w:val="22"/>
                  </w:rPr>
                </w:rPrChange>
              </w:rPr>
              <w:t>Nebulized drugs used in asthma or chronic obstructive pulmonary disease</w:t>
            </w:r>
          </w:p>
        </w:tc>
        <w:tc>
          <w:tcPr>
            <w:tcW w:w="1559" w:type="dxa"/>
          </w:tcPr>
          <w:p w14:paraId="198A04D5" w14:textId="77777777" w:rsidR="0071035B" w:rsidRPr="00D9517A" w:rsidRDefault="0071035B">
            <w:pPr>
              <w:spacing w:line="360" w:lineRule="auto"/>
              <w:jc w:val="center"/>
              <w:rPr>
                <w:rFonts w:ascii="Mulish" w:hAnsi="Mulish" w:cs="Calibri"/>
                <w:sz w:val="22"/>
                <w:szCs w:val="22"/>
                <w:rPrChange w:id="6685" w:author="Guilherme Pessoa-Amorim [2]" w:date="2021-11-16T13:46:00Z">
                  <w:rPr>
                    <w:rFonts w:cs="Calibri"/>
                    <w:szCs w:val="22"/>
                  </w:rPr>
                </w:rPrChange>
              </w:rPr>
            </w:pPr>
            <w:r w:rsidRPr="00D9517A">
              <w:rPr>
                <w:rFonts w:ascii="Mulish" w:hAnsi="Mulish" w:cs="Calibri"/>
                <w:sz w:val="22"/>
                <w:szCs w:val="22"/>
                <w:rPrChange w:id="6686" w:author="Guilherme Pessoa-Amorim [2]" w:date="2021-11-16T13:46:00Z">
                  <w:rPr>
                    <w:rFonts w:cs="Calibri"/>
                    <w:szCs w:val="22"/>
                  </w:rPr>
                </w:rPrChange>
              </w:rPr>
              <w:t>X</w:t>
            </w:r>
          </w:p>
        </w:tc>
        <w:tc>
          <w:tcPr>
            <w:tcW w:w="1418" w:type="dxa"/>
          </w:tcPr>
          <w:p w14:paraId="5EE81061" w14:textId="77777777" w:rsidR="0071035B" w:rsidRPr="00D9517A" w:rsidRDefault="0071035B">
            <w:pPr>
              <w:spacing w:line="360" w:lineRule="auto"/>
              <w:jc w:val="center"/>
              <w:rPr>
                <w:rFonts w:ascii="Mulish" w:hAnsi="Mulish" w:cs="Calibri"/>
                <w:sz w:val="22"/>
                <w:szCs w:val="22"/>
                <w:rPrChange w:id="6687" w:author="Guilherme Pessoa-Amorim [2]" w:date="2021-11-16T13:46:00Z">
                  <w:rPr>
                    <w:rFonts w:cs="Calibri"/>
                    <w:szCs w:val="22"/>
                  </w:rPr>
                </w:rPrChange>
              </w:rPr>
            </w:pPr>
          </w:p>
        </w:tc>
        <w:tc>
          <w:tcPr>
            <w:tcW w:w="1500" w:type="dxa"/>
          </w:tcPr>
          <w:p w14:paraId="07C95180" w14:textId="77777777" w:rsidR="0071035B" w:rsidRPr="00D9517A" w:rsidRDefault="0071035B">
            <w:pPr>
              <w:spacing w:line="360" w:lineRule="auto"/>
              <w:jc w:val="center"/>
              <w:rPr>
                <w:rFonts w:ascii="Mulish" w:hAnsi="Mulish" w:cs="Calibri"/>
                <w:sz w:val="22"/>
                <w:szCs w:val="22"/>
                <w:rPrChange w:id="6688" w:author="Guilherme Pessoa-Amorim [2]" w:date="2021-11-16T13:46:00Z">
                  <w:rPr>
                    <w:rFonts w:cs="Calibri"/>
                    <w:szCs w:val="22"/>
                  </w:rPr>
                </w:rPrChange>
              </w:rPr>
            </w:pPr>
          </w:p>
        </w:tc>
      </w:tr>
      <w:tr w:rsidR="0071035B" w:rsidRPr="00D9517A" w14:paraId="1448E3C8" w14:textId="77777777" w:rsidTr="00E365A9">
        <w:tc>
          <w:tcPr>
            <w:tcW w:w="5529" w:type="dxa"/>
          </w:tcPr>
          <w:p w14:paraId="611B5B2F" w14:textId="77777777" w:rsidR="0071035B" w:rsidRPr="00D9517A" w:rsidRDefault="0071035B" w:rsidP="00D87F19">
            <w:pPr>
              <w:spacing w:line="360" w:lineRule="auto"/>
              <w:rPr>
                <w:rFonts w:ascii="Mulish" w:hAnsi="Mulish" w:cs="Calibri"/>
                <w:sz w:val="22"/>
                <w:szCs w:val="22"/>
                <w:rPrChange w:id="6689" w:author="Guilherme Pessoa-Amorim [2]" w:date="2021-11-16T13:46:00Z">
                  <w:rPr>
                    <w:rFonts w:cs="Calibri"/>
                    <w:szCs w:val="22"/>
                  </w:rPr>
                </w:rPrChange>
              </w:rPr>
            </w:pPr>
            <w:r w:rsidRPr="00D9517A">
              <w:rPr>
                <w:rFonts w:ascii="Mulish" w:hAnsi="Mulish" w:cs="Calibri"/>
                <w:sz w:val="22"/>
                <w:szCs w:val="22"/>
                <w:rPrChange w:id="6690" w:author="Guilherme Pessoa-Amorim [2]" w:date="2021-11-16T13:46:00Z">
                  <w:rPr>
                    <w:rFonts w:cs="Calibri"/>
                    <w:szCs w:val="22"/>
                  </w:rPr>
                </w:rPrChange>
              </w:rPr>
              <w:t>Non-selective adrenoceptor agonists</w:t>
            </w:r>
          </w:p>
        </w:tc>
        <w:tc>
          <w:tcPr>
            <w:tcW w:w="1559" w:type="dxa"/>
          </w:tcPr>
          <w:p w14:paraId="71860D50" w14:textId="77777777" w:rsidR="0071035B" w:rsidRPr="00D9517A" w:rsidRDefault="0071035B">
            <w:pPr>
              <w:spacing w:line="360" w:lineRule="auto"/>
              <w:jc w:val="center"/>
              <w:rPr>
                <w:rFonts w:ascii="Mulish" w:hAnsi="Mulish" w:cs="Calibri"/>
                <w:sz w:val="22"/>
                <w:szCs w:val="22"/>
                <w:rPrChange w:id="6691" w:author="Guilherme Pessoa-Amorim [2]" w:date="2021-11-16T13:46:00Z">
                  <w:rPr>
                    <w:rFonts w:cs="Calibri"/>
                    <w:szCs w:val="22"/>
                  </w:rPr>
                </w:rPrChange>
              </w:rPr>
            </w:pPr>
            <w:r w:rsidRPr="00D9517A">
              <w:rPr>
                <w:rFonts w:ascii="Mulish" w:hAnsi="Mulish" w:cs="Calibri"/>
                <w:sz w:val="22"/>
                <w:szCs w:val="22"/>
                <w:rPrChange w:id="6692" w:author="Guilherme Pessoa-Amorim [2]" w:date="2021-11-16T13:46:00Z">
                  <w:rPr>
                    <w:rFonts w:cs="Calibri"/>
                    <w:szCs w:val="22"/>
                  </w:rPr>
                </w:rPrChange>
              </w:rPr>
              <w:t>X</w:t>
            </w:r>
          </w:p>
        </w:tc>
        <w:tc>
          <w:tcPr>
            <w:tcW w:w="1418" w:type="dxa"/>
          </w:tcPr>
          <w:p w14:paraId="3EB99DD7" w14:textId="77777777" w:rsidR="0071035B" w:rsidRPr="00D9517A" w:rsidRDefault="0071035B">
            <w:pPr>
              <w:spacing w:line="360" w:lineRule="auto"/>
              <w:jc w:val="center"/>
              <w:rPr>
                <w:rFonts w:ascii="Mulish" w:hAnsi="Mulish" w:cs="Calibri"/>
                <w:sz w:val="22"/>
                <w:szCs w:val="22"/>
                <w:rPrChange w:id="6693" w:author="Guilherme Pessoa-Amorim [2]" w:date="2021-11-16T13:46:00Z">
                  <w:rPr>
                    <w:rFonts w:cs="Calibri"/>
                    <w:szCs w:val="22"/>
                  </w:rPr>
                </w:rPrChange>
              </w:rPr>
            </w:pPr>
          </w:p>
        </w:tc>
        <w:tc>
          <w:tcPr>
            <w:tcW w:w="1500" w:type="dxa"/>
          </w:tcPr>
          <w:p w14:paraId="71E90A9B" w14:textId="77777777" w:rsidR="0071035B" w:rsidRPr="00D9517A" w:rsidRDefault="0071035B">
            <w:pPr>
              <w:spacing w:line="360" w:lineRule="auto"/>
              <w:jc w:val="center"/>
              <w:rPr>
                <w:rFonts w:ascii="Mulish" w:hAnsi="Mulish" w:cs="Calibri"/>
                <w:sz w:val="22"/>
                <w:szCs w:val="22"/>
                <w:rPrChange w:id="6694" w:author="Guilherme Pessoa-Amorim [2]" w:date="2021-11-16T13:46:00Z">
                  <w:rPr>
                    <w:rFonts w:cs="Calibri"/>
                    <w:szCs w:val="22"/>
                  </w:rPr>
                </w:rPrChange>
              </w:rPr>
            </w:pPr>
          </w:p>
        </w:tc>
      </w:tr>
      <w:tr w:rsidR="0071035B" w:rsidRPr="00D9517A" w14:paraId="398C8814" w14:textId="77777777" w:rsidTr="00E365A9">
        <w:tc>
          <w:tcPr>
            <w:tcW w:w="5529" w:type="dxa"/>
          </w:tcPr>
          <w:p w14:paraId="4B5732B7" w14:textId="77777777" w:rsidR="0071035B" w:rsidRPr="00D9517A" w:rsidRDefault="0071035B" w:rsidP="00D87F19">
            <w:pPr>
              <w:spacing w:line="360" w:lineRule="auto"/>
              <w:rPr>
                <w:rFonts w:ascii="Mulish" w:hAnsi="Mulish" w:cs="Calibri"/>
                <w:sz w:val="22"/>
                <w:szCs w:val="22"/>
                <w:rPrChange w:id="6695" w:author="Guilherme Pessoa-Amorim [2]" w:date="2021-11-16T13:46:00Z">
                  <w:rPr>
                    <w:rFonts w:cs="Calibri"/>
                    <w:szCs w:val="22"/>
                  </w:rPr>
                </w:rPrChange>
              </w:rPr>
            </w:pPr>
            <w:r w:rsidRPr="00D9517A">
              <w:rPr>
                <w:rFonts w:ascii="Mulish" w:hAnsi="Mulish" w:cs="Calibri"/>
                <w:sz w:val="22"/>
                <w:szCs w:val="22"/>
                <w:rPrChange w:id="6696" w:author="Guilherme Pessoa-Amorim [2]" w:date="2021-11-16T13:46:00Z">
                  <w:rPr>
                    <w:rFonts w:cs="Calibri"/>
                    <w:szCs w:val="22"/>
                  </w:rPr>
                </w:rPrChange>
              </w:rPr>
              <w:t>Oral beta2-adrenoceptor agonists</w:t>
            </w:r>
          </w:p>
        </w:tc>
        <w:tc>
          <w:tcPr>
            <w:tcW w:w="1559" w:type="dxa"/>
          </w:tcPr>
          <w:p w14:paraId="6B41861F" w14:textId="77777777" w:rsidR="0071035B" w:rsidRPr="00D9517A" w:rsidRDefault="0071035B">
            <w:pPr>
              <w:spacing w:line="360" w:lineRule="auto"/>
              <w:jc w:val="center"/>
              <w:rPr>
                <w:rFonts w:ascii="Mulish" w:hAnsi="Mulish" w:cs="Calibri"/>
                <w:sz w:val="22"/>
                <w:szCs w:val="22"/>
                <w:rPrChange w:id="6697" w:author="Guilherme Pessoa-Amorim [2]" w:date="2021-11-16T13:46:00Z">
                  <w:rPr>
                    <w:rFonts w:cs="Calibri"/>
                    <w:szCs w:val="22"/>
                  </w:rPr>
                </w:rPrChange>
              </w:rPr>
            </w:pPr>
            <w:r w:rsidRPr="00D9517A">
              <w:rPr>
                <w:rFonts w:ascii="Mulish" w:hAnsi="Mulish" w:cs="Calibri"/>
                <w:sz w:val="22"/>
                <w:szCs w:val="22"/>
                <w:rPrChange w:id="6698" w:author="Guilherme Pessoa-Amorim [2]" w:date="2021-11-16T13:46:00Z">
                  <w:rPr>
                    <w:rFonts w:cs="Calibri"/>
                    <w:szCs w:val="22"/>
                  </w:rPr>
                </w:rPrChange>
              </w:rPr>
              <w:t>X</w:t>
            </w:r>
          </w:p>
        </w:tc>
        <w:tc>
          <w:tcPr>
            <w:tcW w:w="1418" w:type="dxa"/>
          </w:tcPr>
          <w:p w14:paraId="4BC345D4" w14:textId="77777777" w:rsidR="0071035B" w:rsidRPr="00D9517A" w:rsidRDefault="0071035B">
            <w:pPr>
              <w:spacing w:line="360" w:lineRule="auto"/>
              <w:jc w:val="center"/>
              <w:rPr>
                <w:rFonts w:ascii="Mulish" w:hAnsi="Mulish" w:cs="Calibri"/>
                <w:sz w:val="22"/>
                <w:szCs w:val="22"/>
                <w:rPrChange w:id="6699" w:author="Guilherme Pessoa-Amorim [2]" w:date="2021-11-16T13:46:00Z">
                  <w:rPr>
                    <w:rFonts w:cs="Calibri"/>
                    <w:szCs w:val="22"/>
                  </w:rPr>
                </w:rPrChange>
              </w:rPr>
            </w:pPr>
          </w:p>
        </w:tc>
        <w:tc>
          <w:tcPr>
            <w:tcW w:w="1500" w:type="dxa"/>
          </w:tcPr>
          <w:p w14:paraId="1D5AA584" w14:textId="77777777" w:rsidR="0071035B" w:rsidRPr="00D9517A" w:rsidRDefault="0071035B">
            <w:pPr>
              <w:spacing w:line="360" w:lineRule="auto"/>
              <w:jc w:val="center"/>
              <w:rPr>
                <w:rFonts w:ascii="Mulish" w:hAnsi="Mulish" w:cs="Calibri"/>
                <w:sz w:val="22"/>
                <w:szCs w:val="22"/>
                <w:rPrChange w:id="6700" w:author="Guilherme Pessoa-Amorim [2]" w:date="2021-11-16T13:46:00Z">
                  <w:rPr>
                    <w:rFonts w:cs="Calibri"/>
                    <w:szCs w:val="22"/>
                  </w:rPr>
                </w:rPrChange>
              </w:rPr>
            </w:pPr>
          </w:p>
        </w:tc>
      </w:tr>
      <w:tr w:rsidR="0071035B" w:rsidRPr="00D9517A" w14:paraId="40278F51" w14:textId="77777777" w:rsidTr="00E365A9">
        <w:tc>
          <w:tcPr>
            <w:tcW w:w="5529" w:type="dxa"/>
          </w:tcPr>
          <w:p w14:paraId="5F4D39E9" w14:textId="77777777" w:rsidR="0071035B" w:rsidRPr="00D9517A" w:rsidRDefault="0071035B" w:rsidP="00D87F19">
            <w:pPr>
              <w:spacing w:line="360" w:lineRule="auto"/>
              <w:rPr>
                <w:rFonts w:ascii="Mulish" w:hAnsi="Mulish" w:cs="Calibri"/>
                <w:sz w:val="22"/>
                <w:szCs w:val="22"/>
                <w:rPrChange w:id="6701" w:author="Guilherme Pessoa-Amorim [2]" w:date="2021-11-16T13:46:00Z">
                  <w:rPr>
                    <w:rFonts w:cs="Calibri"/>
                    <w:szCs w:val="22"/>
                  </w:rPr>
                </w:rPrChange>
              </w:rPr>
            </w:pPr>
            <w:r w:rsidRPr="00D9517A">
              <w:rPr>
                <w:rFonts w:ascii="Mulish" w:hAnsi="Mulish" w:cs="Calibri"/>
                <w:sz w:val="22"/>
                <w:szCs w:val="22"/>
                <w:rPrChange w:id="6702" w:author="Guilherme Pessoa-Amorim [2]" w:date="2021-11-16T13:46:00Z">
                  <w:rPr>
                    <w:rFonts w:cs="Calibri"/>
                    <w:szCs w:val="22"/>
                  </w:rPr>
                </w:rPrChange>
              </w:rPr>
              <w:t>Xanthines</w:t>
            </w:r>
          </w:p>
        </w:tc>
        <w:tc>
          <w:tcPr>
            <w:tcW w:w="1559" w:type="dxa"/>
          </w:tcPr>
          <w:p w14:paraId="30B386E6" w14:textId="77777777" w:rsidR="0071035B" w:rsidRPr="00D9517A" w:rsidRDefault="0071035B">
            <w:pPr>
              <w:spacing w:line="360" w:lineRule="auto"/>
              <w:jc w:val="center"/>
              <w:rPr>
                <w:rFonts w:ascii="Mulish" w:hAnsi="Mulish" w:cs="Calibri"/>
                <w:sz w:val="22"/>
                <w:szCs w:val="22"/>
                <w:rPrChange w:id="6703" w:author="Guilherme Pessoa-Amorim [2]" w:date="2021-11-16T13:46:00Z">
                  <w:rPr>
                    <w:rFonts w:cs="Calibri"/>
                    <w:szCs w:val="22"/>
                  </w:rPr>
                </w:rPrChange>
              </w:rPr>
            </w:pPr>
            <w:r w:rsidRPr="00D9517A">
              <w:rPr>
                <w:rFonts w:ascii="Mulish" w:hAnsi="Mulish" w:cs="Calibri"/>
                <w:sz w:val="22"/>
                <w:szCs w:val="22"/>
                <w:rPrChange w:id="6704" w:author="Guilherme Pessoa-Amorim [2]" w:date="2021-11-16T13:46:00Z">
                  <w:rPr>
                    <w:rFonts w:cs="Calibri"/>
                    <w:szCs w:val="22"/>
                  </w:rPr>
                </w:rPrChange>
              </w:rPr>
              <w:t>X</w:t>
            </w:r>
          </w:p>
        </w:tc>
        <w:tc>
          <w:tcPr>
            <w:tcW w:w="1418" w:type="dxa"/>
          </w:tcPr>
          <w:p w14:paraId="724AE491" w14:textId="77777777" w:rsidR="0071035B" w:rsidRPr="00D9517A" w:rsidRDefault="0071035B">
            <w:pPr>
              <w:spacing w:line="360" w:lineRule="auto"/>
              <w:jc w:val="center"/>
              <w:rPr>
                <w:rFonts w:ascii="Mulish" w:hAnsi="Mulish" w:cs="Calibri"/>
                <w:sz w:val="22"/>
                <w:szCs w:val="22"/>
                <w:rPrChange w:id="6705" w:author="Guilherme Pessoa-Amorim [2]" w:date="2021-11-16T13:46:00Z">
                  <w:rPr>
                    <w:rFonts w:cs="Calibri"/>
                    <w:szCs w:val="22"/>
                  </w:rPr>
                </w:rPrChange>
              </w:rPr>
            </w:pPr>
          </w:p>
        </w:tc>
        <w:tc>
          <w:tcPr>
            <w:tcW w:w="1500" w:type="dxa"/>
          </w:tcPr>
          <w:p w14:paraId="3E2F85AA" w14:textId="77777777" w:rsidR="0071035B" w:rsidRPr="00D9517A" w:rsidRDefault="0071035B">
            <w:pPr>
              <w:spacing w:line="360" w:lineRule="auto"/>
              <w:jc w:val="center"/>
              <w:rPr>
                <w:rFonts w:ascii="Mulish" w:hAnsi="Mulish" w:cs="Calibri"/>
                <w:sz w:val="22"/>
                <w:szCs w:val="22"/>
                <w:rPrChange w:id="6706" w:author="Guilherme Pessoa-Amorim [2]" w:date="2021-11-16T13:46:00Z">
                  <w:rPr>
                    <w:rFonts w:cs="Calibri"/>
                    <w:szCs w:val="22"/>
                  </w:rPr>
                </w:rPrChange>
              </w:rPr>
            </w:pPr>
          </w:p>
        </w:tc>
      </w:tr>
      <w:tr w:rsidR="0071035B" w:rsidRPr="00D9517A" w14:paraId="6E83450D" w14:textId="77777777" w:rsidTr="00E365A9">
        <w:tc>
          <w:tcPr>
            <w:tcW w:w="10006" w:type="dxa"/>
            <w:gridSpan w:val="4"/>
          </w:tcPr>
          <w:p w14:paraId="48B1F7FB" w14:textId="77777777" w:rsidR="0071035B" w:rsidRPr="00D9517A" w:rsidRDefault="0071035B" w:rsidP="00D87F19">
            <w:pPr>
              <w:spacing w:line="360" w:lineRule="auto"/>
              <w:rPr>
                <w:rFonts w:ascii="Mulish" w:hAnsi="Mulish" w:cs="Calibri"/>
                <w:sz w:val="22"/>
                <w:szCs w:val="22"/>
                <w:rPrChange w:id="6707" w:author="Guilherme Pessoa-Amorim [2]" w:date="2021-11-16T13:46:00Z">
                  <w:rPr>
                    <w:rFonts w:cs="Calibri"/>
                    <w:szCs w:val="22"/>
                  </w:rPr>
                </w:rPrChange>
              </w:rPr>
            </w:pPr>
            <w:r w:rsidRPr="00D9517A">
              <w:rPr>
                <w:rFonts w:ascii="Mulish" w:hAnsi="Mulish" w:cs="Calibri"/>
                <w:b/>
                <w:sz w:val="22"/>
                <w:szCs w:val="22"/>
                <w:rPrChange w:id="6708" w:author="Guilherme Pessoa-Amorim [2]" w:date="2021-11-16T13:46:00Z">
                  <w:rPr>
                    <w:rFonts w:cs="Calibri"/>
                    <w:b/>
                    <w:szCs w:val="22"/>
                  </w:rPr>
                </w:rPrChange>
              </w:rPr>
              <w:t>Antibiotic drugs</w:t>
            </w:r>
          </w:p>
        </w:tc>
      </w:tr>
      <w:tr w:rsidR="0071035B" w:rsidRPr="00D9517A" w14:paraId="61180ECB" w14:textId="77777777" w:rsidTr="00E365A9">
        <w:tc>
          <w:tcPr>
            <w:tcW w:w="5529" w:type="dxa"/>
          </w:tcPr>
          <w:p w14:paraId="3CFD0101" w14:textId="77777777" w:rsidR="0071035B" w:rsidRPr="00D9517A" w:rsidRDefault="0071035B" w:rsidP="00D87F19">
            <w:pPr>
              <w:spacing w:line="360" w:lineRule="auto"/>
              <w:rPr>
                <w:rFonts w:ascii="Mulish" w:hAnsi="Mulish" w:cs="Calibri"/>
                <w:sz w:val="22"/>
                <w:szCs w:val="22"/>
                <w:rPrChange w:id="6709" w:author="Guilherme Pessoa-Amorim [2]" w:date="2021-11-16T13:46:00Z">
                  <w:rPr>
                    <w:rFonts w:cs="Calibri"/>
                    <w:szCs w:val="22"/>
                  </w:rPr>
                </w:rPrChange>
              </w:rPr>
            </w:pPr>
            <w:r w:rsidRPr="00D9517A">
              <w:rPr>
                <w:rFonts w:ascii="Mulish" w:hAnsi="Mulish" w:cs="Calibri"/>
                <w:sz w:val="22"/>
                <w:szCs w:val="22"/>
                <w:rPrChange w:id="6710" w:author="Guilherme Pessoa-Amorim [2]" w:date="2021-11-16T13:46:00Z">
                  <w:rPr>
                    <w:rFonts w:cs="Calibri"/>
                    <w:szCs w:val="22"/>
                  </w:rPr>
                </w:rPrChange>
              </w:rPr>
              <w:t>Antibacterials</w:t>
            </w:r>
          </w:p>
        </w:tc>
        <w:tc>
          <w:tcPr>
            <w:tcW w:w="1559" w:type="dxa"/>
          </w:tcPr>
          <w:p w14:paraId="511C51D0" w14:textId="77777777" w:rsidR="0071035B" w:rsidRPr="00D9517A" w:rsidRDefault="0071035B">
            <w:pPr>
              <w:spacing w:line="360" w:lineRule="auto"/>
              <w:jc w:val="center"/>
              <w:rPr>
                <w:rFonts w:ascii="Mulish" w:hAnsi="Mulish" w:cs="Calibri"/>
                <w:sz w:val="22"/>
                <w:szCs w:val="22"/>
                <w:rPrChange w:id="6711" w:author="Guilherme Pessoa-Amorim [2]" w:date="2021-11-16T13:46:00Z">
                  <w:rPr>
                    <w:rFonts w:cs="Calibri"/>
                    <w:szCs w:val="22"/>
                  </w:rPr>
                </w:rPrChange>
              </w:rPr>
            </w:pPr>
            <w:r w:rsidRPr="00D9517A">
              <w:rPr>
                <w:rFonts w:ascii="Mulish" w:hAnsi="Mulish" w:cs="Calibri"/>
                <w:sz w:val="22"/>
                <w:szCs w:val="22"/>
                <w:rPrChange w:id="6712" w:author="Guilherme Pessoa-Amorim [2]" w:date="2021-11-16T13:46:00Z">
                  <w:rPr>
                    <w:rFonts w:cs="Calibri"/>
                    <w:szCs w:val="22"/>
                  </w:rPr>
                </w:rPrChange>
              </w:rPr>
              <w:t>X</w:t>
            </w:r>
          </w:p>
        </w:tc>
        <w:tc>
          <w:tcPr>
            <w:tcW w:w="1418" w:type="dxa"/>
          </w:tcPr>
          <w:p w14:paraId="467B7938" w14:textId="77777777" w:rsidR="0071035B" w:rsidRPr="00D9517A" w:rsidRDefault="0071035B">
            <w:pPr>
              <w:spacing w:line="360" w:lineRule="auto"/>
              <w:jc w:val="center"/>
              <w:rPr>
                <w:rFonts w:ascii="Mulish" w:hAnsi="Mulish" w:cs="Calibri"/>
                <w:sz w:val="22"/>
                <w:szCs w:val="22"/>
                <w:rPrChange w:id="6713" w:author="Guilherme Pessoa-Amorim [2]" w:date="2021-11-16T13:46:00Z">
                  <w:rPr>
                    <w:rFonts w:cs="Calibri"/>
                    <w:szCs w:val="22"/>
                  </w:rPr>
                </w:rPrChange>
              </w:rPr>
            </w:pPr>
          </w:p>
        </w:tc>
        <w:tc>
          <w:tcPr>
            <w:tcW w:w="1500" w:type="dxa"/>
          </w:tcPr>
          <w:p w14:paraId="09E63F53" w14:textId="77777777" w:rsidR="0071035B" w:rsidRPr="00D9517A" w:rsidRDefault="0071035B">
            <w:pPr>
              <w:spacing w:line="360" w:lineRule="auto"/>
              <w:jc w:val="center"/>
              <w:rPr>
                <w:rFonts w:ascii="Mulish" w:hAnsi="Mulish" w:cs="Calibri"/>
                <w:sz w:val="22"/>
                <w:szCs w:val="22"/>
                <w:rPrChange w:id="6714" w:author="Guilherme Pessoa-Amorim [2]" w:date="2021-11-16T13:46:00Z">
                  <w:rPr>
                    <w:rFonts w:cs="Calibri"/>
                    <w:szCs w:val="22"/>
                  </w:rPr>
                </w:rPrChange>
              </w:rPr>
            </w:pPr>
          </w:p>
        </w:tc>
      </w:tr>
      <w:tr w:rsidR="0071035B" w:rsidRPr="00D9517A" w14:paraId="77FDA4C9" w14:textId="77777777" w:rsidTr="00E365A9">
        <w:tc>
          <w:tcPr>
            <w:tcW w:w="5529" w:type="dxa"/>
          </w:tcPr>
          <w:p w14:paraId="72FC7210" w14:textId="77777777" w:rsidR="0071035B" w:rsidRPr="00D9517A" w:rsidRDefault="0071035B" w:rsidP="00D87F19">
            <w:pPr>
              <w:spacing w:line="360" w:lineRule="auto"/>
              <w:rPr>
                <w:rFonts w:ascii="Mulish" w:hAnsi="Mulish" w:cs="Calibri"/>
                <w:sz w:val="22"/>
                <w:szCs w:val="22"/>
                <w:rPrChange w:id="6715" w:author="Guilherme Pessoa-Amorim [2]" w:date="2021-11-16T13:46:00Z">
                  <w:rPr>
                    <w:rFonts w:cs="Calibri"/>
                    <w:szCs w:val="22"/>
                  </w:rPr>
                </w:rPrChange>
              </w:rPr>
            </w:pPr>
            <w:r w:rsidRPr="00D9517A">
              <w:rPr>
                <w:rFonts w:ascii="Mulish" w:hAnsi="Mulish" w:cs="Calibri"/>
                <w:sz w:val="22"/>
                <w:szCs w:val="22"/>
                <w:rPrChange w:id="6716" w:author="Guilherme Pessoa-Amorim [2]" w:date="2021-11-16T13:46:00Z">
                  <w:rPr>
                    <w:rFonts w:cs="Calibri"/>
                    <w:szCs w:val="22"/>
                  </w:rPr>
                </w:rPrChange>
              </w:rPr>
              <w:t>Antifungals</w:t>
            </w:r>
          </w:p>
        </w:tc>
        <w:tc>
          <w:tcPr>
            <w:tcW w:w="1559" w:type="dxa"/>
          </w:tcPr>
          <w:p w14:paraId="59B0B45D" w14:textId="77777777" w:rsidR="0071035B" w:rsidRPr="00D9517A" w:rsidRDefault="0071035B">
            <w:pPr>
              <w:spacing w:line="360" w:lineRule="auto"/>
              <w:jc w:val="center"/>
              <w:rPr>
                <w:rFonts w:ascii="Mulish" w:hAnsi="Mulish" w:cs="Calibri"/>
                <w:sz w:val="22"/>
                <w:szCs w:val="22"/>
                <w:rPrChange w:id="6717" w:author="Guilherme Pessoa-Amorim [2]" w:date="2021-11-16T13:46:00Z">
                  <w:rPr>
                    <w:rFonts w:cs="Calibri"/>
                    <w:szCs w:val="22"/>
                  </w:rPr>
                </w:rPrChange>
              </w:rPr>
            </w:pPr>
            <w:r w:rsidRPr="00D9517A">
              <w:rPr>
                <w:rFonts w:ascii="Mulish" w:hAnsi="Mulish" w:cs="Calibri"/>
                <w:sz w:val="22"/>
                <w:szCs w:val="22"/>
                <w:rPrChange w:id="6718" w:author="Guilherme Pessoa-Amorim [2]" w:date="2021-11-16T13:46:00Z">
                  <w:rPr>
                    <w:rFonts w:cs="Calibri"/>
                    <w:szCs w:val="22"/>
                  </w:rPr>
                </w:rPrChange>
              </w:rPr>
              <w:t>X</w:t>
            </w:r>
          </w:p>
        </w:tc>
        <w:tc>
          <w:tcPr>
            <w:tcW w:w="1418" w:type="dxa"/>
          </w:tcPr>
          <w:p w14:paraId="6B044AFE" w14:textId="77777777" w:rsidR="0071035B" w:rsidRPr="00D9517A" w:rsidRDefault="0071035B">
            <w:pPr>
              <w:spacing w:line="360" w:lineRule="auto"/>
              <w:jc w:val="center"/>
              <w:rPr>
                <w:rFonts w:ascii="Mulish" w:hAnsi="Mulish" w:cs="Calibri"/>
                <w:sz w:val="22"/>
                <w:szCs w:val="22"/>
                <w:rPrChange w:id="6719" w:author="Guilherme Pessoa-Amorim [2]" w:date="2021-11-16T13:46:00Z">
                  <w:rPr>
                    <w:rFonts w:cs="Calibri"/>
                    <w:szCs w:val="22"/>
                  </w:rPr>
                </w:rPrChange>
              </w:rPr>
            </w:pPr>
          </w:p>
        </w:tc>
        <w:tc>
          <w:tcPr>
            <w:tcW w:w="1500" w:type="dxa"/>
          </w:tcPr>
          <w:p w14:paraId="1EBDF21A" w14:textId="77777777" w:rsidR="0071035B" w:rsidRPr="00D9517A" w:rsidRDefault="0071035B">
            <w:pPr>
              <w:spacing w:line="360" w:lineRule="auto"/>
              <w:jc w:val="center"/>
              <w:rPr>
                <w:rFonts w:ascii="Mulish" w:hAnsi="Mulish" w:cs="Calibri"/>
                <w:sz w:val="22"/>
                <w:szCs w:val="22"/>
                <w:rPrChange w:id="6720" w:author="Guilherme Pessoa-Amorim [2]" w:date="2021-11-16T13:46:00Z">
                  <w:rPr>
                    <w:rFonts w:cs="Calibri"/>
                    <w:szCs w:val="22"/>
                  </w:rPr>
                </w:rPrChange>
              </w:rPr>
            </w:pPr>
          </w:p>
        </w:tc>
      </w:tr>
      <w:tr w:rsidR="0071035B" w:rsidRPr="00D9517A" w14:paraId="62C23B9B" w14:textId="77777777" w:rsidTr="00E365A9">
        <w:tc>
          <w:tcPr>
            <w:tcW w:w="5529" w:type="dxa"/>
          </w:tcPr>
          <w:p w14:paraId="58A7AEF3" w14:textId="77777777" w:rsidR="0071035B" w:rsidRPr="00D9517A" w:rsidRDefault="0071035B" w:rsidP="00D87F19">
            <w:pPr>
              <w:spacing w:line="360" w:lineRule="auto"/>
              <w:rPr>
                <w:rFonts w:ascii="Mulish" w:hAnsi="Mulish" w:cs="Calibri"/>
                <w:sz w:val="22"/>
                <w:szCs w:val="22"/>
                <w:rPrChange w:id="6721" w:author="Guilherme Pessoa-Amorim [2]" w:date="2021-11-16T13:46:00Z">
                  <w:rPr>
                    <w:rFonts w:cs="Calibri"/>
                    <w:szCs w:val="22"/>
                  </w:rPr>
                </w:rPrChange>
              </w:rPr>
            </w:pPr>
            <w:r w:rsidRPr="00D9517A">
              <w:rPr>
                <w:rFonts w:ascii="Mulish" w:hAnsi="Mulish" w:cs="Calibri"/>
                <w:sz w:val="22"/>
                <w:szCs w:val="22"/>
                <w:rPrChange w:id="6722" w:author="Guilherme Pessoa-Amorim [2]" w:date="2021-11-16T13:46:00Z">
                  <w:rPr>
                    <w:rFonts w:cs="Calibri"/>
                    <w:szCs w:val="22"/>
                  </w:rPr>
                </w:rPrChange>
              </w:rPr>
              <w:t>Antihelminthics</w:t>
            </w:r>
          </w:p>
        </w:tc>
        <w:tc>
          <w:tcPr>
            <w:tcW w:w="1559" w:type="dxa"/>
          </w:tcPr>
          <w:p w14:paraId="33EF8AE7" w14:textId="77777777" w:rsidR="0071035B" w:rsidRPr="00D9517A" w:rsidRDefault="0071035B">
            <w:pPr>
              <w:spacing w:line="360" w:lineRule="auto"/>
              <w:jc w:val="center"/>
              <w:rPr>
                <w:rFonts w:ascii="Mulish" w:hAnsi="Mulish" w:cs="Calibri"/>
                <w:sz w:val="22"/>
                <w:szCs w:val="22"/>
                <w:rPrChange w:id="6723" w:author="Guilherme Pessoa-Amorim [2]" w:date="2021-11-16T13:46:00Z">
                  <w:rPr>
                    <w:rFonts w:cs="Calibri"/>
                    <w:szCs w:val="22"/>
                  </w:rPr>
                </w:rPrChange>
              </w:rPr>
            </w:pPr>
            <w:r w:rsidRPr="00D9517A">
              <w:rPr>
                <w:rFonts w:ascii="Mulish" w:hAnsi="Mulish" w:cs="Calibri"/>
                <w:sz w:val="22"/>
                <w:szCs w:val="22"/>
                <w:rPrChange w:id="6724" w:author="Guilherme Pessoa-Amorim [2]" w:date="2021-11-16T13:46:00Z">
                  <w:rPr>
                    <w:rFonts w:cs="Calibri"/>
                    <w:szCs w:val="22"/>
                  </w:rPr>
                </w:rPrChange>
              </w:rPr>
              <w:t>X</w:t>
            </w:r>
          </w:p>
        </w:tc>
        <w:tc>
          <w:tcPr>
            <w:tcW w:w="1418" w:type="dxa"/>
          </w:tcPr>
          <w:p w14:paraId="07B0859B" w14:textId="77777777" w:rsidR="0071035B" w:rsidRPr="00D9517A" w:rsidRDefault="0071035B">
            <w:pPr>
              <w:spacing w:line="360" w:lineRule="auto"/>
              <w:jc w:val="center"/>
              <w:rPr>
                <w:rFonts w:ascii="Mulish" w:hAnsi="Mulish" w:cs="Calibri"/>
                <w:sz w:val="22"/>
                <w:szCs w:val="22"/>
                <w:rPrChange w:id="6725" w:author="Guilherme Pessoa-Amorim [2]" w:date="2021-11-16T13:46:00Z">
                  <w:rPr>
                    <w:rFonts w:cs="Calibri"/>
                    <w:szCs w:val="22"/>
                  </w:rPr>
                </w:rPrChange>
              </w:rPr>
            </w:pPr>
          </w:p>
        </w:tc>
        <w:tc>
          <w:tcPr>
            <w:tcW w:w="1500" w:type="dxa"/>
          </w:tcPr>
          <w:p w14:paraId="1A023BF1" w14:textId="77777777" w:rsidR="0071035B" w:rsidRPr="00D9517A" w:rsidRDefault="0071035B">
            <w:pPr>
              <w:spacing w:line="360" w:lineRule="auto"/>
              <w:jc w:val="center"/>
              <w:rPr>
                <w:rFonts w:ascii="Mulish" w:hAnsi="Mulish" w:cs="Calibri"/>
                <w:sz w:val="22"/>
                <w:szCs w:val="22"/>
                <w:rPrChange w:id="6726" w:author="Guilherme Pessoa-Amorim [2]" w:date="2021-11-16T13:46:00Z">
                  <w:rPr>
                    <w:rFonts w:cs="Calibri"/>
                    <w:szCs w:val="22"/>
                  </w:rPr>
                </w:rPrChange>
              </w:rPr>
            </w:pPr>
          </w:p>
        </w:tc>
      </w:tr>
      <w:tr w:rsidR="0071035B" w:rsidRPr="00D9517A" w14:paraId="0E66F402" w14:textId="77777777" w:rsidTr="00E365A9">
        <w:tc>
          <w:tcPr>
            <w:tcW w:w="5529" w:type="dxa"/>
          </w:tcPr>
          <w:p w14:paraId="507585D8" w14:textId="77777777" w:rsidR="0071035B" w:rsidRPr="00D9517A" w:rsidRDefault="0071035B" w:rsidP="00D87F19">
            <w:pPr>
              <w:spacing w:line="360" w:lineRule="auto"/>
              <w:rPr>
                <w:rFonts w:ascii="Mulish" w:hAnsi="Mulish" w:cs="Calibri"/>
                <w:sz w:val="22"/>
                <w:szCs w:val="22"/>
                <w:rPrChange w:id="6727" w:author="Guilherme Pessoa-Amorim [2]" w:date="2021-11-16T13:46:00Z">
                  <w:rPr>
                    <w:rFonts w:cs="Calibri"/>
                    <w:szCs w:val="22"/>
                  </w:rPr>
                </w:rPrChange>
              </w:rPr>
            </w:pPr>
            <w:r w:rsidRPr="00D9517A">
              <w:rPr>
                <w:rFonts w:ascii="Mulish" w:hAnsi="Mulish" w:cs="Calibri"/>
                <w:sz w:val="22"/>
                <w:szCs w:val="22"/>
                <w:rPrChange w:id="6728" w:author="Guilherme Pessoa-Amorim [2]" w:date="2021-11-16T13:46:00Z">
                  <w:rPr>
                    <w:rFonts w:cs="Calibri"/>
                    <w:szCs w:val="22"/>
                  </w:rPr>
                </w:rPrChange>
              </w:rPr>
              <w:t>Antivirals</w:t>
            </w:r>
          </w:p>
        </w:tc>
        <w:tc>
          <w:tcPr>
            <w:tcW w:w="1559" w:type="dxa"/>
          </w:tcPr>
          <w:p w14:paraId="479C95D2" w14:textId="77777777" w:rsidR="0071035B" w:rsidRPr="00D9517A" w:rsidRDefault="0071035B">
            <w:pPr>
              <w:spacing w:line="360" w:lineRule="auto"/>
              <w:jc w:val="center"/>
              <w:rPr>
                <w:rFonts w:ascii="Mulish" w:hAnsi="Mulish" w:cs="Calibri"/>
                <w:sz w:val="22"/>
                <w:szCs w:val="22"/>
                <w:rPrChange w:id="6729" w:author="Guilherme Pessoa-Amorim [2]" w:date="2021-11-16T13:46:00Z">
                  <w:rPr>
                    <w:rFonts w:cs="Calibri"/>
                    <w:szCs w:val="22"/>
                  </w:rPr>
                </w:rPrChange>
              </w:rPr>
            </w:pPr>
            <w:r w:rsidRPr="00D9517A">
              <w:rPr>
                <w:rFonts w:ascii="Mulish" w:hAnsi="Mulish" w:cs="Calibri"/>
                <w:sz w:val="22"/>
                <w:szCs w:val="22"/>
                <w:rPrChange w:id="6730" w:author="Guilherme Pessoa-Amorim [2]" w:date="2021-11-16T13:46:00Z">
                  <w:rPr>
                    <w:rFonts w:cs="Calibri"/>
                    <w:szCs w:val="22"/>
                  </w:rPr>
                </w:rPrChange>
              </w:rPr>
              <w:t>X</w:t>
            </w:r>
          </w:p>
        </w:tc>
        <w:tc>
          <w:tcPr>
            <w:tcW w:w="1418" w:type="dxa"/>
          </w:tcPr>
          <w:p w14:paraId="5D2C77C6" w14:textId="77777777" w:rsidR="0071035B" w:rsidRPr="00D9517A" w:rsidRDefault="0071035B">
            <w:pPr>
              <w:spacing w:line="360" w:lineRule="auto"/>
              <w:jc w:val="center"/>
              <w:rPr>
                <w:rFonts w:ascii="Mulish" w:hAnsi="Mulish" w:cs="Calibri"/>
                <w:sz w:val="22"/>
                <w:szCs w:val="22"/>
                <w:rPrChange w:id="6731" w:author="Guilherme Pessoa-Amorim [2]" w:date="2021-11-16T13:46:00Z">
                  <w:rPr>
                    <w:rFonts w:cs="Calibri"/>
                    <w:szCs w:val="22"/>
                  </w:rPr>
                </w:rPrChange>
              </w:rPr>
            </w:pPr>
          </w:p>
        </w:tc>
        <w:tc>
          <w:tcPr>
            <w:tcW w:w="1500" w:type="dxa"/>
          </w:tcPr>
          <w:p w14:paraId="0DFBC2A5" w14:textId="77777777" w:rsidR="0071035B" w:rsidRPr="00D9517A" w:rsidRDefault="0071035B">
            <w:pPr>
              <w:spacing w:line="360" w:lineRule="auto"/>
              <w:jc w:val="center"/>
              <w:rPr>
                <w:rFonts w:ascii="Mulish" w:hAnsi="Mulish" w:cs="Calibri"/>
                <w:sz w:val="22"/>
                <w:szCs w:val="22"/>
                <w:rPrChange w:id="6732" w:author="Guilherme Pessoa-Amorim [2]" w:date="2021-11-16T13:46:00Z">
                  <w:rPr>
                    <w:rFonts w:cs="Calibri"/>
                    <w:szCs w:val="22"/>
                  </w:rPr>
                </w:rPrChange>
              </w:rPr>
            </w:pPr>
          </w:p>
        </w:tc>
      </w:tr>
      <w:tr w:rsidR="0071035B" w:rsidRPr="00D9517A" w14:paraId="3B84BC84" w14:textId="77777777" w:rsidTr="00E365A9">
        <w:tc>
          <w:tcPr>
            <w:tcW w:w="10006" w:type="dxa"/>
            <w:gridSpan w:val="4"/>
          </w:tcPr>
          <w:p w14:paraId="1EABAFD2" w14:textId="77777777" w:rsidR="0071035B" w:rsidRPr="00D9517A" w:rsidRDefault="0071035B" w:rsidP="00D87F19">
            <w:pPr>
              <w:spacing w:line="360" w:lineRule="auto"/>
              <w:rPr>
                <w:rFonts w:ascii="Mulish" w:hAnsi="Mulish" w:cs="Calibri"/>
                <w:sz w:val="22"/>
                <w:szCs w:val="22"/>
                <w:rPrChange w:id="6733" w:author="Guilherme Pessoa-Amorim [2]" w:date="2021-11-16T13:46:00Z">
                  <w:rPr>
                    <w:rFonts w:cs="Calibri"/>
                    <w:szCs w:val="22"/>
                  </w:rPr>
                </w:rPrChange>
              </w:rPr>
            </w:pPr>
            <w:r w:rsidRPr="00D9517A">
              <w:rPr>
                <w:rFonts w:ascii="Mulish" w:hAnsi="Mulish" w:cs="Calibri"/>
                <w:b/>
                <w:sz w:val="22"/>
                <w:szCs w:val="22"/>
                <w:rPrChange w:id="6734" w:author="Guilherme Pessoa-Amorim [2]" w:date="2021-11-16T13:46:00Z">
                  <w:rPr>
                    <w:rFonts w:cs="Calibri"/>
                    <w:b/>
                    <w:szCs w:val="22"/>
                  </w:rPr>
                </w:rPrChange>
              </w:rPr>
              <w:lastRenderedPageBreak/>
              <w:t>Other drugs</w:t>
            </w:r>
          </w:p>
        </w:tc>
      </w:tr>
      <w:tr w:rsidR="0071035B" w:rsidRPr="00D9517A" w14:paraId="52DB1328" w14:textId="77777777" w:rsidTr="00E365A9">
        <w:tc>
          <w:tcPr>
            <w:tcW w:w="5529" w:type="dxa"/>
          </w:tcPr>
          <w:p w14:paraId="6E40FAC1" w14:textId="77777777" w:rsidR="0071035B" w:rsidRPr="00D9517A" w:rsidRDefault="0071035B" w:rsidP="00D87F19">
            <w:pPr>
              <w:spacing w:line="360" w:lineRule="auto"/>
              <w:rPr>
                <w:rFonts w:ascii="Mulish" w:hAnsi="Mulish" w:cs="Calibri"/>
                <w:sz w:val="22"/>
                <w:szCs w:val="22"/>
                <w:rPrChange w:id="6735" w:author="Guilherme Pessoa-Amorim [2]" w:date="2021-11-16T13:46:00Z">
                  <w:rPr>
                    <w:rFonts w:cs="Calibri"/>
                    <w:szCs w:val="22"/>
                  </w:rPr>
                </w:rPrChange>
              </w:rPr>
            </w:pPr>
            <w:r w:rsidRPr="00D9517A">
              <w:rPr>
                <w:rFonts w:ascii="Mulish" w:hAnsi="Mulish" w:cs="Calibri"/>
                <w:sz w:val="22"/>
                <w:szCs w:val="22"/>
                <w:rPrChange w:id="6736" w:author="Guilherme Pessoa-Amorim [2]" w:date="2021-11-16T13:46:00Z">
                  <w:rPr>
                    <w:rFonts w:cs="Calibri"/>
                    <w:szCs w:val="22"/>
                  </w:rPr>
                </w:rPrChange>
              </w:rPr>
              <w:t>Antidepressants</w:t>
            </w:r>
          </w:p>
        </w:tc>
        <w:tc>
          <w:tcPr>
            <w:tcW w:w="1559" w:type="dxa"/>
          </w:tcPr>
          <w:p w14:paraId="4DE0A00B" w14:textId="77777777" w:rsidR="0071035B" w:rsidRPr="00D9517A" w:rsidRDefault="0071035B">
            <w:pPr>
              <w:spacing w:line="360" w:lineRule="auto"/>
              <w:jc w:val="center"/>
              <w:rPr>
                <w:rFonts w:ascii="Mulish" w:hAnsi="Mulish" w:cs="Calibri"/>
                <w:sz w:val="22"/>
                <w:szCs w:val="22"/>
                <w:rPrChange w:id="6737" w:author="Guilherme Pessoa-Amorim [2]" w:date="2021-11-16T13:46:00Z">
                  <w:rPr>
                    <w:rFonts w:cs="Calibri"/>
                    <w:szCs w:val="22"/>
                  </w:rPr>
                </w:rPrChange>
              </w:rPr>
            </w:pPr>
            <w:r w:rsidRPr="00D9517A">
              <w:rPr>
                <w:rFonts w:ascii="Mulish" w:hAnsi="Mulish" w:cs="Calibri"/>
                <w:sz w:val="22"/>
                <w:szCs w:val="22"/>
                <w:rPrChange w:id="6738" w:author="Guilherme Pessoa-Amorim [2]" w:date="2021-11-16T13:46:00Z">
                  <w:rPr>
                    <w:rFonts w:cs="Calibri"/>
                    <w:szCs w:val="22"/>
                  </w:rPr>
                </w:rPrChange>
              </w:rPr>
              <w:t>X</w:t>
            </w:r>
          </w:p>
        </w:tc>
        <w:tc>
          <w:tcPr>
            <w:tcW w:w="1418" w:type="dxa"/>
          </w:tcPr>
          <w:p w14:paraId="3D68AF6C" w14:textId="77777777" w:rsidR="0071035B" w:rsidRPr="00D9517A" w:rsidRDefault="0071035B">
            <w:pPr>
              <w:spacing w:line="360" w:lineRule="auto"/>
              <w:jc w:val="center"/>
              <w:rPr>
                <w:rFonts w:ascii="Mulish" w:hAnsi="Mulish" w:cs="Calibri"/>
                <w:sz w:val="22"/>
                <w:szCs w:val="22"/>
                <w:rPrChange w:id="6739" w:author="Guilherme Pessoa-Amorim [2]" w:date="2021-11-16T13:46:00Z">
                  <w:rPr>
                    <w:rFonts w:cs="Calibri"/>
                    <w:szCs w:val="22"/>
                  </w:rPr>
                </w:rPrChange>
              </w:rPr>
            </w:pPr>
          </w:p>
        </w:tc>
        <w:tc>
          <w:tcPr>
            <w:tcW w:w="1500" w:type="dxa"/>
          </w:tcPr>
          <w:p w14:paraId="741E8B83" w14:textId="77777777" w:rsidR="0071035B" w:rsidRPr="00D9517A" w:rsidRDefault="0071035B">
            <w:pPr>
              <w:spacing w:line="360" w:lineRule="auto"/>
              <w:jc w:val="center"/>
              <w:rPr>
                <w:rFonts w:ascii="Mulish" w:hAnsi="Mulish" w:cs="Calibri"/>
                <w:sz w:val="22"/>
                <w:szCs w:val="22"/>
                <w:rPrChange w:id="6740" w:author="Guilherme Pessoa-Amorim [2]" w:date="2021-11-16T13:46:00Z">
                  <w:rPr>
                    <w:rFonts w:cs="Calibri"/>
                    <w:szCs w:val="22"/>
                  </w:rPr>
                </w:rPrChange>
              </w:rPr>
            </w:pPr>
          </w:p>
        </w:tc>
      </w:tr>
      <w:tr w:rsidR="0071035B" w:rsidRPr="00D9517A" w14:paraId="6135AB55" w14:textId="77777777" w:rsidTr="00E365A9">
        <w:tc>
          <w:tcPr>
            <w:tcW w:w="5529" w:type="dxa"/>
          </w:tcPr>
          <w:p w14:paraId="397AB508" w14:textId="77777777" w:rsidR="0071035B" w:rsidRPr="00D9517A" w:rsidRDefault="0071035B" w:rsidP="00D87F19">
            <w:pPr>
              <w:spacing w:line="360" w:lineRule="auto"/>
              <w:rPr>
                <w:rFonts w:ascii="Mulish" w:hAnsi="Mulish" w:cs="Calibri"/>
                <w:sz w:val="22"/>
                <w:szCs w:val="22"/>
                <w:rPrChange w:id="6741" w:author="Guilherme Pessoa-Amorim [2]" w:date="2021-11-16T13:46:00Z">
                  <w:rPr>
                    <w:rFonts w:cs="Calibri"/>
                    <w:szCs w:val="22"/>
                  </w:rPr>
                </w:rPrChange>
              </w:rPr>
            </w:pPr>
            <w:r w:rsidRPr="00D9517A">
              <w:rPr>
                <w:rFonts w:ascii="Mulish" w:hAnsi="Mulish" w:cs="Calibri"/>
                <w:sz w:val="22"/>
                <w:szCs w:val="22"/>
                <w:rPrChange w:id="6742" w:author="Guilherme Pessoa-Amorim [2]" w:date="2021-11-16T13:46:00Z">
                  <w:rPr>
                    <w:rFonts w:cs="Calibri"/>
                    <w:szCs w:val="22"/>
                  </w:rPr>
                </w:rPrChange>
              </w:rPr>
              <w:t>Antipsychotics</w:t>
            </w:r>
          </w:p>
        </w:tc>
        <w:tc>
          <w:tcPr>
            <w:tcW w:w="1559" w:type="dxa"/>
          </w:tcPr>
          <w:p w14:paraId="337FC308" w14:textId="77777777" w:rsidR="0071035B" w:rsidRPr="00D9517A" w:rsidRDefault="0071035B">
            <w:pPr>
              <w:spacing w:line="360" w:lineRule="auto"/>
              <w:jc w:val="center"/>
              <w:rPr>
                <w:rFonts w:ascii="Mulish" w:hAnsi="Mulish" w:cs="Calibri"/>
                <w:sz w:val="22"/>
                <w:szCs w:val="22"/>
                <w:rPrChange w:id="6743" w:author="Guilherme Pessoa-Amorim [2]" w:date="2021-11-16T13:46:00Z">
                  <w:rPr>
                    <w:rFonts w:cs="Calibri"/>
                    <w:szCs w:val="22"/>
                  </w:rPr>
                </w:rPrChange>
              </w:rPr>
            </w:pPr>
            <w:r w:rsidRPr="00D9517A">
              <w:rPr>
                <w:rFonts w:ascii="Mulish" w:hAnsi="Mulish" w:cs="Calibri"/>
                <w:sz w:val="22"/>
                <w:szCs w:val="22"/>
                <w:rPrChange w:id="6744" w:author="Guilherme Pessoa-Amorim [2]" w:date="2021-11-16T13:46:00Z">
                  <w:rPr>
                    <w:rFonts w:cs="Calibri"/>
                    <w:szCs w:val="22"/>
                  </w:rPr>
                </w:rPrChange>
              </w:rPr>
              <w:t>X</w:t>
            </w:r>
          </w:p>
        </w:tc>
        <w:tc>
          <w:tcPr>
            <w:tcW w:w="1418" w:type="dxa"/>
          </w:tcPr>
          <w:p w14:paraId="4769DC8D" w14:textId="77777777" w:rsidR="0071035B" w:rsidRPr="00D9517A" w:rsidRDefault="0071035B">
            <w:pPr>
              <w:spacing w:line="360" w:lineRule="auto"/>
              <w:jc w:val="center"/>
              <w:rPr>
                <w:rFonts w:ascii="Mulish" w:hAnsi="Mulish" w:cs="Calibri"/>
                <w:sz w:val="22"/>
                <w:szCs w:val="22"/>
                <w:rPrChange w:id="6745" w:author="Guilherme Pessoa-Amorim [2]" w:date="2021-11-16T13:46:00Z">
                  <w:rPr>
                    <w:rFonts w:cs="Calibri"/>
                    <w:szCs w:val="22"/>
                  </w:rPr>
                </w:rPrChange>
              </w:rPr>
            </w:pPr>
          </w:p>
        </w:tc>
        <w:tc>
          <w:tcPr>
            <w:tcW w:w="1500" w:type="dxa"/>
          </w:tcPr>
          <w:p w14:paraId="433EF479" w14:textId="77777777" w:rsidR="0071035B" w:rsidRPr="00D9517A" w:rsidRDefault="0071035B">
            <w:pPr>
              <w:spacing w:line="360" w:lineRule="auto"/>
              <w:jc w:val="center"/>
              <w:rPr>
                <w:rFonts w:ascii="Mulish" w:hAnsi="Mulish" w:cs="Calibri"/>
                <w:sz w:val="22"/>
                <w:szCs w:val="22"/>
                <w:rPrChange w:id="6746" w:author="Guilherme Pessoa-Amorim [2]" w:date="2021-11-16T13:46:00Z">
                  <w:rPr>
                    <w:rFonts w:cs="Calibri"/>
                    <w:szCs w:val="22"/>
                  </w:rPr>
                </w:rPrChange>
              </w:rPr>
            </w:pPr>
          </w:p>
        </w:tc>
      </w:tr>
      <w:tr w:rsidR="0071035B" w:rsidRPr="00D9517A" w14:paraId="3386F475" w14:textId="77777777" w:rsidTr="00E365A9">
        <w:tc>
          <w:tcPr>
            <w:tcW w:w="5529" w:type="dxa"/>
          </w:tcPr>
          <w:p w14:paraId="62FAD2DD" w14:textId="77777777" w:rsidR="0071035B" w:rsidRPr="00D9517A" w:rsidRDefault="0071035B" w:rsidP="00D87F19">
            <w:pPr>
              <w:spacing w:line="360" w:lineRule="auto"/>
              <w:rPr>
                <w:rFonts w:ascii="Mulish" w:hAnsi="Mulish" w:cs="Calibri"/>
                <w:sz w:val="22"/>
                <w:szCs w:val="22"/>
                <w:rPrChange w:id="6747" w:author="Guilherme Pessoa-Amorim [2]" w:date="2021-11-16T13:46:00Z">
                  <w:rPr>
                    <w:rFonts w:cs="Calibri"/>
                    <w:szCs w:val="22"/>
                  </w:rPr>
                </w:rPrChange>
              </w:rPr>
            </w:pPr>
            <w:r w:rsidRPr="00D9517A">
              <w:rPr>
                <w:rFonts w:ascii="Mulish" w:hAnsi="Mulish" w:cs="Calibri"/>
                <w:sz w:val="22"/>
                <w:szCs w:val="22"/>
                <w:rPrChange w:id="6748" w:author="Guilherme Pessoa-Amorim [2]" w:date="2021-11-16T13:46:00Z">
                  <w:rPr>
                    <w:rFonts w:cs="Calibri"/>
                    <w:szCs w:val="22"/>
                  </w:rPr>
                </w:rPrChange>
              </w:rPr>
              <w:t>Systemic immunosuppressive drugs (excluding corticosteroids)</w:t>
            </w:r>
          </w:p>
        </w:tc>
        <w:tc>
          <w:tcPr>
            <w:tcW w:w="1559" w:type="dxa"/>
          </w:tcPr>
          <w:p w14:paraId="4B785335" w14:textId="77777777" w:rsidR="0071035B" w:rsidRPr="00D9517A" w:rsidRDefault="0071035B">
            <w:pPr>
              <w:spacing w:line="360" w:lineRule="auto"/>
              <w:jc w:val="center"/>
              <w:rPr>
                <w:rFonts w:ascii="Mulish" w:hAnsi="Mulish" w:cs="Calibri"/>
                <w:sz w:val="22"/>
                <w:szCs w:val="22"/>
                <w:rPrChange w:id="6749" w:author="Guilherme Pessoa-Amorim [2]" w:date="2021-11-16T13:46:00Z">
                  <w:rPr>
                    <w:rFonts w:cs="Calibri"/>
                    <w:szCs w:val="22"/>
                  </w:rPr>
                </w:rPrChange>
              </w:rPr>
            </w:pPr>
            <w:r w:rsidRPr="00D9517A">
              <w:rPr>
                <w:rFonts w:ascii="Mulish" w:hAnsi="Mulish" w:cs="Calibri"/>
                <w:sz w:val="22"/>
                <w:szCs w:val="22"/>
                <w:rPrChange w:id="6750" w:author="Guilherme Pessoa-Amorim [2]" w:date="2021-11-16T13:46:00Z">
                  <w:rPr>
                    <w:rFonts w:cs="Calibri"/>
                    <w:szCs w:val="22"/>
                  </w:rPr>
                </w:rPrChange>
              </w:rPr>
              <w:t>X</w:t>
            </w:r>
          </w:p>
        </w:tc>
        <w:tc>
          <w:tcPr>
            <w:tcW w:w="1418" w:type="dxa"/>
          </w:tcPr>
          <w:p w14:paraId="621CF9CF" w14:textId="77777777" w:rsidR="0071035B" w:rsidRPr="00D9517A" w:rsidRDefault="0071035B">
            <w:pPr>
              <w:spacing w:line="360" w:lineRule="auto"/>
              <w:jc w:val="center"/>
              <w:rPr>
                <w:rFonts w:ascii="Mulish" w:hAnsi="Mulish" w:cs="Calibri"/>
                <w:sz w:val="22"/>
                <w:szCs w:val="22"/>
                <w:rPrChange w:id="6751" w:author="Guilherme Pessoa-Amorim [2]" w:date="2021-11-16T13:46:00Z">
                  <w:rPr>
                    <w:rFonts w:cs="Calibri"/>
                    <w:szCs w:val="22"/>
                  </w:rPr>
                </w:rPrChange>
              </w:rPr>
            </w:pPr>
          </w:p>
        </w:tc>
        <w:tc>
          <w:tcPr>
            <w:tcW w:w="1500" w:type="dxa"/>
          </w:tcPr>
          <w:p w14:paraId="0CA86713" w14:textId="77777777" w:rsidR="0071035B" w:rsidRPr="00D9517A" w:rsidRDefault="0071035B">
            <w:pPr>
              <w:spacing w:line="360" w:lineRule="auto"/>
              <w:jc w:val="center"/>
              <w:rPr>
                <w:rFonts w:ascii="Mulish" w:hAnsi="Mulish" w:cs="Calibri"/>
                <w:sz w:val="22"/>
                <w:szCs w:val="22"/>
                <w:rPrChange w:id="6752" w:author="Guilherme Pessoa-Amorim [2]" w:date="2021-11-16T13:46:00Z">
                  <w:rPr>
                    <w:rFonts w:cs="Calibri"/>
                    <w:szCs w:val="22"/>
                  </w:rPr>
                </w:rPrChange>
              </w:rPr>
            </w:pPr>
          </w:p>
        </w:tc>
      </w:tr>
      <w:tr w:rsidR="0071035B" w:rsidRPr="00D9517A" w14:paraId="6C540474" w14:textId="77777777" w:rsidTr="00E365A9">
        <w:tc>
          <w:tcPr>
            <w:tcW w:w="5529" w:type="dxa"/>
          </w:tcPr>
          <w:p w14:paraId="5B5CFAF4" w14:textId="77777777" w:rsidR="0071035B" w:rsidRPr="00D9517A" w:rsidRDefault="0071035B" w:rsidP="00D87F19">
            <w:pPr>
              <w:spacing w:line="360" w:lineRule="auto"/>
              <w:rPr>
                <w:rFonts w:ascii="Mulish" w:hAnsi="Mulish" w:cs="Calibri"/>
                <w:sz w:val="22"/>
                <w:szCs w:val="22"/>
                <w:rPrChange w:id="6753" w:author="Guilherme Pessoa-Amorim [2]" w:date="2021-11-16T13:46:00Z">
                  <w:rPr>
                    <w:rFonts w:cs="Calibri"/>
                    <w:szCs w:val="22"/>
                  </w:rPr>
                </w:rPrChange>
              </w:rPr>
            </w:pPr>
            <w:r w:rsidRPr="00D9517A">
              <w:rPr>
                <w:rFonts w:ascii="Mulish" w:hAnsi="Mulish" w:cs="Calibri"/>
                <w:sz w:val="22"/>
                <w:szCs w:val="22"/>
                <w:rPrChange w:id="6754" w:author="Guilherme Pessoa-Amorim [2]" w:date="2021-11-16T13:46:00Z">
                  <w:rPr>
                    <w:rFonts w:cs="Calibri"/>
                    <w:szCs w:val="22"/>
                  </w:rPr>
                </w:rPrChange>
              </w:rPr>
              <w:t>Systemic corticosteroids</w:t>
            </w:r>
          </w:p>
        </w:tc>
        <w:tc>
          <w:tcPr>
            <w:tcW w:w="1559" w:type="dxa"/>
          </w:tcPr>
          <w:p w14:paraId="1914434D" w14:textId="77777777" w:rsidR="0071035B" w:rsidRPr="00D9517A" w:rsidRDefault="0071035B">
            <w:pPr>
              <w:spacing w:line="360" w:lineRule="auto"/>
              <w:jc w:val="center"/>
              <w:rPr>
                <w:rFonts w:ascii="Mulish" w:hAnsi="Mulish" w:cs="Calibri"/>
                <w:sz w:val="22"/>
                <w:szCs w:val="22"/>
                <w:rPrChange w:id="6755" w:author="Guilherme Pessoa-Amorim [2]" w:date="2021-11-16T13:46:00Z">
                  <w:rPr>
                    <w:rFonts w:cs="Calibri"/>
                    <w:szCs w:val="22"/>
                  </w:rPr>
                </w:rPrChange>
              </w:rPr>
            </w:pPr>
            <w:r w:rsidRPr="00D9517A">
              <w:rPr>
                <w:rFonts w:ascii="Mulish" w:hAnsi="Mulish" w:cs="Calibri"/>
                <w:sz w:val="22"/>
                <w:szCs w:val="22"/>
                <w:rPrChange w:id="6756" w:author="Guilherme Pessoa-Amorim [2]" w:date="2021-11-16T13:46:00Z">
                  <w:rPr>
                    <w:rFonts w:cs="Calibri"/>
                    <w:szCs w:val="22"/>
                  </w:rPr>
                </w:rPrChange>
              </w:rPr>
              <w:t>X</w:t>
            </w:r>
          </w:p>
        </w:tc>
        <w:tc>
          <w:tcPr>
            <w:tcW w:w="1418" w:type="dxa"/>
          </w:tcPr>
          <w:p w14:paraId="3966A096" w14:textId="77777777" w:rsidR="0071035B" w:rsidRPr="00D9517A" w:rsidRDefault="0071035B">
            <w:pPr>
              <w:spacing w:line="360" w:lineRule="auto"/>
              <w:jc w:val="center"/>
              <w:rPr>
                <w:rFonts w:ascii="Mulish" w:hAnsi="Mulish" w:cs="Calibri"/>
                <w:sz w:val="22"/>
                <w:szCs w:val="22"/>
                <w:rPrChange w:id="6757" w:author="Guilherme Pessoa-Amorim [2]" w:date="2021-11-16T13:46:00Z">
                  <w:rPr>
                    <w:rFonts w:cs="Calibri"/>
                    <w:szCs w:val="22"/>
                  </w:rPr>
                </w:rPrChange>
              </w:rPr>
            </w:pPr>
          </w:p>
        </w:tc>
        <w:tc>
          <w:tcPr>
            <w:tcW w:w="1500" w:type="dxa"/>
          </w:tcPr>
          <w:p w14:paraId="312B7C80" w14:textId="77777777" w:rsidR="0071035B" w:rsidRPr="00D9517A" w:rsidRDefault="0071035B">
            <w:pPr>
              <w:spacing w:line="360" w:lineRule="auto"/>
              <w:jc w:val="center"/>
              <w:rPr>
                <w:rFonts w:ascii="Mulish" w:hAnsi="Mulish" w:cs="Calibri"/>
                <w:sz w:val="22"/>
                <w:szCs w:val="22"/>
                <w:rPrChange w:id="6758" w:author="Guilherme Pessoa-Amorim [2]" w:date="2021-11-16T13:46:00Z">
                  <w:rPr>
                    <w:rFonts w:cs="Calibri"/>
                    <w:szCs w:val="22"/>
                  </w:rPr>
                </w:rPrChange>
              </w:rPr>
            </w:pPr>
          </w:p>
        </w:tc>
      </w:tr>
    </w:tbl>
    <w:p w14:paraId="06D83AB6" w14:textId="466C82E3" w:rsidR="0053593C" w:rsidRPr="003E336D" w:rsidRDefault="0053593C" w:rsidP="0053593C">
      <w:pPr>
        <w:spacing w:line="360" w:lineRule="auto"/>
        <w:rPr>
          <w:rFonts w:ascii="Mulish" w:hAnsi="Mulish"/>
          <w:sz w:val="22"/>
        </w:rPr>
      </w:pPr>
    </w:p>
    <w:p w14:paraId="7F97692B" w14:textId="77777777" w:rsidR="0053593C" w:rsidRPr="00D9517A" w:rsidRDefault="0053593C" w:rsidP="0053593C">
      <w:pPr>
        <w:spacing w:line="360" w:lineRule="auto"/>
        <w:jc w:val="both"/>
        <w:rPr>
          <w:rFonts w:ascii="Mulish" w:hAnsi="Mulish" w:cs="Calibri"/>
          <w:szCs w:val="22"/>
          <w:rPrChange w:id="6759" w:author="Guilherme Pessoa-Amorim [2]" w:date="2021-11-16T13:46:00Z">
            <w:rPr>
              <w:rFonts w:cs="Calibri"/>
              <w:szCs w:val="22"/>
            </w:rPr>
          </w:rPrChange>
        </w:rPr>
        <w:sectPr w:rsidR="0053593C" w:rsidRPr="00D9517A" w:rsidSect="00102BDD">
          <w:pgSz w:w="11900" w:h="16840"/>
          <w:pgMar w:top="1418" w:right="1701" w:bottom="1134" w:left="1701" w:header="709" w:footer="709" w:gutter="0"/>
          <w:cols w:space="708"/>
          <w:docGrid w:linePitch="360"/>
        </w:sectPr>
      </w:pPr>
      <w:r w:rsidRPr="00D9517A">
        <w:rPr>
          <w:rFonts w:ascii="Mulish" w:hAnsi="Mulish" w:cs="Calibri"/>
          <w:szCs w:val="22"/>
          <w:rPrChange w:id="6760" w:author="Guilherme Pessoa-Amorim [2]" w:date="2021-11-16T13:46:00Z">
            <w:rPr>
              <w:rFonts w:cs="Calibri"/>
              <w:szCs w:val="22"/>
            </w:rPr>
          </w:rPrChange>
        </w:rPr>
        <w:t xml:space="preserve">* Lovastatin and pitavastatin do not have BNF codelists as they are not represented in the terminology; for the SNOMED codelists, an alternative method (not employing OpenCODELISTS) was used to interrogate the terminology  </w:t>
      </w:r>
    </w:p>
    <w:p w14:paraId="07CC5F31" w14:textId="390202D3" w:rsidR="0071035B" w:rsidRPr="00D9517A" w:rsidRDefault="0053593C">
      <w:pPr>
        <w:pStyle w:val="Heading1"/>
        <w:rPr>
          <w:rFonts w:ascii="Mulish" w:hAnsi="Mulish"/>
          <w:rPrChange w:id="6761" w:author="Guilherme Pessoa-Amorim [2]" w:date="2021-11-16T13:46:00Z">
            <w:rPr/>
          </w:rPrChange>
        </w:rPr>
        <w:pPrChange w:id="6762" w:author="Guilherme Pessoa-Amorim [2]" w:date="2021-11-15T13:09:00Z">
          <w:pPr/>
        </w:pPrChange>
      </w:pPr>
      <w:bookmarkStart w:id="6763" w:name="_Ref87882411"/>
      <w:bookmarkStart w:id="6764" w:name="_Toc87965207"/>
      <w:r w:rsidRPr="00D9517A">
        <w:rPr>
          <w:rFonts w:ascii="Mulish" w:hAnsi="Mulish"/>
          <w:rPrChange w:id="6765" w:author="Guilherme Pessoa-Amorim [2]" w:date="2021-11-16T13:46:00Z">
            <w:rPr/>
          </w:rPrChange>
        </w:rPr>
        <w:lastRenderedPageBreak/>
        <w:t>Appendix</w:t>
      </w:r>
      <w:bookmarkEnd w:id="6763"/>
      <w:bookmarkEnd w:id="6764"/>
    </w:p>
    <w:p w14:paraId="062AC12A" w14:textId="31410BED" w:rsidR="0053593C" w:rsidRPr="00D9517A" w:rsidRDefault="0053593C">
      <w:pPr>
        <w:rPr>
          <w:rFonts w:ascii="Mulish" w:hAnsi="Mulish"/>
          <w:rPrChange w:id="6766" w:author="Guilherme Pessoa-Amorim [2]" w:date="2021-11-16T13:46:00Z">
            <w:rPr/>
          </w:rPrChange>
        </w:rPr>
      </w:pPr>
    </w:p>
    <w:p w14:paraId="27734842" w14:textId="7F3EEEAA" w:rsidR="0053593C" w:rsidRPr="003E336D" w:rsidRDefault="0053593C">
      <w:pPr>
        <w:jc w:val="center"/>
        <w:rPr>
          <w:rFonts w:ascii="Mulish" w:hAnsi="Mulish"/>
          <w:b/>
        </w:rPr>
        <w:pPrChange w:id="6767" w:author="Guilherme Pessoa-Amorim [2]" w:date="2021-11-15T13:09:00Z">
          <w:pPr/>
        </w:pPrChange>
      </w:pPr>
      <w:r w:rsidRPr="00D9517A">
        <w:rPr>
          <w:rFonts w:ascii="Mulish" w:hAnsi="Mulish"/>
          <w:b/>
          <w:rPrChange w:id="6768" w:author="Guilherme Pessoa-Amorim [2]" w:date="2021-11-16T13:46:00Z">
            <w:rPr/>
          </w:rPrChange>
        </w:rPr>
        <w:t>Semantic-based SNOMED drug codelist development</w:t>
      </w:r>
    </w:p>
    <w:p w14:paraId="2C56E47F" w14:textId="4BE9EDA9" w:rsidR="0053593C" w:rsidRPr="00D9517A" w:rsidRDefault="0053593C" w:rsidP="00D87F19">
      <w:pPr>
        <w:rPr>
          <w:rFonts w:ascii="Mulish" w:hAnsi="Mulish"/>
          <w:b/>
        </w:rPr>
      </w:pPr>
    </w:p>
    <w:p w14:paraId="0A3307A4" w14:textId="4D398131" w:rsidR="00FE4140" w:rsidRPr="00D9517A" w:rsidRDefault="00FE4140">
      <w:pPr>
        <w:spacing w:line="360" w:lineRule="auto"/>
        <w:jc w:val="both"/>
        <w:rPr>
          <w:ins w:id="6769" w:author="Guilherme Pessoa-Amorim [2]" w:date="2021-11-15T18:30:00Z"/>
          <w:rFonts w:ascii="Mulish" w:hAnsi="Mulish"/>
          <w:sz w:val="22"/>
          <w:szCs w:val="22"/>
          <w:rPrChange w:id="6770" w:author="Guilherme Pessoa-Amorim [2]" w:date="2021-11-16T13:46:00Z">
            <w:rPr>
              <w:ins w:id="6771" w:author="Guilherme Pessoa-Amorim [2]" w:date="2021-11-15T18:30:00Z"/>
              <w:rFonts w:ascii="Mulish" w:hAnsi="Mulish"/>
            </w:rPr>
          </w:rPrChange>
        </w:rPr>
        <w:pPrChange w:id="6772" w:author="Guilherme Pessoa-Amorim [2]" w:date="2021-11-16T13:31:00Z">
          <w:pPr/>
        </w:pPrChange>
      </w:pPr>
      <w:ins w:id="6773" w:author="Guilherme Pessoa-Amorim [2]" w:date="2021-11-15T18:28:00Z">
        <w:r w:rsidRPr="00D9517A">
          <w:rPr>
            <w:rFonts w:ascii="Mulish" w:hAnsi="Mulish"/>
            <w:sz w:val="22"/>
            <w:szCs w:val="22"/>
            <w:rPrChange w:id="6774" w:author="Guilherme Pessoa-Amorim [2]" w:date="2021-11-16T13:46:00Z">
              <w:rPr>
                <w:rFonts w:ascii="Mulish" w:hAnsi="Mulish"/>
                <w:b/>
              </w:rPr>
            </w:rPrChange>
          </w:rPr>
          <w:t>Clinical codelists</w:t>
        </w:r>
        <w:r w:rsidRPr="00D9517A">
          <w:rPr>
            <w:rFonts w:ascii="Mulish" w:hAnsi="Mulish"/>
            <w:sz w:val="22"/>
            <w:szCs w:val="22"/>
            <w:rPrChange w:id="6775" w:author="Guilherme Pessoa-Amorim [2]" w:date="2021-11-16T13:46:00Z">
              <w:rPr>
                <w:rFonts w:ascii="Mulish" w:hAnsi="Mulish"/>
              </w:rPr>
            </w:rPrChange>
          </w:rPr>
          <w:t xml:space="preserve"> (or codesets) depicting diagnoses, exposures, or drugs</w:t>
        </w:r>
      </w:ins>
      <w:ins w:id="6776" w:author="Guilherme Pessoa-Amorim [2]" w:date="2021-11-16T13:32:00Z">
        <w:r w:rsidR="00603165" w:rsidRPr="00D9517A">
          <w:rPr>
            <w:rFonts w:ascii="Mulish" w:hAnsi="Mulish"/>
            <w:sz w:val="22"/>
            <w:szCs w:val="22"/>
            <w:rPrChange w:id="6777" w:author="Guilherme Pessoa-Amorim [2]" w:date="2021-11-16T13:46:00Z">
              <w:rPr>
                <w:rFonts w:ascii="Mulish" w:hAnsi="Mulish"/>
              </w:rPr>
            </w:rPrChange>
          </w:rPr>
          <w:t>,</w:t>
        </w:r>
      </w:ins>
      <w:ins w:id="6778" w:author="Guilherme Pessoa-Amorim [2]" w:date="2021-11-15T18:28:00Z">
        <w:r w:rsidRPr="00D9517A">
          <w:rPr>
            <w:rFonts w:ascii="Mulish" w:hAnsi="Mulish"/>
            <w:sz w:val="22"/>
            <w:szCs w:val="22"/>
            <w:rPrChange w:id="6779" w:author="Guilherme Pessoa-Amorim [2]" w:date="2021-11-16T13:46:00Z">
              <w:rPr>
                <w:rFonts w:ascii="Mulish" w:hAnsi="Mulish"/>
              </w:rPr>
            </w:rPrChange>
          </w:rPr>
          <w:t xml:space="preserve"> for use in research</w:t>
        </w:r>
      </w:ins>
      <w:ins w:id="6780" w:author="Guilherme Pessoa-Amorim [2]" w:date="2021-11-16T13:32:00Z">
        <w:r w:rsidR="00603165" w:rsidRPr="00D9517A">
          <w:rPr>
            <w:rFonts w:ascii="Mulish" w:hAnsi="Mulish"/>
            <w:sz w:val="22"/>
            <w:szCs w:val="22"/>
            <w:rPrChange w:id="6781" w:author="Guilherme Pessoa-Amorim [2]" w:date="2021-11-16T13:46:00Z">
              <w:rPr>
                <w:rFonts w:ascii="Mulish" w:hAnsi="Mulish"/>
              </w:rPr>
            </w:rPrChange>
          </w:rPr>
          <w:t>,</w:t>
        </w:r>
      </w:ins>
      <w:ins w:id="6782" w:author="Guilherme Pessoa-Amorim [2]" w:date="2021-11-15T18:28:00Z">
        <w:r w:rsidRPr="00D9517A">
          <w:rPr>
            <w:rFonts w:ascii="Mulish" w:hAnsi="Mulish"/>
            <w:sz w:val="22"/>
            <w:szCs w:val="22"/>
            <w:rPrChange w:id="6783" w:author="Guilherme Pessoa-Amorim [2]" w:date="2021-11-16T13:46:00Z">
              <w:rPr>
                <w:rFonts w:ascii="Mulish" w:hAnsi="Mulish"/>
              </w:rPr>
            </w:rPrChange>
          </w:rPr>
          <w:t xml:space="preserve"> </w:t>
        </w:r>
      </w:ins>
      <w:ins w:id="6784" w:author="Guilherme Pessoa-Amorim [2]" w:date="2021-11-15T18:31:00Z">
        <w:r w:rsidRPr="00D9517A">
          <w:rPr>
            <w:rFonts w:ascii="Mulish" w:hAnsi="Mulish"/>
            <w:sz w:val="22"/>
            <w:szCs w:val="22"/>
            <w:rPrChange w:id="6785" w:author="Guilherme Pessoa-Amorim [2]" w:date="2021-11-16T13:46:00Z">
              <w:rPr>
                <w:rFonts w:ascii="Mulish" w:hAnsi="Mulish"/>
              </w:rPr>
            </w:rPrChange>
          </w:rPr>
          <w:t>have</w:t>
        </w:r>
      </w:ins>
      <w:ins w:id="6786" w:author="Guilherme Pessoa-Amorim [2]" w:date="2021-11-15T18:28:00Z">
        <w:r w:rsidRPr="00D9517A">
          <w:rPr>
            <w:rFonts w:ascii="Mulish" w:hAnsi="Mulish"/>
            <w:sz w:val="22"/>
            <w:szCs w:val="22"/>
            <w:rPrChange w:id="6787" w:author="Guilherme Pessoa-Amorim [2]" w:date="2021-11-16T13:46:00Z">
              <w:rPr>
                <w:rFonts w:ascii="Mulish" w:hAnsi="Mulish"/>
              </w:rPr>
            </w:rPrChange>
          </w:rPr>
          <w:t xml:space="preserve"> typically </w:t>
        </w:r>
      </w:ins>
      <w:ins w:id="6788" w:author="Guilherme Pessoa-Amorim [2]" w:date="2021-11-15T18:31:00Z">
        <w:r w:rsidRPr="00D9517A">
          <w:rPr>
            <w:rFonts w:ascii="Mulish" w:hAnsi="Mulish"/>
            <w:sz w:val="22"/>
            <w:szCs w:val="22"/>
            <w:rPrChange w:id="6789" w:author="Guilherme Pessoa-Amorim [2]" w:date="2021-11-16T13:46:00Z">
              <w:rPr>
                <w:rFonts w:ascii="Mulish" w:hAnsi="Mulish"/>
              </w:rPr>
            </w:rPrChange>
          </w:rPr>
          <w:t>been built using terminologies such</w:t>
        </w:r>
      </w:ins>
      <w:ins w:id="6790" w:author="Guilherme Pessoa-Amorim [2]" w:date="2021-11-15T18:28:00Z">
        <w:r w:rsidRPr="00D9517A">
          <w:rPr>
            <w:rFonts w:ascii="Mulish" w:hAnsi="Mulish"/>
            <w:sz w:val="22"/>
            <w:szCs w:val="22"/>
            <w:rPrChange w:id="6791" w:author="Guilherme Pessoa-Amorim [2]" w:date="2021-11-16T13:46:00Z">
              <w:rPr>
                <w:rFonts w:ascii="Mulish" w:hAnsi="Mulish"/>
              </w:rPr>
            </w:rPrChange>
          </w:rPr>
          <w:t xml:space="preserve"> </w:t>
        </w:r>
      </w:ins>
      <w:ins w:id="6792" w:author="Guilherme Pessoa-Amorim [2]" w:date="2021-11-15T18:40:00Z">
        <w:r w:rsidR="00972E7C" w:rsidRPr="00D9517A">
          <w:rPr>
            <w:rFonts w:ascii="Mulish" w:hAnsi="Mulish"/>
            <w:sz w:val="22"/>
            <w:szCs w:val="22"/>
            <w:rPrChange w:id="6793" w:author="Guilherme Pessoa-Amorim [2]" w:date="2021-11-16T13:46:00Z">
              <w:rPr>
                <w:rFonts w:ascii="Mulish" w:hAnsi="Mulish"/>
              </w:rPr>
            </w:rPrChange>
          </w:rPr>
          <w:t xml:space="preserve">as </w:t>
        </w:r>
      </w:ins>
      <w:ins w:id="6794" w:author="Guilherme Pessoa-Amorim [2]" w:date="2021-11-15T18:29:00Z">
        <w:r w:rsidRPr="00D9517A">
          <w:rPr>
            <w:rFonts w:ascii="Mulish" w:hAnsi="Mulish"/>
            <w:sz w:val="22"/>
            <w:szCs w:val="22"/>
            <w:rPrChange w:id="6795" w:author="Guilherme Pessoa-Amorim [2]" w:date="2021-11-16T13:46:00Z">
              <w:rPr>
                <w:rFonts w:ascii="Mulish" w:hAnsi="Mulish"/>
              </w:rPr>
            </w:rPrChange>
          </w:rPr>
          <w:t>I</w:t>
        </w:r>
      </w:ins>
      <w:ins w:id="6796" w:author="Guilherme Pessoa-Amorim [2]" w:date="2021-11-16T13:32:00Z">
        <w:r w:rsidR="00603165" w:rsidRPr="00D9517A">
          <w:rPr>
            <w:rFonts w:ascii="Mulish" w:hAnsi="Mulish"/>
            <w:sz w:val="22"/>
            <w:szCs w:val="22"/>
            <w:rPrChange w:id="6797" w:author="Guilherme Pessoa-Amorim [2]" w:date="2021-11-16T13:46:00Z">
              <w:rPr>
                <w:rFonts w:ascii="Mulish" w:hAnsi="Mulish"/>
              </w:rPr>
            </w:rPrChange>
          </w:rPr>
          <w:t>nternational Classification of Diseases (I</w:t>
        </w:r>
      </w:ins>
      <w:ins w:id="6798" w:author="Guilherme Pessoa-Amorim [2]" w:date="2021-11-15T18:29:00Z">
        <w:r w:rsidRPr="00D9517A">
          <w:rPr>
            <w:rFonts w:ascii="Mulish" w:hAnsi="Mulish"/>
            <w:sz w:val="22"/>
            <w:szCs w:val="22"/>
            <w:rPrChange w:id="6799" w:author="Guilherme Pessoa-Amorim [2]" w:date="2021-11-16T13:46:00Z">
              <w:rPr>
                <w:rFonts w:ascii="Mulish" w:hAnsi="Mulish"/>
              </w:rPr>
            </w:rPrChange>
          </w:rPr>
          <w:t>CD</w:t>
        </w:r>
      </w:ins>
      <w:ins w:id="6800" w:author="Guilherme Pessoa-Amorim [2]" w:date="2021-11-16T13:32:00Z">
        <w:r w:rsidR="00603165" w:rsidRPr="00D9517A">
          <w:rPr>
            <w:rFonts w:ascii="Mulish" w:hAnsi="Mulish"/>
            <w:sz w:val="22"/>
            <w:szCs w:val="22"/>
            <w:rPrChange w:id="6801" w:author="Guilherme Pessoa-Amorim [2]" w:date="2021-11-16T13:46:00Z">
              <w:rPr>
                <w:rFonts w:ascii="Mulish" w:hAnsi="Mulish"/>
              </w:rPr>
            </w:rPrChange>
          </w:rPr>
          <w:t>)</w:t>
        </w:r>
      </w:ins>
      <w:ins w:id="6802" w:author="Guilherme Pessoa-Amorim [2]" w:date="2021-11-15T18:29:00Z">
        <w:r w:rsidRPr="00D9517A">
          <w:rPr>
            <w:rFonts w:ascii="Mulish" w:hAnsi="Mulish"/>
            <w:sz w:val="22"/>
            <w:szCs w:val="22"/>
            <w:rPrChange w:id="6803" w:author="Guilherme Pessoa-Amorim [2]" w:date="2021-11-16T13:46:00Z">
              <w:rPr>
                <w:rFonts w:ascii="Mulish" w:hAnsi="Mulish"/>
              </w:rPr>
            </w:rPrChange>
          </w:rPr>
          <w:t xml:space="preserve"> or BNF</w:t>
        </w:r>
      </w:ins>
      <w:ins w:id="6804" w:author="Guilherme Pessoa-Amorim [2]" w:date="2021-11-15T18:40:00Z">
        <w:r w:rsidR="00972E7C" w:rsidRPr="00D9517A">
          <w:rPr>
            <w:rFonts w:ascii="Mulish" w:hAnsi="Mulish"/>
            <w:sz w:val="22"/>
            <w:szCs w:val="22"/>
            <w:rPrChange w:id="6805" w:author="Guilherme Pessoa-Amorim [2]" w:date="2021-11-16T13:46:00Z">
              <w:rPr>
                <w:rFonts w:ascii="Mulish" w:hAnsi="Mulish"/>
              </w:rPr>
            </w:rPrChange>
          </w:rPr>
          <w:t xml:space="preserve">, which </w:t>
        </w:r>
      </w:ins>
      <w:ins w:id="6806" w:author="Guilherme Pessoa-Amorim [2]" w:date="2021-11-16T13:32:00Z">
        <w:r w:rsidR="00BA6A11" w:rsidRPr="00D9517A">
          <w:rPr>
            <w:rFonts w:ascii="Mulish" w:hAnsi="Mulish"/>
            <w:sz w:val="22"/>
            <w:szCs w:val="22"/>
            <w:rPrChange w:id="6807" w:author="Guilherme Pessoa-Amorim [2]" w:date="2021-11-16T13:46:00Z">
              <w:rPr>
                <w:rFonts w:ascii="Mulish" w:hAnsi="Mulish"/>
              </w:rPr>
            </w:rPrChange>
          </w:rPr>
          <w:t>contain</w:t>
        </w:r>
      </w:ins>
      <w:ins w:id="6808" w:author="Guilherme Pessoa-Amorim [2]" w:date="2021-11-15T18:40:00Z">
        <w:r w:rsidR="00972E7C" w:rsidRPr="00D9517A">
          <w:rPr>
            <w:rFonts w:ascii="Mulish" w:hAnsi="Mulish"/>
            <w:sz w:val="22"/>
            <w:szCs w:val="22"/>
            <w:rPrChange w:id="6809" w:author="Guilherme Pessoa-Amorim [2]" w:date="2021-11-16T13:46:00Z">
              <w:rPr>
                <w:rFonts w:ascii="Mulish" w:hAnsi="Mulish"/>
              </w:rPr>
            </w:rPrChange>
          </w:rPr>
          <w:t xml:space="preserve"> clinical diagnoses and medications, respectively. ICD-10 includes approximately 17,000 codes, while BNF includes </w:t>
        </w:r>
      </w:ins>
      <w:ins w:id="6810" w:author="Guilherme Pessoa-Amorim [2]" w:date="2021-11-15T18:50:00Z">
        <w:r w:rsidR="00676D30" w:rsidRPr="00D9517A">
          <w:rPr>
            <w:rFonts w:ascii="Mulish" w:hAnsi="Mulish"/>
            <w:sz w:val="22"/>
            <w:szCs w:val="22"/>
            <w:rPrChange w:id="6811" w:author="Guilherme Pessoa-Amorim [2]" w:date="2021-11-16T13:46:00Z">
              <w:rPr>
                <w:rFonts w:ascii="Mulish" w:hAnsi="Mulish"/>
              </w:rPr>
            </w:rPrChange>
          </w:rPr>
          <w:t>approximately 50,000 codes; although not ideal, their size</w:t>
        </w:r>
      </w:ins>
      <w:ins w:id="6812" w:author="Guilherme Pessoa-Amorim [2]" w:date="2021-11-16T13:32:00Z">
        <w:r w:rsidR="00BA6A11" w:rsidRPr="00D9517A">
          <w:rPr>
            <w:rFonts w:ascii="Mulish" w:hAnsi="Mulish"/>
            <w:sz w:val="22"/>
            <w:szCs w:val="22"/>
            <w:rPrChange w:id="6813" w:author="Guilherme Pessoa-Amorim [2]" w:date="2021-11-16T13:46:00Z">
              <w:rPr>
                <w:rFonts w:ascii="Mulish" w:hAnsi="Mulish"/>
              </w:rPr>
            </w:rPrChange>
          </w:rPr>
          <w:t>s</w:t>
        </w:r>
      </w:ins>
      <w:ins w:id="6814" w:author="Guilherme Pessoa-Amorim [2]" w:date="2021-11-15T18:50:00Z">
        <w:r w:rsidR="00676D30" w:rsidRPr="00D9517A">
          <w:rPr>
            <w:rFonts w:ascii="Mulish" w:hAnsi="Mulish"/>
            <w:sz w:val="22"/>
            <w:szCs w:val="22"/>
            <w:rPrChange w:id="6815" w:author="Guilherme Pessoa-Amorim [2]" w:date="2021-11-16T13:46:00Z">
              <w:rPr>
                <w:rFonts w:ascii="Mulish" w:hAnsi="Mulish"/>
              </w:rPr>
            </w:rPrChange>
          </w:rPr>
          <w:t xml:space="preserve"> allow manual review and selection of codes if desired.</w:t>
        </w:r>
      </w:ins>
    </w:p>
    <w:p w14:paraId="65F5050D" w14:textId="77777777" w:rsidR="00FE4140" w:rsidRPr="00D9517A" w:rsidRDefault="00FE4140">
      <w:pPr>
        <w:spacing w:line="360" w:lineRule="auto"/>
        <w:jc w:val="both"/>
        <w:rPr>
          <w:ins w:id="6816" w:author="Guilherme Pessoa-Amorim [2]" w:date="2021-11-15T18:30:00Z"/>
          <w:rFonts w:ascii="Mulish" w:hAnsi="Mulish"/>
          <w:sz w:val="22"/>
          <w:szCs w:val="22"/>
          <w:rPrChange w:id="6817" w:author="Guilherme Pessoa-Amorim [2]" w:date="2021-11-16T13:46:00Z">
            <w:rPr>
              <w:ins w:id="6818" w:author="Guilherme Pessoa-Amorim [2]" w:date="2021-11-15T18:30:00Z"/>
              <w:rFonts w:ascii="Mulish" w:hAnsi="Mulish"/>
            </w:rPr>
          </w:rPrChange>
        </w:rPr>
        <w:pPrChange w:id="6819" w:author="Guilherme Pessoa-Amorim [2]" w:date="2021-11-16T13:31:00Z">
          <w:pPr/>
        </w:pPrChange>
      </w:pPr>
    </w:p>
    <w:p w14:paraId="529052D6" w14:textId="77777777" w:rsidR="003E336D" w:rsidRDefault="00676D30">
      <w:pPr>
        <w:spacing w:line="360" w:lineRule="auto"/>
        <w:rPr>
          <w:ins w:id="6820" w:author="Guilherme Pessoa-Amorim [2]" w:date="2021-11-16T14:25:00Z"/>
        </w:rPr>
        <w:pPrChange w:id="6821" w:author="Guilherme Pessoa-Amorim [2]" w:date="2021-11-16T14:25:00Z">
          <w:pPr>
            <w:pStyle w:val="Caption"/>
          </w:pPr>
        </w:pPrChange>
      </w:pPr>
      <w:ins w:id="6822" w:author="Guilherme Pessoa-Amorim [2]" w:date="2021-11-15T18:51:00Z">
        <w:r w:rsidRPr="00D9517A">
          <w:rPr>
            <w:rFonts w:ascii="Mulish" w:hAnsi="Mulish"/>
            <w:sz w:val="22"/>
            <w:szCs w:val="22"/>
            <w:rPrChange w:id="6823" w:author="Guilherme Pessoa-Amorim [2]" w:date="2021-11-16T13:46:00Z">
              <w:rPr>
                <w:rFonts w:ascii="Mulish" w:hAnsi="Mulish"/>
                <w:i w:val="0"/>
                <w:iCs w:val="0"/>
              </w:rPr>
            </w:rPrChange>
          </w:rPr>
          <w:t>However, both t</w:t>
        </w:r>
      </w:ins>
      <w:ins w:id="6824" w:author="Guilherme Pessoa-Amorim [2]" w:date="2021-11-15T18:30:00Z">
        <w:r w:rsidR="00FE4140" w:rsidRPr="00D9517A">
          <w:rPr>
            <w:rFonts w:ascii="Mulish" w:hAnsi="Mulish"/>
            <w:sz w:val="22"/>
            <w:szCs w:val="22"/>
            <w:rPrChange w:id="6825" w:author="Guilherme Pessoa-Amorim [2]" w:date="2021-11-16T13:46:00Z">
              <w:rPr>
                <w:rFonts w:ascii="Mulish" w:hAnsi="Mulish"/>
                <w:i w:val="0"/>
                <w:iCs w:val="0"/>
              </w:rPr>
            </w:rPrChange>
          </w:rPr>
          <w:t xml:space="preserve">hese terminologies employ a </w:t>
        </w:r>
      </w:ins>
      <w:ins w:id="6826" w:author="Guilherme Pessoa-Amorim [2]" w:date="2021-11-16T13:32:00Z">
        <w:r w:rsidR="00BA6A11" w:rsidRPr="00D9517A">
          <w:rPr>
            <w:rFonts w:ascii="Mulish" w:hAnsi="Mulish"/>
            <w:sz w:val="22"/>
            <w:szCs w:val="22"/>
            <w:rPrChange w:id="6827" w:author="Guilherme Pessoa-Amorim [2]" w:date="2021-11-16T13:46:00Z">
              <w:rPr>
                <w:rFonts w:ascii="Mulish" w:hAnsi="Mulish"/>
                <w:i w:val="0"/>
                <w:iCs w:val="0"/>
              </w:rPr>
            </w:rPrChange>
          </w:rPr>
          <w:t xml:space="preserve">mutually-exclusive </w:t>
        </w:r>
      </w:ins>
      <w:ins w:id="6828" w:author="Guilherme Pessoa-Amorim [2]" w:date="2021-11-15T18:30:00Z">
        <w:r w:rsidR="00FE4140" w:rsidRPr="00D9517A">
          <w:rPr>
            <w:rFonts w:ascii="Mulish" w:hAnsi="Mulish"/>
            <w:sz w:val="22"/>
            <w:szCs w:val="22"/>
            <w:rPrChange w:id="6829" w:author="Guilherme Pessoa-Amorim [2]" w:date="2021-11-16T13:46:00Z">
              <w:rPr>
                <w:rFonts w:ascii="Mulish" w:hAnsi="Mulish"/>
                <w:i w:val="0"/>
                <w:iCs w:val="0"/>
              </w:rPr>
            </w:rPrChange>
          </w:rPr>
          <w:t xml:space="preserve">hierarchical structure in which each </w:t>
        </w:r>
      </w:ins>
      <w:ins w:id="6830" w:author="Guilherme Pessoa-Amorim [2]" w:date="2021-11-15T18:39:00Z">
        <w:r w:rsidR="00972E7C" w:rsidRPr="00D9517A">
          <w:rPr>
            <w:rFonts w:ascii="Mulish" w:hAnsi="Mulish"/>
            <w:sz w:val="22"/>
            <w:szCs w:val="22"/>
            <w:rPrChange w:id="6831" w:author="Guilherme Pessoa-Amorim [2]" w:date="2021-11-16T13:46:00Z">
              <w:rPr>
                <w:rFonts w:ascii="Mulish" w:hAnsi="Mulish"/>
                <w:i w:val="0"/>
                <w:iCs w:val="0"/>
              </w:rPr>
            </w:rPrChange>
          </w:rPr>
          <w:t>concept</w:t>
        </w:r>
      </w:ins>
      <w:ins w:id="6832" w:author="Guilherme Pessoa-Amorim [2]" w:date="2021-11-15T18:30:00Z">
        <w:r w:rsidR="00FE4140" w:rsidRPr="00D9517A">
          <w:rPr>
            <w:rFonts w:ascii="Mulish" w:hAnsi="Mulish"/>
            <w:sz w:val="22"/>
            <w:szCs w:val="22"/>
            <w:rPrChange w:id="6833" w:author="Guilherme Pessoa-Amorim [2]" w:date="2021-11-16T13:46:00Z">
              <w:rPr>
                <w:rFonts w:ascii="Mulish" w:hAnsi="Mulish"/>
                <w:i w:val="0"/>
                <w:iCs w:val="0"/>
              </w:rPr>
            </w:rPrChange>
          </w:rPr>
          <w:t xml:space="preserve"> can only </w:t>
        </w:r>
      </w:ins>
      <w:ins w:id="6834" w:author="Guilherme Pessoa-Amorim [2]" w:date="2021-11-16T13:33:00Z">
        <w:r w:rsidR="00BA6A11" w:rsidRPr="00D9517A">
          <w:rPr>
            <w:rFonts w:ascii="Mulish" w:hAnsi="Mulish"/>
            <w:sz w:val="22"/>
            <w:szCs w:val="22"/>
            <w:rPrChange w:id="6835" w:author="Guilherme Pessoa-Amorim [2]" w:date="2021-11-16T13:46:00Z">
              <w:rPr>
                <w:rFonts w:ascii="Mulish" w:hAnsi="Mulish"/>
                <w:i w:val="0"/>
                <w:iCs w:val="0"/>
              </w:rPr>
            </w:rPrChange>
          </w:rPr>
          <w:t>belong to one</w:t>
        </w:r>
      </w:ins>
      <w:ins w:id="6836" w:author="Guilherme Pessoa-Amorim [2]" w:date="2021-11-15T18:30:00Z">
        <w:r w:rsidR="00FE4140" w:rsidRPr="00D9517A">
          <w:rPr>
            <w:rFonts w:ascii="Mulish" w:hAnsi="Mulish"/>
            <w:sz w:val="22"/>
            <w:szCs w:val="22"/>
            <w:rPrChange w:id="6837" w:author="Guilherme Pessoa-Amorim [2]" w:date="2021-11-16T13:46:00Z">
              <w:rPr>
                <w:rFonts w:ascii="Mulish" w:hAnsi="Mulish"/>
                <w:i w:val="0"/>
                <w:iCs w:val="0"/>
              </w:rPr>
            </w:rPrChange>
          </w:rPr>
          <w:t xml:space="preserve"> parent level, and therefore has only one location </w:t>
        </w:r>
      </w:ins>
      <w:ins w:id="6838" w:author="Guilherme Pessoa-Amorim [2]" w:date="2021-11-16T13:33:00Z">
        <w:r w:rsidR="00BA6A11" w:rsidRPr="00D9517A">
          <w:rPr>
            <w:rFonts w:ascii="Mulish" w:hAnsi="Mulish"/>
            <w:sz w:val="22"/>
            <w:szCs w:val="22"/>
            <w:rPrChange w:id="6839" w:author="Guilherme Pessoa-Amorim [2]" w:date="2021-11-16T13:46:00Z">
              <w:rPr>
                <w:rFonts w:ascii="Mulish" w:hAnsi="Mulish"/>
                <w:i w:val="0"/>
                <w:iCs w:val="0"/>
              </w:rPr>
            </w:rPrChange>
          </w:rPr>
          <w:t xml:space="preserve">possible </w:t>
        </w:r>
      </w:ins>
      <w:ins w:id="6840" w:author="Guilherme Pessoa-Amorim [2]" w:date="2021-11-15T18:30:00Z">
        <w:r w:rsidR="00FE4140" w:rsidRPr="00D9517A">
          <w:rPr>
            <w:rFonts w:ascii="Mulish" w:hAnsi="Mulish"/>
            <w:sz w:val="22"/>
            <w:szCs w:val="22"/>
            <w:rPrChange w:id="6841" w:author="Guilherme Pessoa-Amorim [2]" w:date="2021-11-16T13:46:00Z">
              <w:rPr>
                <w:rFonts w:ascii="Mulish" w:hAnsi="Mulish"/>
                <w:i w:val="0"/>
                <w:iCs w:val="0"/>
              </w:rPr>
            </w:rPrChange>
          </w:rPr>
          <w:t xml:space="preserve">in the hierarchical tree. </w:t>
        </w:r>
      </w:ins>
      <w:ins w:id="6842" w:author="Guilherme Pessoa-Amorim [2]" w:date="2021-11-15T18:51:00Z">
        <w:r w:rsidRPr="00D9517A">
          <w:rPr>
            <w:rFonts w:ascii="Mulish" w:hAnsi="Mulish"/>
            <w:sz w:val="22"/>
            <w:szCs w:val="22"/>
            <w:rPrChange w:id="6843" w:author="Guilherme Pessoa-Amorim [2]" w:date="2021-11-16T13:46:00Z">
              <w:rPr>
                <w:rFonts w:ascii="Mulish" w:hAnsi="Mulish"/>
                <w:i w:val="0"/>
                <w:iCs w:val="0"/>
              </w:rPr>
            </w:rPrChange>
          </w:rPr>
          <w:t xml:space="preserve">Moreover, the code structure allows meaningful identification of </w:t>
        </w:r>
      </w:ins>
      <w:ins w:id="6844" w:author="Guilherme Pessoa-Amorim [2]" w:date="2021-11-15T18:52:00Z">
        <w:r w:rsidRPr="00D9517A">
          <w:rPr>
            <w:rFonts w:ascii="Mulish" w:hAnsi="Mulish"/>
            <w:sz w:val="22"/>
            <w:szCs w:val="22"/>
            <w:rPrChange w:id="6845" w:author="Guilherme Pessoa-Amorim [2]" w:date="2021-11-16T13:46:00Z">
              <w:rPr>
                <w:rFonts w:ascii="Mulish" w:hAnsi="Mulish"/>
                <w:i w:val="0"/>
                <w:iCs w:val="0"/>
              </w:rPr>
            </w:rPrChange>
          </w:rPr>
          <w:t xml:space="preserve">different chapters and </w:t>
        </w:r>
      </w:ins>
      <w:ins w:id="6846" w:author="Guilherme Pessoa-Amorim [2]" w:date="2021-11-15T18:51:00Z">
        <w:r w:rsidRPr="00D9517A">
          <w:rPr>
            <w:rFonts w:ascii="Mulish" w:hAnsi="Mulish"/>
            <w:sz w:val="22"/>
            <w:szCs w:val="22"/>
            <w:rPrChange w:id="6847" w:author="Guilherme Pessoa-Amorim [2]" w:date="2021-11-16T13:46:00Z">
              <w:rPr>
                <w:rFonts w:ascii="Mulish" w:hAnsi="Mulish"/>
                <w:i w:val="0"/>
                <w:iCs w:val="0"/>
              </w:rPr>
            </w:rPrChange>
          </w:rPr>
          <w:t>hierarchical levels</w:t>
        </w:r>
      </w:ins>
      <w:ins w:id="6848" w:author="Guilherme Pessoa-Amorim [2]" w:date="2021-11-15T18:52:00Z">
        <w:r w:rsidRPr="00D9517A">
          <w:rPr>
            <w:rFonts w:ascii="Mulish" w:hAnsi="Mulish"/>
            <w:sz w:val="22"/>
            <w:szCs w:val="22"/>
            <w:rPrChange w:id="6849" w:author="Guilherme Pessoa-Amorim [2]" w:date="2021-11-16T13:46:00Z">
              <w:rPr>
                <w:rFonts w:ascii="Mulish" w:hAnsi="Mulish"/>
                <w:i w:val="0"/>
                <w:iCs w:val="0"/>
              </w:rPr>
            </w:rPrChange>
          </w:rPr>
          <w:t xml:space="preserve"> within them</w:t>
        </w:r>
      </w:ins>
      <w:ins w:id="6850" w:author="Guilherme Pessoa-Amorim [2]" w:date="2021-11-15T18:51:00Z">
        <w:r w:rsidRPr="00D9517A">
          <w:rPr>
            <w:rFonts w:ascii="Mulish" w:hAnsi="Mulish"/>
            <w:sz w:val="22"/>
            <w:szCs w:val="22"/>
            <w:rPrChange w:id="6851" w:author="Guilherme Pessoa-Amorim [2]" w:date="2021-11-16T13:46:00Z">
              <w:rPr>
                <w:rFonts w:ascii="Mulish" w:hAnsi="Mulish"/>
                <w:i w:val="0"/>
                <w:iCs w:val="0"/>
              </w:rPr>
            </w:rPrChange>
          </w:rPr>
          <w:t xml:space="preserve"> (per example, </w:t>
        </w:r>
      </w:ins>
      <w:ins w:id="6852" w:author="Guilherme Pessoa-Amorim [2]" w:date="2021-11-15T18:52:00Z">
        <w:r w:rsidRPr="00D9517A">
          <w:rPr>
            <w:rFonts w:ascii="Mulish" w:hAnsi="Mulish"/>
            <w:sz w:val="22"/>
            <w:szCs w:val="22"/>
            <w:rPrChange w:id="6853" w:author="Guilherme Pessoa-Amorim [2]" w:date="2021-11-16T13:46:00Z">
              <w:rPr>
                <w:rFonts w:ascii="Mulish" w:hAnsi="Mulish"/>
                <w:i w:val="0"/>
                <w:iCs w:val="0"/>
              </w:rPr>
            </w:rPrChange>
          </w:rPr>
          <w:t xml:space="preserve">all ICD-10 codes starting with “I” represent cardiovascular diseases, and all BNF codes starting with “02” represent cardiovascular drugs, with subsequent digits in each </w:t>
        </w:r>
      </w:ins>
      <w:ins w:id="6854" w:author="Guilherme Pessoa-Amorim [2]" w:date="2021-11-15T18:53:00Z">
        <w:r w:rsidRPr="00D9517A">
          <w:rPr>
            <w:rFonts w:ascii="Mulish" w:hAnsi="Mulish"/>
            <w:sz w:val="22"/>
            <w:szCs w:val="22"/>
            <w:rPrChange w:id="6855" w:author="Guilherme Pessoa-Amorim [2]" w:date="2021-11-16T13:46:00Z">
              <w:rPr>
                <w:rFonts w:ascii="Mulish" w:hAnsi="Mulish"/>
                <w:i w:val="0"/>
                <w:iCs w:val="0"/>
              </w:rPr>
            </w:rPrChange>
          </w:rPr>
          <w:t>terminology</w:t>
        </w:r>
      </w:ins>
      <w:ins w:id="6856" w:author="Guilherme Pessoa-Amorim [2]" w:date="2021-11-15T18:52:00Z">
        <w:r w:rsidRPr="00D9517A">
          <w:rPr>
            <w:rFonts w:ascii="Mulish" w:hAnsi="Mulish"/>
            <w:sz w:val="22"/>
            <w:szCs w:val="22"/>
            <w:rPrChange w:id="6857" w:author="Guilherme Pessoa-Amorim [2]" w:date="2021-11-16T13:46:00Z">
              <w:rPr>
                <w:rFonts w:ascii="Mulish" w:hAnsi="Mulish"/>
                <w:i w:val="0"/>
                <w:iCs w:val="0"/>
              </w:rPr>
            </w:rPrChange>
          </w:rPr>
          <w:t xml:space="preserve"> </w:t>
        </w:r>
      </w:ins>
      <w:ins w:id="6858" w:author="Guilherme Pessoa-Amorim [2]" w:date="2021-11-15T18:53:00Z">
        <w:r w:rsidRPr="00D9517A">
          <w:rPr>
            <w:rFonts w:ascii="Mulish" w:hAnsi="Mulish"/>
            <w:sz w:val="22"/>
            <w:szCs w:val="22"/>
            <w:rPrChange w:id="6859" w:author="Guilherme Pessoa-Amorim [2]" w:date="2021-11-16T13:46:00Z">
              <w:rPr>
                <w:rFonts w:ascii="Mulish" w:hAnsi="Mulish"/>
                <w:i w:val="0"/>
                <w:iCs w:val="0"/>
              </w:rPr>
            </w:rPrChange>
          </w:rPr>
          <w:t>representing subdivisions of these chapters</w:t>
        </w:r>
      </w:ins>
      <w:ins w:id="6860" w:author="Guilherme Pessoa-Amorim [2]" w:date="2021-11-16T13:42:00Z">
        <w:r w:rsidR="00BA6A11" w:rsidRPr="00D9517A">
          <w:rPr>
            <w:rFonts w:ascii="Mulish" w:hAnsi="Mulish"/>
            <w:sz w:val="22"/>
            <w:szCs w:val="22"/>
            <w:rPrChange w:id="6861" w:author="Guilherme Pessoa-Amorim [2]" w:date="2021-11-16T13:46:00Z">
              <w:rPr>
                <w:rFonts w:ascii="Mulish" w:hAnsi="Mulish"/>
                <w:i w:val="0"/>
                <w:iCs w:val="0"/>
              </w:rPr>
            </w:rPrChange>
          </w:rPr>
          <w:t xml:space="preserve"> – see </w:t>
        </w:r>
      </w:ins>
      <w:ins w:id="6862" w:author="Guilherme Pessoa-Amorim [2]" w:date="2021-11-16T13:45:00Z">
        <w:r w:rsidR="00D9517A" w:rsidRPr="00D9517A">
          <w:rPr>
            <w:rFonts w:ascii="Mulish" w:hAnsi="Mulish"/>
            <w:sz w:val="22"/>
            <w:szCs w:val="22"/>
            <w:rPrChange w:id="6863" w:author="Guilherme Pessoa-Amorim [2]" w:date="2021-11-16T13:46:00Z">
              <w:rPr>
                <w:rFonts w:ascii="Mulish" w:hAnsi="Mulish"/>
              </w:rPr>
            </w:rPrChange>
          </w:rPr>
          <w:fldChar w:fldCharType="begin"/>
        </w:r>
        <w:r w:rsidR="00D9517A" w:rsidRPr="00D9517A">
          <w:rPr>
            <w:rFonts w:ascii="Mulish" w:hAnsi="Mulish"/>
            <w:sz w:val="22"/>
            <w:szCs w:val="22"/>
            <w:rPrChange w:id="6864" w:author="Guilherme Pessoa-Amorim [2]" w:date="2021-11-16T13:46:00Z">
              <w:rPr>
                <w:rFonts w:ascii="Mulish" w:hAnsi="Mulish"/>
                <w:i w:val="0"/>
                <w:iCs w:val="0"/>
              </w:rPr>
            </w:rPrChange>
          </w:rPr>
          <w:instrText xml:space="preserve"> REF _Ref87962735 \h </w:instrText>
        </w:r>
      </w:ins>
      <w:r w:rsidR="00D9517A" w:rsidRPr="00D9517A">
        <w:rPr>
          <w:rFonts w:ascii="Mulish" w:hAnsi="Mulish"/>
          <w:sz w:val="22"/>
          <w:szCs w:val="22"/>
          <w:rPrChange w:id="6865" w:author="Guilherme Pessoa-Amorim [2]" w:date="2021-11-16T13:46:00Z">
            <w:rPr>
              <w:rFonts w:ascii="Mulish" w:hAnsi="Mulish"/>
              <w:i w:val="0"/>
              <w:iCs w:val="0"/>
            </w:rPr>
          </w:rPrChange>
        </w:rPr>
        <w:instrText xml:space="preserve"> \* MERGEFORMAT </w:instrText>
      </w:r>
      <w:r w:rsidR="00D9517A" w:rsidRPr="00D9517A">
        <w:rPr>
          <w:rFonts w:ascii="Mulish" w:hAnsi="Mulish"/>
          <w:sz w:val="22"/>
          <w:szCs w:val="22"/>
          <w:rPrChange w:id="6866" w:author="Guilherme Pessoa-Amorim [2]" w:date="2021-11-16T13:46:00Z">
            <w:rPr>
              <w:rFonts w:ascii="Mulish" w:hAnsi="Mulish"/>
              <w:sz w:val="22"/>
              <w:szCs w:val="22"/>
            </w:rPr>
          </w:rPrChange>
        </w:rPr>
      </w:r>
      <w:r w:rsidR="00D9517A" w:rsidRPr="00D9517A">
        <w:rPr>
          <w:rFonts w:ascii="Mulish" w:hAnsi="Mulish"/>
          <w:sz w:val="22"/>
          <w:szCs w:val="22"/>
          <w:rPrChange w:id="6867" w:author="Guilherme Pessoa-Amorim [2]" w:date="2021-11-16T13:46:00Z">
            <w:rPr>
              <w:rFonts w:ascii="Mulish" w:hAnsi="Mulish"/>
            </w:rPr>
          </w:rPrChange>
        </w:rPr>
        <w:fldChar w:fldCharType="separate"/>
      </w:r>
      <w:ins w:id="6868" w:author="Guilherme Pessoa-Amorim [2]" w:date="2021-11-16T14:25:00Z">
        <w:r w:rsidR="003E336D" w:rsidRPr="003E336D">
          <w:rPr>
            <w:rFonts w:ascii="Mulish" w:hAnsi="Mulish"/>
            <w:sz w:val="22"/>
            <w:szCs w:val="22"/>
            <w:rPrChange w:id="6869" w:author="Guilherme Pessoa-Amorim [2]" w:date="2021-11-16T14:25:00Z">
              <w:rPr>
                <w:i w:val="0"/>
                <w:iCs w:val="0"/>
              </w:rPr>
            </w:rPrChange>
          </w:rPr>
          <w:t xml:space="preserve">Figure </w:t>
        </w:r>
        <w:r w:rsidR="003E336D" w:rsidRPr="003E336D">
          <w:rPr>
            <w:rFonts w:ascii="Mulish" w:hAnsi="Mulish"/>
            <w:noProof/>
            <w:sz w:val="22"/>
            <w:szCs w:val="22"/>
            <w:rPrChange w:id="6870" w:author="Guilherme Pessoa-Amorim [2]" w:date="2021-11-16T14:25:00Z">
              <w:rPr>
                <w:i w:val="0"/>
                <w:iCs w:val="0"/>
                <w:noProof/>
              </w:rPr>
            </w:rPrChange>
          </w:rPr>
          <w:t>3</w:t>
        </w:r>
        <w:r w:rsidR="003E336D">
          <w:t xml:space="preserve"> - </w:t>
        </w:r>
        <w:r w:rsidR="003E336D" w:rsidRPr="005E020B">
          <w:t>ICD-10 hierarchical structure</w:t>
        </w:r>
      </w:ins>
    </w:p>
    <w:p w14:paraId="684F40E9" w14:textId="682205A7" w:rsidR="0053593C" w:rsidRPr="00D9517A" w:rsidRDefault="00D9517A">
      <w:pPr>
        <w:spacing w:line="360" w:lineRule="auto"/>
        <w:jc w:val="both"/>
        <w:rPr>
          <w:ins w:id="6871" w:author="Guilherme Pessoa-Amorim [2]" w:date="2021-11-16T13:46:00Z"/>
          <w:rFonts w:ascii="Mulish" w:hAnsi="Mulish"/>
          <w:sz w:val="22"/>
          <w:szCs w:val="22"/>
          <w:rPrChange w:id="6872" w:author="Guilherme Pessoa-Amorim [2]" w:date="2021-11-16T13:46:00Z">
            <w:rPr>
              <w:ins w:id="6873" w:author="Guilherme Pessoa-Amorim [2]" w:date="2021-11-16T13:46:00Z"/>
              <w:rFonts w:ascii="Mulish" w:hAnsi="Mulish"/>
            </w:rPr>
          </w:rPrChange>
        </w:rPr>
        <w:pPrChange w:id="6874" w:author="Guilherme Pessoa-Amorim [2]" w:date="2021-11-16T13:31:00Z">
          <w:pPr/>
        </w:pPrChange>
      </w:pPr>
      <w:ins w:id="6875" w:author="Guilherme Pessoa-Amorim [2]" w:date="2021-11-16T13:45:00Z">
        <w:r w:rsidRPr="00D9517A">
          <w:rPr>
            <w:rFonts w:ascii="Mulish" w:hAnsi="Mulish"/>
            <w:sz w:val="22"/>
            <w:szCs w:val="22"/>
            <w:rPrChange w:id="6876" w:author="Guilherme Pessoa-Amorim [2]" w:date="2021-11-16T13:46:00Z">
              <w:rPr>
                <w:rFonts w:ascii="Mulish" w:hAnsi="Mulish"/>
              </w:rPr>
            </w:rPrChange>
          </w:rPr>
          <w:fldChar w:fldCharType="end"/>
        </w:r>
        <w:r w:rsidRPr="00D9517A">
          <w:rPr>
            <w:rFonts w:ascii="Mulish" w:hAnsi="Mulish"/>
            <w:sz w:val="22"/>
            <w:szCs w:val="22"/>
            <w:rPrChange w:id="6877" w:author="Guilherme Pessoa-Amorim [2]" w:date="2021-11-16T13:46:00Z">
              <w:rPr>
                <w:rFonts w:ascii="Mulish" w:hAnsi="Mulish"/>
              </w:rPr>
            </w:rPrChange>
          </w:rPr>
          <w:t xml:space="preserve"> and </w:t>
        </w:r>
        <w:r w:rsidRPr="00D9517A">
          <w:rPr>
            <w:rFonts w:ascii="Mulish" w:hAnsi="Mulish"/>
            <w:sz w:val="22"/>
            <w:szCs w:val="22"/>
            <w:rPrChange w:id="6878" w:author="Guilherme Pessoa-Amorim [2]" w:date="2021-11-16T13:46:00Z">
              <w:rPr>
                <w:rFonts w:ascii="Mulish" w:hAnsi="Mulish"/>
              </w:rPr>
            </w:rPrChange>
          </w:rPr>
          <w:fldChar w:fldCharType="begin"/>
        </w:r>
        <w:r w:rsidRPr="00D9517A">
          <w:rPr>
            <w:rFonts w:ascii="Mulish" w:hAnsi="Mulish"/>
            <w:sz w:val="22"/>
            <w:szCs w:val="22"/>
            <w:rPrChange w:id="6879" w:author="Guilherme Pessoa-Amorim [2]" w:date="2021-11-16T13:46:00Z">
              <w:rPr>
                <w:rFonts w:ascii="Mulish" w:hAnsi="Mulish"/>
              </w:rPr>
            </w:rPrChange>
          </w:rPr>
          <w:instrText xml:space="preserve"> REF _Ref87962736 \h </w:instrText>
        </w:r>
      </w:ins>
      <w:r w:rsidRPr="00D9517A">
        <w:rPr>
          <w:rFonts w:ascii="Mulish" w:hAnsi="Mulish"/>
          <w:sz w:val="22"/>
          <w:szCs w:val="22"/>
          <w:rPrChange w:id="6880" w:author="Guilherme Pessoa-Amorim [2]" w:date="2021-11-16T13:46:00Z">
            <w:rPr>
              <w:rFonts w:ascii="Mulish" w:hAnsi="Mulish"/>
            </w:rPr>
          </w:rPrChange>
        </w:rPr>
        <w:instrText xml:space="preserve"> \* MERGEFORMAT </w:instrText>
      </w:r>
      <w:r w:rsidRPr="00D9517A">
        <w:rPr>
          <w:rFonts w:ascii="Mulish" w:hAnsi="Mulish"/>
          <w:sz w:val="22"/>
          <w:szCs w:val="22"/>
          <w:rPrChange w:id="6881" w:author="Guilherme Pessoa-Amorim [2]" w:date="2021-11-16T13:46:00Z">
            <w:rPr>
              <w:rFonts w:ascii="Mulish" w:hAnsi="Mulish"/>
              <w:sz w:val="22"/>
              <w:szCs w:val="22"/>
            </w:rPr>
          </w:rPrChange>
        </w:rPr>
      </w:r>
      <w:r w:rsidRPr="00D9517A">
        <w:rPr>
          <w:rFonts w:ascii="Mulish" w:hAnsi="Mulish"/>
          <w:sz w:val="22"/>
          <w:szCs w:val="22"/>
          <w:rPrChange w:id="6882" w:author="Guilherme Pessoa-Amorim [2]" w:date="2021-11-16T13:46:00Z">
            <w:rPr>
              <w:rFonts w:ascii="Mulish" w:hAnsi="Mulish"/>
            </w:rPr>
          </w:rPrChange>
        </w:rPr>
        <w:fldChar w:fldCharType="separate"/>
      </w:r>
      <w:ins w:id="6883" w:author="Guilherme Pessoa-Amorim [2]" w:date="2021-11-16T14:25:00Z">
        <w:r w:rsidR="003E336D" w:rsidRPr="00D9517A">
          <w:rPr>
            <w:rFonts w:ascii="Mulish" w:hAnsi="Mulish"/>
            <w:sz w:val="22"/>
            <w:szCs w:val="22"/>
            <w:rPrChange w:id="6884" w:author="Guilherme Pessoa-Amorim [2]" w:date="2021-11-16T13:46:00Z">
              <w:rPr/>
            </w:rPrChange>
          </w:rPr>
          <w:t xml:space="preserve">Figure </w:t>
        </w:r>
        <w:r w:rsidR="003E336D">
          <w:rPr>
            <w:rFonts w:ascii="Mulish" w:hAnsi="Mulish"/>
            <w:noProof/>
            <w:sz w:val="22"/>
            <w:szCs w:val="22"/>
          </w:rPr>
          <w:t>4</w:t>
        </w:r>
      </w:ins>
      <w:ins w:id="6885" w:author="Guilherme Pessoa-Amorim [2]" w:date="2021-11-16T13:45:00Z">
        <w:r w:rsidRPr="00D9517A">
          <w:rPr>
            <w:rFonts w:ascii="Mulish" w:hAnsi="Mulish"/>
            <w:sz w:val="22"/>
            <w:szCs w:val="22"/>
            <w:rPrChange w:id="6886" w:author="Guilherme Pessoa-Amorim [2]" w:date="2021-11-16T13:46:00Z">
              <w:rPr>
                <w:rFonts w:ascii="Mulish" w:hAnsi="Mulish"/>
              </w:rPr>
            </w:rPrChange>
          </w:rPr>
          <w:fldChar w:fldCharType="end"/>
        </w:r>
      </w:ins>
      <w:ins w:id="6887" w:author="Guilherme Pessoa-Amorim [2]" w:date="2021-11-15T18:53:00Z">
        <w:r w:rsidR="00676D30" w:rsidRPr="00D9517A">
          <w:rPr>
            <w:rFonts w:ascii="Mulish" w:hAnsi="Mulish"/>
            <w:sz w:val="22"/>
            <w:szCs w:val="22"/>
            <w:rPrChange w:id="6888" w:author="Guilherme Pessoa-Amorim [2]" w:date="2021-11-16T13:46:00Z">
              <w:rPr>
                <w:rFonts w:ascii="Mulish" w:hAnsi="Mulish"/>
              </w:rPr>
            </w:rPrChange>
          </w:rPr>
          <w:t>).</w:t>
        </w:r>
      </w:ins>
    </w:p>
    <w:p w14:paraId="7FC14416" w14:textId="77777777" w:rsidR="00D9517A" w:rsidRPr="00D9517A" w:rsidRDefault="00D9517A">
      <w:pPr>
        <w:spacing w:line="360" w:lineRule="auto"/>
        <w:jc w:val="both"/>
        <w:rPr>
          <w:ins w:id="6889" w:author="Guilherme Pessoa-Amorim [2]" w:date="2021-11-16T13:39:00Z"/>
          <w:rFonts w:ascii="Mulish" w:hAnsi="Mulish"/>
          <w:sz w:val="22"/>
          <w:szCs w:val="22"/>
          <w:rPrChange w:id="6890" w:author="Guilherme Pessoa-Amorim [2]" w:date="2021-11-16T13:46:00Z">
            <w:rPr>
              <w:ins w:id="6891" w:author="Guilherme Pessoa-Amorim [2]" w:date="2021-11-16T13:39:00Z"/>
              <w:rFonts w:ascii="Mulish" w:hAnsi="Mulish"/>
            </w:rPr>
          </w:rPrChange>
        </w:rPr>
        <w:pPrChange w:id="6892" w:author="Guilherme Pessoa-Amorim [2]" w:date="2021-11-16T13:31:00Z">
          <w:pPr/>
        </w:pPrChange>
      </w:pPr>
    </w:p>
    <w:p w14:paraId="48EE5778" w14:textId="6E12B427" w:rsidR="007517A3" w:rsidRDefault="007517A3">
      <w:pPr>
        <w:pStyle w:val="Caption"/>
        <w:keepNext/>
        <w:jc w:val="both"/>
        <w:rPr>
          <w:ins w:id="6893" w:author="Guilherme Pessoa-Amorim [2]" w:date="2021-11-16T13:55:00Z"/>
        </w:rPr>
        <w:pPrChange w:id="6894" w:author="Guilherme Pessoa-Amorim [2]" w:date="2021-11-16T13:55:00Z">
          <w:pPr>
            <w:pStyle w:val="Caption"/>
          </w:pPr>
        </w:pPrChange>
      </w:pPr>
      <w:bookmarkStart w:id="6895" w:name="_Ref87962735"/>
      <w:ins w:id="6896" w:author="Guilherme Pessoa-Amorim [2]" w:date="2021-11-16T13:55:00Z">
        <w:r>
          <w:t xml:space="preserve">Figure </w:t>
        </w:r>
        <w:r>
          <w:fldChar w:fldCharType="begin"/>
        </w:r>
        <w:r>
          <w:instrText xml:space="preserve"> SEQ Figure \* ARABIC </w:instrText>
        </w:r>
      </w:ins>
      <w:r>
        <w:fldChar w:fldCharType="separate"/>
      </w:r>
      <w:ins w:id="6897" w:author="Guilherme Pessoa-Amorim [2]" w:date="2021-11-16T14:25:00Z">
        <w:r w:rsidR="003E336D">
          <w:rPr>
            <w:noProof/>
          </w:rPr>
          <w:t>3</w:t>
        </w:r>
      </w:ins>
      <w:ins w:id="6898" w:author="Guilherme Pessoa-Amorim [2]" w:date="2021-11-16T13:55:00Z">
        <w:r>
          <w:fldChar w:fldCharType="end"/>
        </w:r>
        <w:r>
          <w:t xml:space="preserve"> - </w:t>
        </w:r>
        <w:r w:rsidRPr="005E020B">
          <w:t>ICD-10 hierarchical structure</w:t>
        </w:r>
      </w:ins>
    </w:p>
    <w:bookmarkEnd w:id="6895"/>
    <w:p w14:paraId="53F91DAD" w14:textId="0A53AEDD" w:rsidR="00BA6A11" w:rsidRPr="00D9517A" w:rsidRDefault="007517A3">
      <w:pPr>
        <w:spacing w:line="360" w:lineRule="auto"/>
        <w:jc w:val="center"/>
        <w:rPr>
          <w:ins w:id="6899" w:author="Guilherme Pessoa-Amorim [2]" w:date="2021-11-16T13:40:00Z"/>
          <w:rFonts w:ascii="Mulish" w:hAnsi="Mulish"/>
          <w:sz w:val="22"/>
          <w:szCs w:val="22"/>
          <w:rPrChange w:id="6900" w:author="Guilherme Pessoa-Amorim [2]" w:date="2021-11-16T13:46:00Z">
            <w:rPr>
              <w:ins w:id="6901" w:author="Guilherme Pessoa-Amorim [2]" w:date="2021-11-16T13:40:00Z"/>
              <w:rFonts w:ascii="Mulish" w:hAnsi="Mulish"/>
            </w:rPr>
          </w:rPrChange>
        </w:rPr>
        <w:pPrChange w:id="6902" w:author="Guilherme Pessoa-Amorim [2]" w:date="2021-11-16T13:46:00Z">
          <w:pPr/>
        </w:pPrChange>
      </w:pPr>
      <w:ins w:id="6903" w:author="Guilherme Pessoa-Amorim [2]" w:date="2021-11-16T13:54:00Z">
        <w:r>
          <w:rPr>
            <w:noProof/>
            <w:lang w:eastAsia="en-GB"/>
          </w:rPr>
          <w:drawing>
            <wp:inline distT="0" distB="0" distL="0" distR="0" wp14:anchorId="527477AF" wp14:editId="66830B8F">
              <wp:extent cx="5731510" cy="3323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3590"/>
                      </a:xfrm>
                      <a:prstGeom prst="rect">
                        <a:avLst/>
                      </a:prstGeom>
                    </pic:spPr>
                  </pic:pic>
                </a:graphicData>
              </a:graphic>
            </wp:inline>
          </w:drawing>
        </w:r>
      </w:ins>
    </w:p>
    <w:p w14:paraId="507B20FB" w14:textId="7C3FC3DC" w:rsidR="00BA6A11" w:rsidRPr="00D9517A" w:rsidRDefault="00BA6A11">
      <w:pPr>
        <w:spacing w:line="360" w:lineRule="auto"/>
        <w:jc w:val="both"/>
        <w:rPr>
          <w:ins w:id="6904" w:author="Guilherme Pessoa-Amorim [2]" w:date="2021-11-16T13:42:00Z"/>
          <w:rFonts w:ascii="Mulish" w:hAnsi="Mulish"/>
          <w:sz w:val="22"/>
          <w:szCs w:val="22"/>
          <w:rPrChange w:id="6905" w:author="Guilherme Pessoa-Amorim [2]" w:date="2021-11-16T13:46:00Z">
            <w:rPr>
              <w:ins w:id="6906" w:author="Guilherme Pessoa-Amorim [2]" w:date="2021-11-16T13:42:00Z"/>
              <w:rFonts w:ascii="Mulish" w:hAnsi="Mulish"/>
            </w:rPr>
          </w:rPrChange>
        </w:rPr>
        <w:pPrChange w:id="6907" w:author="Guilherme Pessoa-Amorim [2]" w:date="2021-11-16T13:31:00Z">
          <w:pPr/>
        </w:pPrChange>
      </w:pPr>
      <w:ins w:id="6908" w:author="Guilherme Pessoa-Amorim [2]" w:date="2021-11-16T13:40:00Z">
        <w:r w:rsidRPr="00D9517A">
          <w:rPr>
            <w:rFonts w:ascii="Mulish" w:hAnsi="Mulish"/>
            <w:sz w:val="22"/>
            <w:szCs w:val="22"/>
            <w:rPrChange w:id="6909" w:author="Guilherme Pessoa-Amorim [2]" w:date="2021-11-16T13:46:00Z">
              <w:rPr>
                <w:rFonts w:ascii="Mulish" w:hAnsi="Mulish"/>
              </w:rPr>
            </w:rPrChange>
          </w:rPr>
          <w:lastRenderedPageBreak/>
          <w:t xml:space="preserve">Source: </w:t>
        </w:r>
      </w:ins>
      <w:ins w:id="6910" w:author="Guilherme Pessoa-Amorim" w:date="2021-11-16T13:42:00Z">
        <w:r w:rsidRPr="00D9517A">
          <w:rPr>
            <w:rFonts w:ascii="Mulish" w:hAnsi="Mulish"/>
            <w:sz w:val="22"/>
            <w:szCs w:val="22"/>
            <w:rPrChange w:id="6911" w:author="Guilherme Pessoa-Amorim [2]" w:date="2021-11-16T13:46:00Z">
              <w:rPr>
                <w:rFonts w:ascii="Mulish" w:hAnsi="Mulish"/>
              </w:rPr>
            </w:rPrChange>
          </w:rPr>
          <w:fldChar w:fldCharType="begin"/>
        </w:r>
      </w:ins>
      <w:ins w:id="6912" w:author="Guilherme Pessoa-Amorim [2]" w:date="2021-11-16T13:42:00Z">
        <w:r w:rsidRPr="00D9517A">
          <w:rPr>
            <w:rFonts w:ascii="Mulish" w:hAnsi="Mulish"/>
            <w:sz w:val="22"/>
            <w:szCs w:val="22"/>
            <w:rPrChange w:id="6913" w:author="Guilherme Pessoa-Amorim [2]" w:date="2021-11-16T13:46:00Z">
              <w:rPr>
                <w:rFonts w:ascii="Mulish" w:hAnsi="Mulish"/>
              </w:rPr>
            </w:rPrChange>
          </w:rPr>
          <w:instrText xml:space="preserve"> HYPERLINK "https://icd.who.int/browse10/2019/en" </w:instrText>
        </w:r>
      </w:ins>
      <w:ins w:id="6914" w:author="Guilherme Pessoa-Amorim" w:date="2021-11-16T13:42:00Z">
        <w:r w:rsidRPr="00D9517A">
          <w:rPr>
            <w:rFonts w:ascii="Mulish" w:hAnsi="Mulish"/>
            <w:sz w:val="22"/>
            <w:szCs w:val="22"/>
            <w:rPrChange w:id="6915" w:author="Guilherme Pessoa-Amorim [2]" w:date="2021-11-16T13:46:00Z">
              <w:rPr>
                <w:rFonts w:ascii="Mulish" w:hAnsi="Mulish"/>
              </w:rPr>
            </w:rPrChange>
          </w:rPr>
          <w:fldChar w:fldCharType="separate"/>
        </w:r>
      </w:ins>
      <w:ins w:id="6916" w:author="Guilherme Pessoa-Amorim [2]" w:date="2021-11-16T13:42:00Z">
        <w:r w:rsidRPr="00D9517A">
          <w:rPr>
            <w:rStyle w:val="Hyperlink"/>
            <w:rFonts w:ascii="Mulish" w:hAnsi="Mulish"/>
            <w:sz w:val="22"/>
            <w:szCs w:val="22"/>
            <w:rPrChange w:id="6917" w:author="Guilherme Pessoa-Amorim [2]" w:date="2021-11-16T13:46:00Z">
              <w:rPr>
                <w:rStyle w:val="Hyperlink"/>
                <w:rFonts w:ascii="Mulish" w:hAnsi="Mulish"/>
              </w:rPr>
            </w:rPrChange>
          </w:rPr>
          <w:t>https://icd.who.int/browse10/2019/en</w:t>
        </w:r>
      </w:ins>
      <w:ins w:id="6918" w:author="Guilherme Pessoa-Amorim" w:date="2021-11-16T13:42:00Z">
        <w:r w:rsidRPr="00D9517A">
          <w:rPr>
            <w:rFonts w:ascii="Mulish" w:hAnsi="Mulish"/>
            <w:sz w:val="22"/>
            <w:szCs w:val="22"/>
            <w:rPrChange w:id="6919" w:author="Guilherme Pessoa-Amorim [2]" w:date="2021-11-16T13:46:00Z">
              <w:rPr>
                <w:rFonts w:ascii="Mulish" w:hAnsi="Mulish"/>
              </w:rPr>
            </w:rPrChange>
          </w:rPr>
          <w:fldChar w:fldCharType="end"/>
        </w:r>
      </w:ins>
    </w:p>
    <w:p w14:paraId="39E55F5E" w14:textId="70919339" w:rsidR="00D9517A" w:rsidRPr="00D9517A" w:rsidRDefault="00D9517A">
      <w:pPr>
        <w:pStyle w:val="Caption"/>
        <w:keepNext/>
        <w:jc w:val="both"/>
        <w:rPr>
          <w:ins w:id="6920" w:author="Guilherme Pessoa-Amorim [2]" w:date="2021-11-16T13:44:00Z"/>
          <w:rFonts w:ascii="Mulish" w:hAnsi="Mulish"/>
          <w:sz w:val="22"/>
          <w:szCs w:val="22"/>
          <w:rPrChange w:id="6921" w:author="Guilherme Pessoa-Amorim [2]" w:date="2021-11-16T13:46:00Z">
            <w:rPr>
              <w:ins w:id="6922" w:author="Guilherme Pessoa-Amorim [2]" w:date="2021-11-16T13:44:00Z"/>
            </w:rPr>
          </w:rPrChange>
        </w:rPr>
        <w:pPrChange w:id="6923" w:author="Guilherme Pessoa-Amorim [2]" w:date="2021-11-16T13:44:00Z">
          <w:pPr>
            <w:pStyle w:val="Caption"/>
          </w:pPr>
        </w:pPrChange>
      </w:pPr>
      <w:bookmarkStart w:id="6924" w:name="_Ref87962736"/>
      <w:ins w:id="6925" w:author="Guilherme Pessoa-Amorim [2]" w:date="2021-11-16T13:44:00Z">
        <w:r w:rsidRPr="00D9517A">
          <w:rPr>
            <w:rFonts w:ascii="Mulish" w:hAnsi="Mulish"/>
            <w:sz w:val="22"/>
            <w:szCs w:val="22"/>
            <w:rPrChange w:id="6926" w:author="Guilherme Pessoa-Amorim [2]" w:date="2021-11-16T13:46:00Z">
              <w:rPr/>
            </w:rPrChange>
          </w:rPr>
          <w:t xml:space="preserve">Figure </w:t>
        </w:r>
        <w:r w:rsidRPr="00D9517A">
          <w:rPr>
            <w:rFonts w:ascii="Mulish" w:hAnsi="Mulish"/>
            <w:sz w:val="22"/>
            <w:szCs w:val="22"/>
            <w:rPrChange w:id="6927" w:author="Guilherme Pessoa-Amorim [2]" w:date="2021-11-16T13:46:00Z">
              <w:rPr/>
            </w:rPrChange>
          </w:rPr>
          <w:fldChar w:fldCharType="begin"/>
        </w:r>
        <w:r w:rsidRPr="00D9517A">
          <w:rPr>
            <w:rFonts w:ascii="Mulish" w:hAnsi="Mulish"/>
            <w:sz w:val="22"/>
            <w:szCs w:val="22"/>
            <w:rPrChange w:id="6928" w:author="Guilherme Pessoa-Amorim [2]" w:date="2021-11-16T13:46:00Z">
              <w:rPr/>
            </w:rPrChange>
          </w:rPr>
          <w:instrText xml:space="preserve"> SEQ Figure \* ARABIC </w:instrText>
        </w:r>
      </w:ins>
      <w:r w:rsidRPr="00D9517A">
        <w:rPr>
          <w:rFonts w:ascii="Mulish" w:hAnsi="Mulish"/>
          <w:sz w:val="22"/>
          <w:szCs w:val="22"/>
          <w:rPrChange w:id="6929" w:author="Guilherme Pessoa-Amorim [2]" w:date="2021-11-16T13:46:00Z">
            <w:rPr/>
          </w:rPrChange>
        </w:rPr>
        <w:fldChar w:fldCharType="separate"/>
      </w:r>
      <w:ins w:id="6930" w:author="Guilherme Pessoa-Amorim [2]" w:date="2021-11-16T14:25:00Z">
        <w:r w:rsidR="003E336D">
          <w:rPr>
            <w:rFonts w:ascii="Mulish" w:hAnsi="Mulish"/>
            <w:noProof/>
            <w:sz w:val="22"/>
            <w:szCs w:val="22"/>
          </w:rPr>
          <w:t>4</w:t>
        </w:r>
      </w:ins>
      <w:ins w:id="6931" w:author="Guilherme Pessoa-Amorim [2]" w:date="2021-11-16T13:44:00Z">
        <w:r w:rsidRPr="00D9517A">
          <w:rPr>
            <w:rFonts w:ascii="Mulish" w:hAnsi="Mulish"/>
            <w:sz w:val="22"/>
            <w:szCs w:val="22"/>
            <w:rPrChange w:id="6932" w:author="Guilherme Pessoa-Amorim [2]" w:date="2021-11-16T13:46:00Z">
              <w:rPr/>
            </w:rPrChange>
          </w:rPr>
          <w:fldChar w:fldCharType="end"/>
        </w:r>
        <w:bookmarkEnd w:id="6924"/>
        <w:r w:rsidRPr="00D9517A">
          <w:rPr>
            <w:rFonts w:ascii="Mulish" w:hAnsi="Mulish"/>
            <w:sz w:val="22"/>
            <w:szCs w:val="22"/>
            <w:rPrChange w:id="6933" w:author="Guilherme Pessoa-Amorim [2]" w:date="2021-11-16T13:46:00Z">
              <w:rPr/>
            </w:rPrChange>
          </w:rPr>
          <w:t xml:space="preserve"> - Sample of the first BNF chapter</w:t>
        </w:r>
      </w:ins>
    </w:p>
    <w:p w14:paraId="79D64770" w14:textId="64C9D197" w:rsidR="00BA6A11" w:rsidRPr="00D9517A" w:rsidRDefault="00BA6A11">
      <w:pPr>
        <w:spacing w:line="360" w:lineRule="auto"/>
        <w:jc w:val="center"/>
        <w:rPr>
          <w:ins w:id="6934" w:author="Guilherme Pessoa-Amorim [2]" w:date="2021-11-16T13:39:00Z"/>
          <w:rFonts w:ascii="Mulish" w:hAnsi="Mulish"/>
          <w:sz w:val="22"/>
          <w:szCs w:val="22"/>
          <w:rPrChange w:id="6935" w:author="Guilherme Pessoa-Amorim [2]" w:date="2021-11-16T13:46:00Z">
            <w:rPr>
              <w:ins w:id="6936" w:author="Guilherme Pessoa-Amorim [2]" w:date="2021-11-16T13:39:00Z"/>
              <w:rFonts w:ascii="Mulish" w:hAnsi="Mulish"/>
            </w:rPr>
          </w:rPrChange>
        </w:rPr>
        <w:pPrChange w:id="6937" w:author="Guilherme Pessoa-Amorim [2]" w:date="2021-11-16T13:46:00Z">
          <w:pPr/>
        </w:pPrChange>
      </w:pPr>
      <w:ins w:id="6938" w:author="Guilherme Pessoa-Amorim [2]" w:date="2021-11-16T13:42:00Z">
        <w:r w:rsidRPr="00D9517A">
          <w:rPr>
            <w:rFonts w:ascii="Mulish" w:hAnsi="Mulish"/>
            <w:noProof/>
            <w:sz w:val="22"/>
            <w:szCs w:val="22"/>
            <w:lang w:eastAsia="en-GB"/>
            <w:rPrChange w:id="6939" w:author="Guilherme Pessoa-Amorim [2]" w:date="2021-11-16T13:46:00Z">
              <w:rPr>
                <w:rFonts w:ascii="Mulish" w:hAnsi="Mulish"/>
                <w:noProof/>
                <w:lang w:eastAsia="en-GB"/>
              </w:rPr>
            </w:rPrChange>
          </w:rPr>
          <w:drawing>
            <wp:inline distT="0" distB="0" distL="0" distR="0" wp14:anchorId="029D389B" wp14:editId="1E7E5048">
              <wp:extent cx="3444949" cy="290252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7878"/>
                      <a:stretch/>
                    </pic:blipFill>
                    <pic:spPr bwMode="auto">
                      <a:xfrm>
                        <a:off x="0" y="0"/>
                        <a:ext cx="3449665" cy="290649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1290181" w14:textId="297FA5C8" w:rsidR="00BA6A11" w:rsidRPr="00D9517A" w:rsidRDefault="00D9517A">
      <w:pPr>
        <w:spacing w:line="360" w:lineRule="auto"/>
        <w:jc w:val="both"/>
        <w:rPr>
          <w:ins w:id="6940" w:author="Guilherme Pessoa-Amorim [2]" w:date="2021-11-15T18:53:00Z"/>
          <w:rFonts w:ascii="Mulish" w:hAnsi="Mulish"/>
          <w:sz w:val="22"/>
          <w:szCs w:val="22"/>
          <w:rPrChange w:id="6941" w:author="Guilherme Pessoa-Amorim [2]" w:date="2021-11-16T13:46:00Z">
            <w:rPr>
              <w:ins w:id="6942" w:author="Guilherme Pessoa-Amorim [2]" w:date="2021-11-15T18:53:00Z"/>
              <w:rFonts w:ascii="Mulish" w:hAnsi="Mulish"/>
            </w:rPr>
          </w:rPrChange>
        </w:rPr>
        <w:pPrChange w:id="6943" w:author="Guilherme Pessoa-Amorim [2]" w:date="2021-11-16T13:31:00Z">
          <w:pPr/>
        </w:pPrChange>
      </w:pPr>
      <w:ins w:id="6944" w:author="Guilherme Pessoa-Amorim [2]" w:date="2021-11-16T13:44:00Z">
        <w:r w:rsidRPr="00D9517A">
          <w:rPr>
            <w:rFonts w:ascii="Mulish" w:hAnsi="Mulish"/>
            <w:sz w:val="22"/>
            <w:szCs w:val="22"/>
            <w:rPrChange w:id="6945" w:author="Guilherme Pessoa-Amorim [2]" w:date="2021-11-16T13:46:00Z">
              <w:rPr>
                <w:rFonts w:ascii="Mulish" w:hAnsi="Mulish"/>
              </w:rPr>
            </w:rPrChange>
          </w:rPr>
          <w:t>Sour</w:t>
        </w:r>
      </w:ins>
      <w:ins w:id="6946" w:author="Guilherme Pessoa-Amorim [2]" w:date="2021-11-16T13:45:00Z">
        <w:r w:rsidRPr="00D9517A">
          <w:rPr>
            <w:rFonts w:ascii="Mulish" w:hAnsi="Mulish"/>
            <w:sz w:val="22"/>
            <w:szCs w:val="22"/>
            <w:rPrChange w:id="6947" w:author="Guilherme Pessoa-Amorim [2]" w:date="2021-11-16T13:46:00Z">
              <w:rPr>
                <w:rFonts w:ascii="Mulish" w:hAnsi="Mulish"/>
              </w:rPr>
            </w:rPrChange>
          </w:rPr>
          <w:t>ce</w:t>
        </w:r>
      </w:ins>
      <w:ins w:id="6948" w:author="Guilherme Pessoa-Amorim [2]" w:date="2021-11-16T13:44:00Z">
        <w:r w:rsidRPr="00D9517A">
          <w:rPr>
            <w:rFonts w:ascii="Mulish" w:hAnsi="Mulish"/>
            <w:sz w:val="22"/>
            <w:szCs w:val="22"/>
            <w:rPrChange w:id="6949" w:author="Guilherme Pessoa-Amorim [2]" w:date="2021-11-16T13:46:00Z">
              <w:rPr>
                <w:rFonts w:ascii="Mulish" w:hAnsi="Mulish"/>
              </w:rPr>
            </w:rPrChange>
          </w:rPr>
          <w:t>:</w:t>
        </w:r>
      </w:ins>
      <w:ins w:id="6950" w:author="Guilherme Pessoa-Amorim [2]" w:date="2021-11-16T13:45:00Z">
        <w:r w:rsidRPr="00D9517A">
          <w:rPr>
            <w:rFonts w:ascii="Mulish" w:hAnsi="Mulish"/>
            <w:sz w:val="22"/>
            <w:szCs w:val="22"/>
            <w:rPrChange w:id="6951" w:author="Guilherme Pessoa-Amorim [2]" w:date="2021-11-16T13:46:00Z">
              <w:rPr>
                <w:rFonts w:ascii="Mulish" w:hAnsi="Mulish"/>
              </w:rPr>
            </w:rPrChange>
          </w:rPr>
          <w:t xml:space="preserve"> https://openprescribing.net/bnf/ </w:t>
        </w:r>
      </w:ins>
    </w:p>
    <w:p w14:paraId="3A2D0990" w14:textId="6CD4BAF1" w:rsidR="00676D30" w:rsidRPr="00D9517A" w:rsidRDefault="00676D30">
      <w:pPr>
        <w:spacing w:line="360" w:lineRule="auto"/>
        <w:jc w:val="both"/>
        <w:rPr>
          <w:ins w:id="6952" w:author="Guilherme Pessoa-Amorim [2]" w:date="2021-11-15T18:53:00Z"/>
          <w:rFonts w:ascii="Mulish" w:hAnsi="Mulish"/>
          <w:sz w:val="22"/>
          <w:szCs w:val="22"/>
          <w:rPrChange w:id="6953" w:author="Guilherme Pessoa-Amorim [2]" w:date="2021-11-16T13:46:00Z">
            <w:rPr>
              <w:ins w:id="6954" w:author="Guilherme Pessoa-Amorim [2]" w:date="2021-11-15T18:53:00Z"/>
              <w:rFonts w:ascii="Mulish" w:hAnsi="Mulish"/>
            </w:rPr>
          </w:rPrChange>
        </w:rPr>
        <w:pPrChange w:id="6955" w:author="Guilherme Pessoa-Amorim [2]" w:date="2021-11-16T13:31:00Z">
          <w:pPr/>
        </w:pPrChange>
      </w:pPr>
    </w:p>
    <w:p w14:paraId="3814A364" w14:textId="486C69C1" w:rsidR="00676D30" w:rsidRPr="00D9517A" w:rsidRDefault="00676D30">
      <w:pPr>
        <w:spacing w:line="360" w:lineRule="auto"/>
        <w:jc w:val="both"/>
        <w:rPr>
          <w:ins w:id="6956" w:author="Guilherme Pessoa-Amorim [2]" w:date="2021-11-15T18:38:00Z"/>
          <w:rFonts w:ascii="Mulish" w:hAnsi="Mulish"/>
          <w:sz w:val="22"/>
          <w:szCs w:val="22"/>
          <w:rPrChange w:id="6957" w:author="Guilherme Pessoa-Amorim [2]" w:date="2021-11-16T13:46:00Z">
            <w:rPr>
              <w:ins w:id="6958" w:author="Guilherme Pessoa-Amorim [2]" w:date="2021-11-15T18:38:00Z"/>
              <w:rFonts w:ascii="Mulish" w:hAnsi="Mulish"/>
            </w:rPr>
          </w:rPrChange>
        </w:rPr>
        <w:pPrChange w:id="6959" w:author="Guilherme Pessoa-Amorim [2]" w:date="2021-11-16T13:31:00Z">
          <w:pPr/>
        </w:pPrChange>
      </w:pPr>
      <w:ins w:id="6960" w:author="Guilherme Pessoa-Amorim [2]" w:date="2021-11-15T18:53:00Z">
        <w:r w:rsidRPr="00D9517A">
          <w:rPr>
            <w:rFonts w:ascii="Mulish" w:hAnsi="Mulish"/>
            <w:sz w:val="22"/>
            <w:szCs w:val="22"/>
            <w:rPrChange w:id="6961" w:author="Guilherme Pessoa-Amorim [2]" w:date="2021-11-16T13:46:00Z">
              <w:rPr>
                <w:rFonts w:ascii="Mulish" w:hAnsi="Mulish"/>
              </w:rPr>
            </w:rPrChange>
          </w:rPr>
          <w:t>This str</w:t>
        </w:r>
        <w:r w:rsidR="00BA6A11" w:rsidRPr="00D9517A">
          <w:rPr>
            <w:rFonts w:ascii="Mulish" w:hAnsi="Mulish"/>
            <w:sz w:val="22"/>
            <w:szCs w:val="22"/>
            <w:rPrChange w:id="6962" w:author="Guilherme Pessoa-Amorim [2]" w:date="2021-11-16T13:46:00Z">
              <w:rPr>
                <w:rFonts w:ascii="Mulish" w:hAnsi="Mulish"/>
              </w:rPr>
            </w:rPrChange>
          </w:rPr>
          <w:t xml:space="preserve">ucture makes </w:t>
        </w:r>
      </w:ins>
      <w:ins w:id="6963" w:author="Guilherme Pessoa-Amorim [2]" w:date="2021-11-16T13:33:00Z">
        <w:r w:rsidR="00BA6A11" w:rsidRPr="00D9517A">
          <w:rPr>
            <w:rFonts w:ascii="Mulish" w:hAnsi="Mulish"/>
            <w:sz w:val="22"/>
            <w:szCs w:val="22"/>
            <w:rPrChange w:id="6964" w:author="Guilherme Pessoa-Amorim [2]" w:date="2021-11-16T13:46:00Z">
              <w:rPr>
                <w:rFonts w:ascii="Mulish" w:hAnsi="Mulish"/>
              </w:rPr>
            </w:rPrChange>
          </w:rPr>
          <w:t xml:space="preserve">code selection </w:t>
        </w:r>
      </w:ins>
      <w:ins w:id="6965" w:author="Guilherme Pessoa-Amorim [2]" w:date="2021-11-15T18:53:00Z">
        <w:r w:rsidRPr="00D9517A">
          <w:rPr>
            <w:rFonts w:ascii="Mulish" w:hAnsi="Mulish"/>
            <w:sz w:val="22"/>
            <w:szCs w:val="22"/>
            <w:rPrChange w:id="6966" w:author="Guilherme Pessoa-Amorim [2]" w:date="2021-11-16T13:46:00Z">
              <w:rPr>
                <w:rFonts w:ascii="Mulish" w:hAnsi="Mulish"/>
              </w:rPr>
            </w:rPrChange>
          </w:rPr>
          <w:t>very straightforward</w:t>
        </w:r>
      </w:ins>
      <w:ins w:id="6967" w:author="Guilherme Pessoa-Amorim [2]" w:date="2021-11-16T13:55:00Z">
        <w:r w:rsidR="007517A3">
          <w:rPr>
            <w:rFonts w:ascii="Mulish" w:hAnsi="Mulish"/>
            <w:sz w:val="22"/>
            <w:szCs w:val="22"/>
          </w:rPr>
          <w:t>,</w:t>
        </w:r>
      </w:ins>
      <w:ins w:id="6968" w:author="Guilherme Pessoa-Amorim [2]" w:date="2021-11-15T18:53:00Z">
        <w:r w:rsidRPr="00D9517A">
          <w:rPr>
            <w:rFonts w:ascii="Mulish" w:hAnsi="Mulish"/>
            <w:sz w:val="22"/>
            <w:szCs w:val="22"/>
            <w:rPrChange w:id="6969" w:author="Guilherme Pessoa-Amorim [2]" w:date="2021-11-16T13:46:00Z">
              <w:rPr>
                <w:rFonts w:ascii="Mulish" w:hAnsi="Mulish"/>
              </w:rPr>
            </w:rPrChange>
          </w:rPr>
          <w:t xml:space="preserve"> since all children of a level of interest </w:t>
        </w:r>
      </w:ins>
      <w:ins w:id="6970" w:author="Guilherme Pessoa-Amorim [2]" w:date="2021-11-15T18:56:00Z">
        <w:r w:rsidRPr="00D9517A">
          <w:rPr>
            <w:rFonts w:ascii="Mulish" w:hAnsi="Mulish"/>
            <w:sz w:val="22"/>
            <w:szCs w:val="22"/>
            <w:rPrChange w:id="6971" w:author="Guilherme Pessoa-Amorim [2]" w:date="2021-11-16T13:46:00Z">
              <w:rPr>
                <w:rFonts w:ascii="Mulish" w:hAnsi="Mulish"/>
              </w:rPr>
            </w:rPrChange>
          </w:rPr>
          <w:t>may</w:t>
        </w:r>
      </w:ins>
      <w:ins w:id="6972" w:author="Guilherme Pessoa-Amorim [2]" w:date="2021-11-15T18:53:00Z">
        <w:r w:rsidRPr="00D9517A">
          <w:rPr>
            <w:rFonts w:ascii="Mulish" w:hAnsi="Mulish"/>
            <w:sz w:val="22"/>
            <w:szCs w:val="22"/>
            <w:rPrChange w:id="6973" w:author="Guilherme Pessoa-Amorim [2]" w:date="2021-11-16T13:46:00Z">
              <w:rPr>
                <w:rFonts w:ascii="Mulish" w:hAnsi="Mulish"/>
              </w:rPr>
            </w:rPrChange>
          </w:rPr>
          <w:t xml:space="preserve"> be included </w:t>
        </w:r>
      </w:ins>
      <w:ins w:id="6974" w:author="Guilherme Pessoa-Amorim [2]" w:date="2021-11-15T18:56:00Z">
        <w:r w:rsidRPr="00D9517A">
          <w:rPr>
            <w:rFonts w:ascii="Mulish" w:hAnsi="Mulish"/>
            <w:sz w:val="22"/>
            <w:szCs w:val="22"/>
            <w:rPrChange w:id="6975" w:author="Guilherme Pessoa-Amorim [2]" w:date="2021-11-16T13:46:00Z">
              <w:rPr>
                <w:rFonts w:ascii="Mulish" w:hAnsi="Mulish"/>
              </w:rPr>
            </w:rPrChange>
          </w:rPr>
          <w:t>using string-based searches</w:t>
        </w:r>
      </w:ins>
      <w:ins w:id="6976" w:author="Guilherme Pessoa-Amorim [2]" w:date="2021-11-15T18:55:00Z">
        <w:r w:rsidRPr="00D9517A">
          <w:rPr>
            <w:rFonts w:ascii="Mulish" w:hAnsi="Mulish"/>
            <w:sz w:val="22"/>
            <w:szCs w:val="22"/>
            <w:rPrChange w:id="6977" w:author="Guilherme Pessoa-Amorim [2]" w:date="2021-11-16T13:46:00Z">
              <w:rPr>
                <w:rFonts w:ascii="Mulish" w:hAnsi="Mulish"/>
              </w:rPr>
            </w:rPrChange>
          </w:rPr>
          <w:t xml:space="preserve">; </w:t>
        </w:r>
      </w:ins>
      <w:ins w:id="6978" w:author="Guilherme Pessoa-Amorim [2]" w:date="2021-11-15T18:53:00Z">
        <w:r w:rsidRPr="00D9517A">
          <w:rPr>
            <w:rFonts w:ascii="Mulish" w:hAnsi="Mulish"/>
            <w:sz w:val="22"/>
            <w:szCs w:val="22"/>
            <w:rPrChange w:id="6979" w:author="Guilherme Pessoa-Amorim [2]" w:date="2021-11-16T13:46:00Z">
              <w:rPr>
                <w:rFonts w:ascii="Mulish" w:hAnsi="Mulish"/>
              </w:rPr>
            </w:rPrChange>
          </w:rPr>
          <w:t xml:space="preserve">per example, all </w:t>
        </w:r>
      </w:ins>
      <w:ins w:id="6980" w:author="Guilherme Pessoa-Amorim [2]" w:date="2021-11-15T18:54:00Z">
        <w:r w:rsidRPr="00D9517A">
          <w:rPr>
            <w:rFonts w:ascii="Mulish" w:hAnsi="Mulish"/>
            <w:sz w:val="22"/>
            <w:szCs w:val="22"/>
            <w:rPrChange w:id="6981" w:author="Guilherme Pessoa-Amorim [2]" w:date="2021-11-16T13:46:00Z">
              <w:rPr>
                <w:rFonts w:ascii="Mulish" w:hAnsi="Mulish"/>
              </w:rPr>
            </w:rPrChange>
          </w:rPr>
          <w:t xml:space="preserve">ICD-10 </w:t>
        </w:r>
      </w:ins>
      <w:ins w:id="6982" w:author="Guilherme Pessoa-Amorim [2]" w:date="2021-11-15T18:53:00Z">
        <w:r w:rsidRPr="00D9517A">
          <w:rPr>
            <w:rFonts w:ascii="Mulish" w:hAnsi="Mulish"/>
            <w:sz w:val="22"/>
            <w:szCs w:val="22"/>
            <w:rPrChange w:id="6983" w:author="Guilherme Pessoa-Amorim [2]" w:date="2021-11-16T13:46:00Z">
              <w:rPr>
                <w:rFonts w:ascii="Mulish" w:hAnsi="Mulish"/>
              </w:rPr>
            </w:rPrChange>
          </w:rPr>
          <w:t xml:space="preserve">codes </w:t>
        </w:r>
      </w:ins>
      <w:ins w:id="6984" w:author="Guilherme Pessoa-Amorim [2]" w:date="2021-11-15T18:54:00Z">
        <w:r w:rsidRPr="00D9517A">
          <w:rPr>
            <w:rFonts w:ascii="Mulish" w:hAnsi="Mulish"/>
            <w:sz w:val="22"/>
            <w:szCs w:val="22"/>
            <w:rPrChange w:id="6985" w:author="Guilherme Pessoa-Amorim [2]" w:date="2021-11-16T13:46:00Z">
              <w:rPr>
                <w:rFonts w:ascii="Mulish" w:hAnsi="Mulish"/>
              </w:rPr>
            </w:rPrChange>
          </w:rPr>
          <w:t>contained between I20 and I25</w:t>
        </w:r>
      </w:ins>
      <w:ins w:id="6986" w:author="Guilherme Pessoa-Amorim [2]" w:date="2021-11-15T18:55:00Z">
        <w:r w:rsidRPr="00D9517A">
          <w:rPr>
            <w:rFonts w:ascii="Mulish" w:hAnsi="Mulish"/>
            <w:sz w:val="22"/>
            <w:szCs w:val="22"/>
            <w:rPrChange w:id="6987" w:author="Guilherme Pessoa-Amorim [2]" w:date="2021-11-16T13:46:00Z">
              <w:rPr>
                <w:rFonts w:ascii="Mulish" w:hAnsi="Mulish"/>
              </w:rPr>
            </w:rPrChange>
          </w:rPr>
          <w:t xml:space="preserve">, </w:t>
        </w:r>
      </w:ins>
      <w:ins w:id="6988" w:author="Guilherme Pessoa-Amorim [2]" w:date="2021-11-15T18:54:00Z">
        <w:r w:rsidRPr="00D9517A">
          <w:rPr>
            <w:rFonts w:ascii="Mulish" w:hAnsi="Mulish"/>
            <w:sz w:val="22"/>
            <w:szCs w:val="22"/>
            <w:rPrChange w:id="6989" w:author="Guilherme Pessoa-Amorim [2]" w:date="2021-11-16T13:46:00Z">
              <w:rPr>
                <w:rFonts w:ascii="Mulish" w:hAnsi="Mulish"/>
              </w:rPr>
            </w:rPrChange>
          </w:rPr>
          <w:t xml:space="preserve">regardless of the presence of </w:t>
        </w:r>
      </w:ins>
      <w:ins w:id="6990" w:author="Guilherme Pessoa-Amorim [2]" w:date="2021-11-15T18:55:00Z">
        <w:r w:rsidRPr="00D9517A">
          <w:rPr>
            <w:rFonts w:ascii="Mulish" w:hAnsi="Mulish"/>
            <w:sz w:val="22"/>
            <w:szCs w:val="22"/>
            <w:rPrChange w:id="6991" w:author="Guilherme Pessoa-Amorim [2]" w:date="2021-11-16T13:46:00Z">
              <w:rPr>
                <w:rFonts w:ascii="Mulish" w:hAnsi="Mulish"/>
              </w:rPr>
            </w:rPrChange>
          </w:rPr>
          <w:t>additional</w:t>
        </w:r>
      </w:ins>
      <w:ins w:id="6992" w:author="Guilherme Pessoa-Amorim [2]" w:date="2021-11-15T18:54:00Z">
        <w:r w:rsidRPr="00D9517A">
          <w:rPr>
            <w:rFonts w:ascii="Mulish" w:hAnsi="Mulish"/>
            <w:sz w:val="22"/>
            <w:szCs w:val="22"/>
            <w:rPrChange w:id="6993" w:author="Guilherme Pessoa-Amorim [2]" w:date="2021-11-16T13:46:00Z">
              <w:rPr>
                <w:rFonts w:ascii="Mulish" w:hAnsi="Mulish"/>
              </w:rPr>
            </w:rPrChange>
          </w:rPr>
          <w:t xml:space="preserve"> </w:t>
        </w:r>
      </w:ins>
      <w:ins w:id="6994" w:author="Guilherme Pessoa-Amorim [2]" w:date="2021-11-15T18:55:00Z">
        <w:r w:rsidRPr="00D9517A">
          <w:rPr>
            <w:rFonts w:ascii="Mulish" w:hAnsi="Mulish"/>
            <w:sz w:val="22"/>
            <w:szCs w:val="22"/>
            <w:rPrChange w:id="6995" w:author="Guilherme Pessoa-Amorim [2]" w:date="2021-11-16T13:46:00Z">
              <w:rPr>
                <w:rFonts w:ascii="Mulish" w:hAnsi="Mulish"/>
              </w:rPr>
            </w:rPrChange>
          </w:rPr>
          <w:t>digits, represent ischaemic heart diseases; similarly, all BNF codes starting with “0202” represent diuretics</w:t>
        </w:r>
      </w:ins>
      <w:ins w:id="6996" w:author="Guilherme Pessoa-Amorim [2]" w:date="2021-11-15T18:56:00Z">
        <w:r w:rsidRPr="00D9517A">
          <w:rPr>
            <w:rFonts w:ascii="Mulish" w:hAnsi="Mulish"/>
            <w:sz w:val="22"/>
            <w:szCs w:val="22"/>
            <w:rPrChange w:id="6997" w:author="Guilherme Pessoa-Amorim [2]" w:date="2021-11-16T13:46:00Z">
              <w:rPr>
                <w:rFonts w:ascii="Mulish" w:hAnsi="Mulish"/>
              </w:rPr>
            </w:rPrChange>
          </w:rPr>
          <w:t xml:space="preserve">. </w:t>
        </w:r>
      </w:ins>
      <w:ins w:id="6998" w:author="Guilherme Pessoa-Amorim [2]" w:date="2021-11-16T13:33:00Z">
        <w:r w:rsidR="00BA6A11" w:rsidRPr="00D9517A">
          <w:rPr>
            <w:rFonts w:ascii="Mulish" w:hAnsi="Mulish"/>
            <w:sz w:val="22"/>
            <w:szCs w:val="22"/>
            <w:rPrChange w:id="6999" w:author="Guilherme Pessoa-Amorim [2]" w:date="2021-11-16T13:46:00Z">
              <w:rPr>
                <w:rFonts w:ascii="Mulish" w:hAnsi="Mulish"/>
              </w:rPr>
            </w:rPrChange>
          </w:rPr>
          <w:t xml:space="preserve">For </w:t>
        </w:r>
      </w:ins>
      <w:ins w:id="7000" w:author="Guilherme Pessoa-Amorim [2]" w:date="2021-11-16T13:34:00Z">
        <w:r w:rsidR="00BA6A11" w:rsidRPr="00D9517A">
          <w:rPr>
            <w:rFonts w:ascii="Mulish" w:hAnsi="Mulish"/>
            <w:sz w:val="22"/>
            <w:szCs w:val="22"/>
            <w:rPrChange w:id="7001" w:author="Guilherme Pessoa-Amorim [2]" w:date="2021-11-16T13:46:00Z">
              <w:rPr>
                <w:rFonts w:ascii="Mulish" w:hAnsi="Mulish"/>
              </w:rPr>
            </w:rPrChange>
          </w:rPr>
          <w:t xml:space="preserve">more </w:t>
        </w:r>
      </w:ins>
      <w:ins w:id="7002" w:author="Guilherme Pessoa-Amorim [2]" w:date="2021-11-16T13:33:00Z">
        <w:r w:rsidR="00BA6A11" w:rsidRPr="00D9517A">
          <w:rPr>
            <w:rFonts w:ascii="Mulish" w:hAnsi="Mulish"/>
            <w:sz w:val="22"/>
            <w:szCs w:val="22"/>
            <w:rPrChange w:id="7003" w:author="Guilherme Pessoa-Amorim [2]" w:date="2021-11-16T13:46:00Z">
              <w:rPr>
                <w:rFonts w:ascii="Mulish" w:hAnsi="Mulish"/>
              </w:rPr>
            </w:rPrChange>
          </w:rPr>
          <w:t>general queries, higher level groups</w:t>
        </w:r>
      </w:ins>
      <w:ins w:id="7004" w:author="Guilherme Pessoa-Amorim [2]" w:date="2021-11-16T13:34:00Z">
        <w:r w:rsidR="00BA6A11" w:rsidRPr="00D9517A">
          <w:rPr>
            <w:rFonts w:ascii="Mulish" w:hAnsi="Mulish"/>
            <w:sz w:val="22"/>
            <w:szCs w:val="22"/>
            <w:rPrChange w:id="7005" w:author="Guilherme Pessoa-Amorim [2]" w:date="2021-11-16T13:46:00Z">
              <w:rPr>
                <w:rFonts w:ascii="Mulish" w:hAnsi="Mulish"/>
              </w:rPr>
            </w:rPrChange>
          </w:rPr>
          <w:t xml:space="preserve"> can be used, whereas for more detailed queries (such as including one particular diagnosis or a certain drug formulation) more terminal levels can be easily selected by following the hierarchical structure </w:t>
        </w:r>
      </w:ins>
      <w:ins w:id="7006" w:author="Guilherme Pessoa-Amorim [2]" w:date="2021-11-16T13:35:00Z">
        <w:r w:rsidR="00BA6A11" w:rsidRPr="00D9517A">
          <w:rPr>
            <w:rFonts w:ascii="Mulish" w:hAnsi="Mulish"/>
            <w:sz w:val="22"/>
            <w:szCs w:val="22"/>
            <w:rPrChange w:id="7007" w:author="Guilherme Pessoa-Amorim [2]" w:date="2021-11-16T13:46:00Z">
              <w:rPr>
                <w:rFonts w:ascii="Mulish" w:hAnsi="Mulish"/>
              </w:rPr>
            </w:rPrChange>
          </w:rPr>
          <w:t>(together with string based searches of the terms in each terminology).</w:t>
        </w:r>
      </w:ins>
    </w:p>
    <w:p w14:paraId="104C4A31" w14:textId="4D85E01E" w:rsidR="00972E7C" w:rsidRPr="00D9517A" w:rsidRDefault="00972E7C">
      <w:pPr>
        <w:spacing w:line="360" w:lineRule="auto"/>
        <w:jc w:val="both"/>
        <w:rPr>
          <w:ins w:id="7008" w:author="Guilherme Pessoa-Amorim [2]" w:date="2021-11-15T18:38:00Z"/>
          <w:rFonts w:ascii="Mulish" w:hAnsi="Mulish"/>
          <w:sz w:val="22"/>
          <w:szCs w:val="22"/>
          <w:rPrChange w:id="7009" w:author="Guilherme Pessoa-Amorim [2]" w:date="2021-11-16T13:46:00Z">
            <w:rPr>
              <w:ins w:id="7010" w:author="Guilherme Pessoa-Amorim [2]" w:date="2021-11-15T18:38:00Z"/>
              <w:rFonts w:ascii="Mulish" w:hAnsi="Mulish"/>
            </w:rPr>
          </w:rPrChange>
        </w:rPr>
        <w:pPrChange w:id="7011" w:author="Guilherme Pessoa-Amorim [2]" w:date="2021-11-16T13:31:00Z">
          <w:pPr/>
        </w:pPrChange>
      </w:pPr>
    </w:p>
    <w:p w14:paraId="23F3AFE6" w14:textId="25455FB8" w:rsidR="00972E7C" w:rsidRDefault="00972E7C">
      <w:pPr>
        <w:spacing w:line="360" w:lineRule="auto"/>
        <w:jc w:val="both"/>
        <w:rPr>
          <w:ins w:id="7012" w:author="Guilherme Pessoa-Amorim [2]" w:date="2021-11-16T13:46:00Z"/>
          <w:rFonts w:ascii="Mulish" w:hAnsi="Mulish"/>
          <w:sz w:val="22"/>
          <w:szCs w:val="22"/>
        </w:rPr>
        <w:pPrChange w:id="7013" w:author="Guilherme Pessoa-Amorim [2]" w:date="2021-11-16T13:31:00Z">
          <w:pPr/>
        </w:pPrChange>
      </w:pPr>
      <w:ins w:id="7014" w:author="Guilherme Pessoa-Amorim [2]" w:date="2021-11-15T18:38:00Z">
        <w:r w:rsidRPr="00D9517A">
          <w:rPr>
            <w:rFonts w:ascii="Mulish" w:hAnsi="Mulish"/>
            <w:sz w:val="22"/>
            <w:szCs w:val="22"/>
            <w:rPrChange w:id="7015" w:author="Guilherme Pessoa-Amorim [2]" w:date="2021-11-16T13:46:00Z">
              <w:rPr>
                <w:rFonts w:ascii="Mulish" w:hAnsi="Mulish"/>
              </w:rPr>
            </w:rPrChange>
          </w:rPr>
          <w:t>SNOMED-CT (the clinical data standard in the NHS) employs a different</w:t>
        </w:r>
      </w:ins>
      <w:ins w:id="7016" w:author="Guilherme Pessoa-Amorim [2]" w:date="2021-11-16T13:55:00Z">
        <w:r w:rsidR="007517A3">
          <w:rPr>
            <w:rFonts w:ascii="Mulish" w:hAnsi="Mulish"/>
            <w:sz w:val="22"/>
            <w:szCs w:val="22"/>
          </w:rPr>
          <w:t>, multi-hierarchical</w:t>
        </w:r>
      </w:ins>
      <w:ins w:id="7017" w:author="Guilherme Pessoa-Amorim [2]" w:date="2021-11-15T18:38:00Z">
        <w:r w:rsidRPr="00D9517A">
          <w:rPr>
            <w:rFonts w:ascii="Mulish" w:hAnsi="Mulish"/>
            <w:sz w:val="22"/>
            <w:szCs w:val="22"/>
            <w:rPrChange w:id="7018" w:author="Guilherme Pessoa-Amorim [2]" w:date="2021-11-16T13:46:00Z">
              <w:rPr>
                <w:rFonts w:ascii="Mulish" w:hAnsi="Mulish"/>
              </w:rPr>
            </w:rPrChange>
          </w:rPr>
          <w:t xml:space="preserve"> structure, in which each concept</w:t>
        </w:r>
      </w:ins>
      <w:ins w:id="7019" w:author="Guilherme Pessoa-Amorim [2]" w:date="2021-11-15T18:39:00Z">
        <w:r w:rsidRPr="00D9517A">
          <w:rPr>
            <w:rFonts w:ascii="Mulish" w:hAnsi="Mulish"/>
            <w:sz w:val="22"/>
            <w:szCs w:val="22"/>
            <w:rPrChange w:id="7020" w:author="Guilherme Pessoa-Amorim [2]" w:date="2021-11-16T13:46:00Z">
              <w:rPr>
                <w:rFonts w:ascii="Mulish" w:hAnsi="Mulish"/>
              </w:rPr>
            </w:rPrChange>
          </w:rPr>
          <w:t xml:space="preserve"> may belong to multiple</w:t>
        </w:r>
        <w:r w:rsidR="00676D30" w:rsidRPr="00D9517A">
          <w:rPr>
            <w:rFonts w:ascii="Mulish" w:hAnsi="Mulish"/>
            <w:sz w:val="22"/>
            <w:szCs w:val="22"/>
            <w:rPrChange w:id="7021" w:author="Guilherme Pessoa-Amorim [2]" w:date="2021-11-16T13:46:00Z">
              <w:rPr>
                <w:rFonts w:ascii="Mulish" w:hAnsi="Mulish"/>
              </w:rPr>
            </w:rPrChange>
          </w:rPr>
          <w:t xml:space="preserve"> parent levels</w:t>
        </w:r>
      </w:ins>
      <w:ins w:id="7022" w:author="Guilherme Pessoa-Amorim [2]" w:date="2021-11-15T18:58:00Z">
        <w:r w:rsidR="00676D30" w:rsidRPr="00D9517A">
          <w:rPr>
            <w:rFonts w:ascii="Mulish" w:hAnsi="Mulish"/>
            <w:sz w:val="22"/>
            <w:szCs w:val="22"/>
            <w:rPrChange w:id="7023" w:author="Guilherme Pessoa-Amorim [2]" w:date="2021-11-16T13:46:00Z">
              <w:rPr>
                <w:rFonts w:ascii="Mulish" w:hAnsi="Mulish"/>
              </w:rPr>
            </w:rPrChange>
          </w:rPr>
          <w:t xml:space="preserve"> </w:t>
        </w:r>
      </w:ins>
      <w:ins w:id="7024" w:author="Guilherme Pessoa-Amorim [2]" w:date="2021-11-16T13:55:00Z">
        <w:r w:rsidR="007517A3">
          <w:rPr>
            <w:rFonts w:ascii="Mulish" w:hAnsi="Mulish"/>
            <w:sz w:val="22"/>
            <w:szCs w:val="22"/>
          </w:rPr>
          <w:t xml:space="preserve">(see </w:t>
        </w:r>
        <w:r w:rsidR="007517A3">
          <w:rPr>
            <w:rFonts w:ascii="Mulish" w:hAnsi="Mulish"/>
            <w:sz w:val="22"/>
            <w:szCs w:val="22"/>
          </w:rPr>
          <w:fldChar w:fldCharType="begin"/>
        </w:r>
        <w:r w:rsidR="007517A3">
          <w:rPr>
            <w:rFonts w:ascii="Mulish" w:hAnsi="Mulish"/>
            <w:sz w:val="22"/>
            <w:szCs w:val="22"/>
          </w:rPr>
          <w:instrText xml:space="preserve"> REF _Ref87963374 \h </w:instrText>
        </w:r>
      </w:ins>
      <w:r w:rsidR="007517A3">
        <w:rPr>
          <w:rFonts w:ascii="Mulish" w:hAnsi="Mulish"/>
          <w:sz w:val="22"/>
          <w:szCs w:val="22"/>
        </w:rPr>
      </w:r>
      <w:r w:rsidR="007517A3">
        <w:rPr>
          <w:rFonts w:ascii="Mulish" w:hAnsi="Mulish"/>
          <w:sz w:val="22"/>
          <w:szCs w:val="22"/>
        </w:rPr>
        <w:fldChar w:fldCharType="separate"/>
      </w:r>
      <w:ins w:id="7025" w:author="Guilherme Pessoa-Amorim [2]" w:date="2021-11-16T14:25:00Z">
        <w:r w:rsidR="003E336D">
          <w:t xml:space="preserve">Figure </w:t>
        </w:r>
        <w:r w:rsidR="003E336D">
          <w:rPr>
            <w:noProof/>
          </w:rPr>
          <w:t>5</w:t>
        </w:r>
      </w:ins>
      <w:ins w:id="7026" w:author="Guilherme Pessoa-Amorim [2]" w:date="2021-11-16T13:55:00Z">
        <w:r w:rsidR="007517A3">
          <w:rPr>
            <w:rFonts w:ascii="Mulish" w:hAnsi="Mulish"/>
            <w:sz w:val="22"/>
            <w:szCs w:val="22"/>
          </w:rPr>
          <w:fldChar w:fldCharType="end"/>
        </w:r>
      </w:ins>
      <w:ins w:id="7027" w:author="Guilherme Pessoa-Amorim [2]" w:date="2021-11-16T13:56:00Z">
        <w:r w:rsidR="007517A3">
          <w:rPr>
            <w:rFonts w:ascii="Mulish" w:hAnsi="Mulish"/>
            <w:sz w:val="22"/>
            <w:szCs w:val="22"/>
          </w:rPr>
          <w:t xml:space="preserve">) </w:t>
        </w:r>
      </w:ins>
      <w:ins w:id="7028" w:author="Guilherme Pessoa-Amorim [2]" w:date="2021-11-15T18:58:00Z">
        <w:r w:rsidR="00676D30" w:rsidRPr="00D9517A">
          <w:rPr>
            <w:rFonts w:ascii="Mulish" w:hAnsi="Mulish"/>
            <w:sz w:val="22"/>
            <w:szCs w:val="22"/>
            <w:rPrChange w:id="7029" w:author="Guilherme Pessoa-Amorim [2]" w:date="2021-11-16T13:46:00Z">
              <w:rPr>
                <w:rFonts w:ascii="Mulish" w:hAnsi="Mulish"/>
              </w:rPr>
            </w:rPrChange>
          </w:rPr>
          <w:t>– prohibiting the use of hierarchical structures within the code itself</w:t>
        </w:r>
      </w:ins>
      <w:ins w:id="7030" w:author="Guilherme Pessoa-Amorim [2]" w:date="2021-11-16T13:56:00Z">
        <w:r w:rsidR="007517A3">
          <w:rPr>
            <w:rFonts w:ascii="Mulish" w:hAnsi="Mulish"/>
            <w:sz w:val="22"/>
            <w:szCs w:val="22"/>
          </w:rPr>
          <w:t>, which is instead composed of a long numeric string with no particular meaning</w:t>
        </w:r>
      </w:ins>
      <w:ins w:id="7031" w:author="Guilherme Pessoa-Amorim [2]" w:date="2021-11-15T18:58:00Z">
        <w:r w:rsidR="00676D30" w:rsidRPr="00D9517A">
          <w:rPr>
            <w:rFonts w:ascii="Mulish" w:hAnsi="Mulish"/>
            <w:sz w:val="22"/>
            <w:szCs w:val="22"/>
            <w:rPrChange w:id="7032" w:author="Guilherme Pessoa-Amorim [2]" w:date="2021-11-16T13:46:00Z">
              <w:rPr>
                <w:rFonts w:ascii="Mulish" w:hAnsi="Mulish"/>
              </w:rPr>
            </w:rPrChange>
          </w:rPr>
          <w:t>.</w:t>
        </w:r>
      </w:ins>
      <w:ins w:id="7033" w:author="Guilherme Pessoa-Amorim [2]" w:date="2021-11-15T18:39:00Z">
        <w:r w:rsidRPr="00D9517A">
          <w:rPr>
            <w:rFonts w:ascii="Mulish" w:hAnsi="Mulish"/>
            <w:sz w:val="22"/>
            <w:szCs w:val="22"/>
            <w:rPrChange w:id="7034" w:author="Guilherme Pessoa-Amorim [2]" w:date="2021-11-16T13:46:00Z">
              <w:rPr>
                <w:rFonts w:ascii="Mulish" w:hAnsi="Mulish"/>
              </w:rPr>
            </w:rPrChange>
          </w:rPr>
          <w:t xml:space="preserve"> It is also meant to capture all kinds of data relevant to healthcare, such as diagnoses, observations, laboratory results, anatomical structures, medications, etc. </w:t>
        </w:r>
      </w:ins>
      <w:ins w:id="7035" w:author="Guilherme Pessoa-Amorim [2]" w:date="2021-11-15T18:50:00Z">
        <w:r w:rsidRPr="00D9517A">
          <w:rPr>
            <w:rFonts w:ascii="Mulish" w:hAnsi="Mulish"/>
            <w:sz w:val="22"/>
            <w:szCs w:val="22"/>
            <w:rPrChange w:id="7036" w:author="Guilherme Pessoa-Amorim [2]" w:date="2021-11-16T13:46:00Z">
              <w:rPr>
                <w:rFonts w:ascii="Mulish" w:hAnsi="Mulish"/>
              </w:rPr>
            </w:rPrChange>
          </w:rPr>
          <w:t>As a result, the total number of</w:t>
        </w:r>
      </w:ins>
      <w:ins w:id="7037" w:author="Guilherme Pessoa-Amorim [2]" w:date="2021-11-15T18:56:00Z">
        <w:r w:rsidR="00676D30" w:rsidRPr="00D9517A">
          <w:rPr>
            <w:rFonts w:ascii="Mulish" w:hAnsi="Mulish"/>
            <w:sz w:val="22"/>
            <w:szCs w:val="22"/>
            <w:rPrChange w:id="7038" w:author="Guilherme Pessoa-Amorim [2]" w:date="2021-11-16T13:46:00Z">
              <w:rPr>
                <w:rFonts w:ascii="Mulish" w:hAnsi="Mulish"/>
              </w:rPr>
            </w:rPrChange>
          </w:rPr>
          <w:t xml:space="preserve"> SNOMED codes is close to 2,000,000, making review of all codes an impractical task. </w:t>
        </w:r>
      </w:ins>
      <w:ins w:id="7039" w:author="Guilherme Pessoa-Amorim [2]" w:date="2021-11-15T18:57:00Z">
        <w:r w:rsidR="00676D30" w:rsidRPr="00D9517A">
          <w:rPr>
            <w:rFonts w:ascii="Mulish" w:hAnsi="Mulish"/>
            <w:sz w:val="22"/>
            <w:szCs w:val="22"/>
            <w:rPrChange w:id="7040" w:author="Guilherme Pessoa-Amorim [2]" w:date="2021-11-16T13:46:00Z">
              <w:rPr>
                <w:rFonts w:ascii="Mulish" w:hAnsi="Mulish"/>
              </w:rPr>
            </w:rPrChange>
          </w:rPr>
          <w:t>Even if using the</w:t>
        </w:r>
      </w:ins>
      <w:ins w:id="7041" w:author="Guilherme Pessoa-Amorim [2]" w:date="2021-11-16T13:56:00Z">
        <w:r w:rsidR="007517A3">
          <w:rPr>
            <w:rFonts w:ascii="Mulish" w:hAnsi="Mulish"/>
            <w:sz w:val="22"/>
            <w:szCs w:val="22"/>
          </w:rPr>
          <w:t xml:space="preserve"> 19</w:t>
        </w:r>
      </w:ins>
      <w:ins w:id="7042" w:author="Guilherme Pessoa-Amorim [2]" w:date="2021-11-15T18:57:00Z">
        <w:r w:rsidR="00676D30" w:rsidRPr="00D9517A">
          <w:rPr>
            <w:rFonts w:ascii="Mulish" w:hAnsi="Mulish"/>
            <w:sz w:val="22"/>
            <w:szCs w:val="22"/>
            <w:rPrChange w:id="7043" w:author="Guilherme Pessoa-Amorim [2]" w:date="2021-11-16T13:46:00Z">
              <w:rPr>
                <w:rFonts w:ascii="Mulish" w:hAnsi="Mulish"/>
              </w:rPr>
            </w:rPrChange>
          </w:rPr>
          <w:t xml:space="preserve"> higher-level hierarchical divisions (that separate drugs from diagnoses, per example), the multi-level hierarchical structure m</w:t>
        </w:r>
      </w:ins>
      <w:ins w:id="7044" w:author="Guilherme Pessoa-Amorim [2]" w:date="2021-11-15T18:58:00Z">
        <w:r w:rsidR="00676D30" w:rsidRPr="00D9517A">
          <w:rPr>
            <w:rFonts w:ascii="Mulish" w:hAnsi="Mulish"/>
            <w:sz w:val="22"/>
            <w:szCs w:val="22"/>
            <w:rPrChange w:id="7045" w:author="Guilherme Pessoa-Amorim [2]" w:date="2021-11-16T13:46:00Z">
              <w:rPr>
                <w:rFonts w:ascii="Mulish" w:hAnsi="Mulish"/>
              </w:rPr>
            </w:rPrChange>
          </w:rPr>
          <w:t xml:space="preserve">eans that manual exploration of the </w:t>
        </w:r>
        <w:r w:rsidR="00676D30" w:rsidRPr="00D9517A">
          <w:rPr>
            <w:rFonts w:ascii="Mulish" w:hAnsi="Mulish"/>
            <w:sz w:val="22"/>
            <w:szCs w:val="22"/>
            <w:rPrChange w:id="7046" w:author="Guilherme Pessoa-Amorim [2]" w:date="2021-11-16T13:46:00Z">
              <w:rPr>
                <w:rFonts w:ascii="Mulish" w:hAnsi="Mulish"/>
              </w:rPr>
            </w:rPrChange>
          </w:rPr>
          <w:lastRenderedPageBreak/>
          <w:t>hierarchy would take a substantial amount of time, and it would be quite difficult to track or audit</w:t>
        </w:r>
      </w:ins>
      <w:ins w:id="7047" w:author="Guilherme Pessoa-Amorim [2]" w:date="2021-11-16T14:00:00Z">
        <w:r w:rsidR="007517A3">
          <w:rPr>
            <w:rFonts w:ascii="Mulish" w:hAnsi="Mulish"/>
            <w:sz w:val="22"/>
            <w:szCs w:val="22"/>
          </w:rPr>
          <w:t xml:space="preserve"> </w:t>
        </w:r>
      </w:ins>
      <w:ins w:id="7048" w:author="Guilherme Pessoa-Amorim [2]" w:date="2021-11-16T14:01:00Z">
        <w:r w:rsidR="007517A3">
          <w:rPr>
            <w:rFonts w:ascii="Mulish" w:hAnsi="Mulish"/>
            <w:sz w:val="22"/>
            <w:szCs w:val="22"/>
          </w:rPr>
          <w:t>–</w:t>
        </w:r>
      </w:ins>
      <w:ins w:id="7049" w:author="Guilherme Pessoa-Amorim [2]" w:date="2021-11-16T14:00:00Z">
        <w:r w:rsidR="007517A3">
          <w:rPr>
            <w:rFonts w:ascii="Mulish" w:hAnsi="Mulish"/>
            <w:sz w:val="22"/>
            <w:szCs w:val="22"/>
          </w:rPr>
          <w:t xml:space="preserve"> </w:t>
        </w:r>
      </w:ins>
      <w:ins w:id="7050" w:author="Guilherme Pessoa-Amorim [2]" w:date="2021-11-16T14:01:00Z">
        <w:r w:rsidR="007517A3">
          <w:rPr>
            <w:rFonts w:ascii="Mulish" w:hAnsi="Mulish"/>
            <w:sz w:val="22"/>
            <w:szCs w:val="22"/>
          </w:rPr>
          <w:t>Figure 6 provides an example for aspirin drug codes</w:t>
        </w:r>
      </w:ins>
      <w:ins w:id="7051" w:author="Guilherme Pessoa-Amorim [2]" w:date="2021-11-15T18:58:00Z">
        <w:r w:rsidR="00676D30" w:rsidRPr="00D9517A">
          <w:rPr>
            <w:rFonts w:ascii="Mulish" w:hAnsi="Mulish"/>
            <w:sz w:val="22"/>
            <w:szCs w:val="22"/>
            <w:rPrChange w:id="7052" w:author="Guilherme Pessoa-Amorim [2]" w:date="2021-11-16T13:46:00Z">
              <w:rPr>
                <w:rFonts w:ascii="Mulish" w:hAnsi="Mulish"/>
              </w:rPr>
            </w:rPrChange>
          </w:rPr>
          <w:t>.</w:t>
        </w:r>
      </w:ins>
      <w:ins w:id="7053" w:author="Guilherme Pessoa-Amorim [2]" w:date="2021-11-15T18:59:00Z">
        <w:r w:rsidR="00676D30" w:rsidRPr="00D9517A">
          <w:rPr>
            <w:rFonts w:ascii="Mulish" w:hAnsi="Mulish"/>
            <w:sz w:val="22"/>
            <w:szCs w:val="22"/>
            <w:rPrChange w:id="7054" w:author="Guilherme Pessoa-Amorim [2]" w:date="2021-11-16T13:46:00Z">
              <w:rPr>
                <w:rFonts w:ascii="Mulish" w:hAnsi="Mulish"/>
              </w:rPr>
            </w:rPrChange>
          </w:rPr>
          <w:t xml:space="preserve"> </w:t>
        </w:r>
      </w:ins>
    </w:p>
    <w:p w14:paraId="3CA919D1" w14:textId="77777777" w:rsidR="00D9517A" w:rsidRDefault="00D9517A" w:rsidP="00603165">
      <w:pPr>
        <w:spacing w:line="360" w:lineRule="auto"/>
        <w:jc w:val="both"/>
        <w:rPr>
          <w:ins w:id="7055" w:author="Guilherme Pessoa-Amorim [2]" w:date="2021-11-16T13:47:00Z"/>
        </w:rPr>
      </w:pPr>
    </w:p>
    <w:p w14:paraId="25C9E495" w14:textId="45F27DE1" w:rsidR="00D9517A" w:rsidRDefault="00D9517A">
      <w:pPr>
        <w:pStyle w:val="Caption"/>
        <w:keepNext/>
        <w:jc w:val="both"/>
        <w:rPr>
          <w:ins w:id="7056" w:author="Guilherme Pessoa-Amorim [2]" w:date="2021-11-16T13:53:00Z"/>
        </w:rPr>
        <w:pPrChange w:id="7057" w:author="Guilherme Pessoa-Amorim [2]" w:date="2021-11-16T13:53:00Z">
          <w:pPr>
            <w:pStyle w:val="Caption"/>
          </w:pPr>
        </w:pPrChange>
      </w:pPr>
      <w:bookmarkStart w:id="7058" w:name="_Ref87963374"/>
      <w:ins w:id="7059" w:author="Guilherme Pessoa-Amorim [2]" w:date="2021-11-16T13:53:00Z">
        <w:r>
          <w:t xml:space="preserve">Figure </w:t>
        </w:r>
        <w:r>
          <w:fldChar w:fldCharType="begin"/>
        </w:r>
        <w:r>
          <w:instrText xml:space="preserve"> SEQ Figure \* ARABIC </w:instrText>
        </w:r>
      </w:ins>
      <w:r>
        <w:fldChar w:fldCharType="separate"/>
      </w:r>
      <w:ins w:id="7060" w:author="Guilherme Pessoa-Amorim [2]" w:date="2021-11-16T14:25:00Z">
        <w:r w:rsidR="003E336D">
          <w:rPr>
            <w:noProof/>
          </w:rPr>
          <w:t>5</w:t>
        </w:r>
      </w:ins>
      <w:ins w:id="7061" w:author="Guilherme Pessoa-Amorim [2]" w:date="2021-11-16T13:53:00Z">
        <w:r>
          <w:fldChar w:fldCharType="end"/>
        </w:r>
        <w:bookmarkEnd w:id="7058"/>
        <w:r>
          <w:t xml:space="preserve"> - Example of the SNOMED multi-hierarchical </w:t>
        </w:r>
        <w:r>
          <w:rPr>
            <w:noProof/>
          </w:rPr>
          <w:t>structure</w:t>
        </w:r>
      </w:ins>
    </w:p>
    <w:p w14:paraId="31D3DAD5" w14:textId="52A5E535" w:rsidR="00D9517A" w:rsidRDefault="00D9517A">
      <w:pPr>
        <w:spacing w:line="360" w:lineRule="auto"/>
        <w:jc w:val="both"/>
        <w:rPr>
          <w:ins w:id="7062" w:author="Guilherme Pessoa-Amorim [2]" w:date="2021-11-16T13:47:00Z"/>
          <w:rFonts w:ascii="Mulish" w:hAnsi="Mulish"/>
          <w:sz w:val="22"/>
          <w:szCs w:val="22"/>
        </w:rPr>
        <w:pPrChange w:id="7063" w:author="Guilherme Pessoa-Amorim [2]" w:date="2021-11-16T13:31:00Z">
          <w:pPr/>
        </w:pPrChange>
      </w:pPr>
      <w:ins w:id="7064" w:author="Guilherme Pessoa-Amorim [2]" w:date="2021-11-16T13:46:00Z">
        <w:r>
          <w:rPr>
            <w:rFonts w:ascii="Mulish" w:hAnsi="Mulish"/>
            <w:noProof/>
            <w:sz w:val="22"/>
            <w:szCs w:val="22"/>
            <w:lang w:eastAsia="en-GB"/>
          </w:rPr>
          <w:drawing>
            <wp:inline distT="0" distB="0" distL="0" distR="0" wp14:anchorId="7355BC3A" wp14:editId="7F5E3983">
              <wp:extent cx="5302708" cy="2447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2560" cy="2452201"/>
                      </a:xfrm>
                      <a:prstGeom prst="rect">
                        <a:avLst/>
                      </a:prstGeom>
                      <a:noFill/>
                    </pic:spPr>
                  </pic:pic>
                </a:graphicData>
              </a:graphic>
            </wp:inline>
          </w:drawing>
        </w:r>
      </w:ins>
    </w:p>
    <w:p w14:paraId="4D70AC7B" w14:textId="7DF40030" w:rsidR="00D9517A" w:rsidRDefault="00D9517A" w:rsidP="00D9517A">
      <w:pPr>
        <w:spacing w:line="360" w:lineRule="auto"/>
        <w:jc w:val="both"/>
        <w:rPr>
          <w:rFonts w:ascii="Mulish" w:hAnsi="Mulish"/>
          <w:sz w:val="22"/>
          <w:szCs w:val="22"/>
        </w:rPr>
      </w:pPr>
      <w:ins w:id="7065" w:author="Guilherme Pessoa-Amorim [2]" w:date="2021-11-16T13:47:00Z">
        <w:r>
          <w:rPr>
            <w:rFonts w:ascii="Mulish" w:hAnsi="Mulish"/>
            <w:sz w:val="22"/>
            <w:szCs w:val="22"/>
          </w:rPr>
          <w:t xml:space="preserve">Adapted from: </w:t>
        </w:r>
      </w:ins>
      <w:ins w:id="7066" w:author="Guilherme Pessoa-Amorim" w:date="2021-11-16T14:00:00Z">
        <w:r w:rsidR="007517A3">
          <w:rPr>
            <w:rFonts w:ascii="Mulish" w:hAnsi="Mulish"/>
            <w:sz w:val="22"/>
            <w:szCs w:val="22"/>
          </w:rPr>
          <w:fldChar w:fldCharType="begin"/>
        </w:r>
      </w:ins>
      <w:ins w:id="7067" w:author="Guilherme Pessoa-Amorim [2]" w:date="2021-11-16T14:00:00Z">
        <w:r w:rsidR="007517A3">
          <w:rPr>
            <w:rFonts w:ascii="Mulish" w:hAnsi="Mulish"/>
            <w:sz w:val="22"/>
            <w:szCs w:val="22"/>
          </w:rPr>
          <w:instrText xml:space="preserve"> HYPERLINK "</w:instrText>
        </w:r>
      </w:ins>
      <w:ins w:id="7068" w:author="Guilherme Pessoa-Amorim [2]" w:date="2021-11-16T13:47:00Z">
        <w:r w:rsidR="007517A3" w:rsidRPr="00D9517A">
          <w:rPr>
            <w:rFonts w:ascii="Mulish" w:hAnsi="Mulish"/>
            <w:sz w:val="22"/>
            <w:szCs w:val="22"/>
          </w:rPr>
          <w:instrText>https://confluence.ihtsdotools.org/display/DOCSTART/5.+SNOMED+CT+Logical+Model</w:instrText>
        </w:r>
      </w:ins>
      <w:ins w:id="7069" w:author="Guilherme Pessoa-Amorim [2]" w:date="2021-11-16T14:00:00Z">
        <w:r w:rsidR="007517A3">
          <w:rPr>
            <w:rFonts w:ascii="Mulish" w:hAnsi="Mulish"/>
            <w:sz w:val="22"/>
            <w:szCs w:val="22"/>
          </w:rPr>
          <w:instrText xml:space="preserve">" </w:instrText>
        </w:r>
      </w:ins>
      <w:ins w:id="7070" w:author="Guilherme Pessoa-Amorim" w:date="2021-11-16T14:00:00Z">
        <w:r w:rsidR="007517A3">
          <w:rPr>
            <w:rFonts w:ascii="Mulish" w:hAnsi="Mulish"/>
            <w:sz w:val="22"/>
            <w:szCs w:val="22"/>
          </w:rPr>
          <w:fldChar w:fldCharType="separate"/>
        </w:r>
      </w:ins>
      <w:ins w:id="7071" w:author="Guilherme Pessoa-Amorim [2]" w:date="2021-11-16T13:47:00Z">
        <w:r w:rsidR="007517A3" w:rsidRPr="00FD6A4D">
          <w:rPr>
            <w:rStyle w:val="Hyperlink"/>
            <w:rFonts w:ascii="Mulish" w:hAnsi="Mulish"/>
            <w:sz w:val="22"/>
            <w:szCs w:val="22"/>
          </w:rPr>
          <w:t>https://confluence.ihtsdotools.org/display/DOCSTART/5.+SNOMED+CT+Logical+Model</w:t>
        </w:r>
      </w:ins>
      <w:ins w:id="7072" w:author="Guilherme Pessoa-Amorim" w:date="2021-11-16T14:00:00Z">
        <w:r w:rsidR="007517A3">
          <w:rPr>
            <w:rFonts w:ascii="Mulish" w:hAnsi="Mulish"/>
            <w:sz w:val="22"/>
            <w:szCs w:val="22"/>
          </w:rPr>
          <w:fldChar w:fldCharType="end"/>
        </w:r>
      </w:ins>
    </w:p>
    <w:p w14:paraId="7D6DA86B" w14:textId="4342345D" w:rsidR="007517A3" w:rsidRDefault="007517A3" w:rsidP="00D9517A">
      <w:pPr>
        <w:spacing w:line="360" w:lineRule="auto"/>
        <w:jc w:val="both"/>
        <w:rPr>
          <w:rFonts w:ascii="Mulish" w:hAnsi="Mulish"/>
          <w:sz w:val="22"/>
          <w:szCs w:val="22"/>
        </w:rPr>
      </w:pPr>
    </w:p>
    <w:p w14:paraId="1E941731" w14:textId="1A774C72" w:rsidR="007517A3" w:rsidRDefault="007517A3" w:rsidP="003E336D">
      <w:pPr>
        <w:pStyle w:val="Caption"/>
        <w:keepNext/>
        <w:jc w:val="both"/>
      </w:pPr>
      <w:r>
        <w:t xml:space="preserve">Figure </w:t>
      </w:r>
      <w:r w:rsidR="00D13C5C">
        <w:fldChar w:fldCharType="begin"/>
      </w:r>
      <w:r w:rsidR="00D13C5C">
        <w:instrText xml:space="preserve"> SEQ Figure \* ARABIC </w:instrText>
      </w:r>
      <w:r w:rsidR="00D13C5C">
        <w:fldChar w:fldCharType="separate"/>
      </w:r>
      <w:r w:rsidR="003E336D">
        <w:rPr>
          <w:noProof/>
        </w:rPr>
        <w:t>6</w:t>
      </w:r>
      <w:r w:rsidR="00D13C5C">
        <w:rPr>
          <w:noProof/>
        </w:rPr>
        <w:fldChar w:fldCharType="end"/>
      </w:r>
      <w:r>
        <w:t xml:space="preserve"> - Example of aspirin drug codes</w:t>
      </w:r>
      <w:r>
        <w:rPr>
          <w:noProof/>
        </w:rPr>
        <w:t xml:space="preserve"> contained in different SNOMED hierarchies</w:t>
      </w:r>
    </w:p>
    <w:p w14:paraId="5DDFA2D5" w14:textId="7E4ECCEE" w:rsidR="007517A3" w:rsidRPr="00D9517A" w:rsidRDefault="007517A3">
      <w:pPr>
        <w:spacing w:line="360" w:lineRule="auto"/>
        <w:ind w:left="-567"/>
        <w:jc w:val="both"/>
        <w:rPr>
          <w:rFonts w:ascii="Mulish" w:hAnsi="Mulish"/>
          <w:sz w:val="22"/>
          <w:szCs w:val="22"/>
        </w:rPr>
        <w:pPrChange w:id="7073" w:author="Guilherme Pessoa-Amorim [2]" w:date="2021-11-16T14:00:00Z">
          <w:pPr>
            <w:spacing w:line="360" w:lineRule="auto"/>
            <w:jc w:val="both"/>
          </w:pPr>
        </w:pPrChange>
      </w:pPr>
      <w:r>
        <w:rPr>
          <w:rFonts w:ascii="Mulish" w:hAnsi="Mulish"/>
          <w:noProof/>
          <w:sz w:val="22"/>
          <w:szCs w:val="22"/>
          <w:lang w:eastAsia="en-GB"/>
        </w:rPr>
        <w:drawing>
          <wp:inline distT="0" distB="0" distL="0" distR="0" wp14:anchorId="5CECF1DB" wp14:editId="5DD29845">
            <wp:extent cx="6553320" cy="236173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0699" cy="2375203"/>
                    </a:xfrm>
                    <a:prstGeom prst="rect">
                      <a:avLst/>
                    </a:prstGeom>
                    <a:noFill/>
                  </pic:spPr>
                </pic:pic>
              </a:graphicData>
            </a:graphic>
          </wp:inline>
        </w:drawing>
      </w:r>
    </w:p>
    <w:p w14:paraId="416928AB" w14:textId="422CDCBC" w:rsidR="00D9517A" w:rsidRDefault="007517A3">
      <w:pPr>
        <w:spacing w:line="360" w:lineRule="auto"/>
        <w:jc w:val="both"/>
        <w:rPr>
          <w:rFonts w:ascii="Mulish" w:hAnsi="Mulish"/>
          <w:sz w:val="22"/>
          <w:szCs w:val="22"/>
        </w:rPr>
        <w:pPrChange w:id="7074" w:author="Guilherme Pessoa-Amorim [2]" w:date="2021-11-16T13:57:00Z">
          <w:pPr/>
        </w:pPrChange>
      </w:pPr>
      <w:r>
        <w:rPr>
          <w:rFonts w:ascii="Mulish" w:hAnsi="Mulish"/>
          <w:sz w:val="22"/>
          <w:szCs w:val="22"/>
        </w:rPr>
        <w:t>Aspirin drug codes are included in three separate hierarchies: product, medicinal product, and clinical drug</w:t>
      </w:r>
      <w:r w:rsidR="00D9517A" w:rsidRPr="00D9517A">
        <w:rPr>
          <w:rFonts w:ascii="Mulish" w:hAnsi="Mulish"/>
          <w:sz w:val="22"/>
          <w:szCs w:val="22"/>
        </w:rPr>
        <w:t xml:space="preserve"> </w:t>
      </w:r>
    </w:p>
    <w:p w14:paraId="3A44FB17" w14:textId="4E1CFBA7" w:rsidR="007517A3" w:rsidRDefault="007517A3">
      <w:pPr>
        <w:spacing w:line="360" w:lineRule="auto"/>
        <w:jc w:val="both"/>
        <w:rPr>
          <w:rFonts w:ascii="Mulish" w:hAnsi="Mulish"/>
          <w:sz w:val="22"/>
          <w:szCs w:val="22"/>
        </w:rPr>
        <w:pPrChange w:id="7075" w:author="Guilherme Pessoa-Amorim [2]" w:date="2021-11-16T13:57:00Z">
          <w:pPr/>
        </w:pPrChange>
      </w:pPr>
    </w:p>
    <w:p w14:paraId="48EF09F6" w14:textId="40B7D6B2" w:rsidR="007517A3" w:rsidRDefault="007517A3">
      <w:pPr>
        <w:spacing w:line="360" w:lineRule="auto"/>
        <w:jc w:val="both"/>
        <w:rPr>
          <w:rFonts w:ascii="Mulish" w:hAnsi="Mulish"/>
          <w:sz w:val="22"/>
          <w:szCs w:val="22"/>
        </w:rPr>
        <w:pPrChange w:id="7076" w:author="Guilherme Pessoa-Amorim [2]" w:date="2021-11-16T13:57:00Z">
          <w:pPr/>
        </w:pPrChange>
      </w:pPr>
      <w:r>
        <w:rPr>
          <w:rFonts w:ascii="Mulish" w:hAnsi="Mulish"/>
          <w:sz w:val="22"/>
          <w:szCs w:val="22"/>
        </w:rPr>
        <w:t xml:space="preserve">Moreover, whereas in BNF all </w:t>
      </w:r>
      <w:r w:rsidR="00D6021B">
        <w:rPr>
          <w:rFonts w:ascii="Mulish" w:hAnsi="Mulish"/>
          <w:sz w:val="22"/>
          <w:szCs w:val="22"/>
        </w:rPr>
        <w:t xml:space="preserve">commercial product names are aggregated as children of a higher term with the generic name (allowing string-based searches and then inclusion of all subconcepts), in SNOMED commercial names are not necessarily captured by string </w:t>
      </w:r>
      <w:r w:rsidR="00D6021B">
        <w:rPr>
          <w:rFonts w:ascii="Mulish" w:hAnsi="Mulish"/>
          <w:sz w:val="22"/>
          <w:szCs w:val="22"/>
        </w:rPr>
        <w:lastRenderedPageBreak/>
        <w:t>searches as they do not include the generic drug name, and their position in the hierarchy is not easily found by manual point and click approaches as for ICD-10 and BNF.</w:t>
      </w:r>
    </w:p>
    <w:p w14:paraId="154F2353" w14:textId="77777777" w:rsidR="007517A3" w:rsidRPr="00D9517A" w:rsidRDefault="007517A3">
      <w:pPr>
        <w:spacing w:line="360" w:lineRule="auto"/>
        <w:jc w:val="both"/>
        <w:rPr>
          <w:rFonts w:ascii="Mulish" w:hAnsi="Mulish"/>
          <w:sz w:val="22"/>
          <w:szCs w:val="22"/>
          <w:rPrChange w:id="7077" w:author="Guilherme Pessoa-Amorim [2]" w:date="2021-11-16T13:46:00Z">
            <w:rPr>
              <w:rFonts w:ascii="Mulish" w:hAnsi="Mulish"/>
            </w:rPr>
          </w:rPrChange>
        </w:rPr>
        <w:pPrChange w:id="7078" w:author="Guilherme Pessoa-Amorim [2]" w:date="2021-11-16T13:57:00Z">
          <w:pPr/>
        </w:pPrChange>
      </w:pPr>
    </w:p>
    <w:p w14:paraId="40FC3BFF" w14:textId="77777777" w:rsidR="003E336D" w:rsidRDefault="00676D30" w:rsidP="003E336D">
      <w:pPr>
        <w:pStyle w:val="Caption"/>
        <w:keepNext/>
        <w:jc w:val="both"/>
        <w:rPr>
          <w:ins w:id="7079" w:author="Guilherme Pessoa-Amorim [2]" w:date="2021-11-16T14:25:00Z"/>
        </w:rPr>
      </w:pPr>
      <w:r w:rsidRPr="00D9517A">
        <w:rPr>
          <w:rFonts w:ascii="Mulish" w:hAnsi="Mulish"/>
          <w:sz w:val="22"/>
          <w:szCs w:val="22"/>
          <w:rPrChange w:id="7080" w:author="Guilherme Pessoa-Amorim [2]" w:date="2021-11-16T13:46:00Z">
            <w:rPr>
              <w:rFonts w:ascii="Mulish" w:hAnsi="Mulish"/>
            </w:rPr>
          </w:rPrChange>
        </w:rPr>
        <w:t>A potential solution to this problem lies in the semantic structure built in SNOMED-CT</w:t>
      </w:r>
      <w:r w:rsidR="007517A3">
        <w:rPr>
          <w:rFonts w:ascii="Mulish" w:hAnsi="Mulish"/>
          <w:sz w:val="22"/>
          <w:szCs w:val="22"/>
        </w:rPr>
        <w:t xml:space="preserve"> (see </w:t>
      </w:r>
      <w:r w:rsidR="007517A3">
        <w:rPr>
          <w:rFonts w:ascii="Mulish" w:hAnsi="Mulish"/>
          <w:sz w:val="22"/>
          <w:szCs w:val="22"/>
        </w:rPr>
        <w:fldChar w:fldCharType="begin"/>
      </w:r>
      <w:r w:rsidR="007517A3">
        <w:rPr>
          <w:rFonts w:ascii="Mulish" w:hAnsi="Mulish"/>
          <w:sz w:val="22"/>
          <w:szCs w:val="22"/>
        </w:rPr>
        <w:instrText xml:space="preserve"> REF _Ref87963435 \h </w:instrText>
      </w:r>
      <w:r w:rsidR="007517A3">
        <w:rPr>
          <w:rFonts w:ascii="Mulish" w:hAnsi="Mulish"/>
          <w:sz w:val="22"/>
          <w:szCs w:val="22"/>
        </w:rPr>
      </w:r>
      <w:r w:rsidR="007517A3">
        <w:rPr>
          <w:rFonts w:ascii="Mulish" w:hAnsi="Mulish"/>
          <w:sz w:val="22"/>
          <w:szCs w:val="22"/>
        </w:rPr>
        <w:fldChar w:fldCharType="separate"/>
      </w:r>
      <w:ins w:id="7081" w:author="Guilherme Pessoa-Amorim [2]" w:date="2021-11-16T14:25:00Z">
        <w:r w:rsidR="003E336D">
          <w:t xml:space="preserve">Figure </w:t>
        </w:r>
        <w:r w:rsidR="003E336D">
          <w:rPr>
            <w:noProof/>
          </w:rPr>
          <w:t>7</w:t>
        </w:r>
        <w:r w:rsidR="003E336D" w:rsidDel="003E336D">
          <w:rPr>
            <w:noProof/>
          </w:rPr>
          <w:t>6</w:t>
        </w:r>
        <w:r w:rsidR="003E336D">
          <w:t xml:space="preserve"> - Conceptual model of the SNOMED relational structure</w:t>
        </w:r>
      </w:ins>
    </w:p>
    <w:p w14:paraId="1C823108" w14:textId="6B9ED90D" w:rsidR="00676D30" w:rsidRDefault="007517A3">
      <w:pPr>
        <w:spacing w:line="360" w:lineRule="auto"/>
        <w:jc w:val="both"/>
        <w:rPr>
          <w:rFonts w:ascii="Mulish" w:hAnsi="Mulish"/>
          <w:sz w:val="22"/>
          <w:szCs w:val="22"/>
        </w:rPr>
        <w:pPrChange w:id="7082" w:author="Guilherme Pessoa-Amorim [2]" w:date="2021-11-16T13:31:00Z">
          <w:pPr/>
        </w:pPrChange>
      </w:pPr>
      <w:del w:id="7083" w:author="Guilherme Pessoa-Amorim [2]" w:date="2021-11-16T14:25:00Z">
        <w:r w:rsidDel="003E336D">
          <w:delText xml:space="preserve">Figure </w:delText>
        </w:r>
        <w:r w:rsidDel="003E336D">
          <w:rPr>
            <w:noProof/>
          </w:rPr>
          <w:delText>6</w:delText>
        </w:r>
      </w:del>
      <w:r>
        <w:rPr>
          <w:rFonts w:ascii="Mulish" w:hAnsi="Mulish"/>
          <w:sz w:val="22"/>
          <w:szCs w:val="22"/>
        </w:rPr>
        <w:fldChar w:fldCharType="end"/>
      </w:r>
      <w:r>
        <w:rPr>
          <w:rFonts w:ascii="Mulish" w:hAnsi="Mulish"/>
          <w:sz w:val="22"/>
          <w:szCs w:val="22"/>
        </w:rPr>
        <w:t>)</w:t>
      </w:r>
      <w:r w:rsidR="00676D30" w:rsidRPr="00D9517A">
        <w:rPr>
          <w:rFonts w:ascii="Mulish" w:hAnsi="Mulish"/>
          <w:sz w:val="22"/>
          <w:szCs w:val="22"/>
          <w:rPrChange w:id="7084" w:author="Guilherme Pessoa-Amorim [2]" w:date="2021-11-16T13:46:00Z">
            <w:rPr>
              <w:rFonts w:ascii="Mulish" w:hAnsi="Mulish"/>
            </w:rPr>
          </w:rPrChange>
        </w:rPr>
        <w:t xml:space="preserve">. Each concept in the terminology can be linked to other concepts via relationships. Whereas other terminologies such as ICD-10 and BNF also use </w:t>
      </w:r>
      <w:r w:rsidR="00941700" w:rsidRPr="00D9517A">
        <w:rPr>
          <w:rFonts w:ascii="Mulish" w:hAnsi="Mulish"/>
          <w:sz w:val="22"/>
          <w:szCs w:val="22"/>
          <w:rPrChange w:id="7085" w:author="Guilherme Pessoa-Amorim [2]" w:date="2021-11-16T13:46:00Z">
            <w:rPr>
              <w:rFonts w:ascii="Mulish" w:hAnsi="Mulish"/>
            </w:rPr>
          </w:rPrChange>
        </w:rPr>
        <w:t xml:space="preserve">(albeit indirectly) </w:t>
      </w:r>
      <w:r w:rsidR="00676D30" w:rsidRPr="00D9517A">
        <w:rPr>
          <w:rFonts w:ascii="Mulish" w:hAnsi="Mulish"/>
          <w:sz w:val="22"/>
          <w:szCs w:val="22"/>
          <w:rPrChange w:id="7086" w:author="Guilherme Pessoa-Amorim [2]" w:date="2021-11-16T13:46:00Z">
            <w:rPr>
              <w:rFonts w:ascii="Mulish" w:hAnsi="Mulish"/>
            </w:rPr>
          </w:rPrChange>
        </w:rPr>
        <w:t xml:space="preserve">logical </w:t>
      </w:r>
      <w:r w:rsidR="00941700" w:rsidRPr="00D9517A">
        <w:rPr>
          <w:rFonts w:ascii="Mulish" w:hAnsi="Mulish"/>
          <w:sz w:val="22"/>
          <w:szCs w:val="22"/>
          <w:rPrChange w:id="7087" w:author="Guilherme Pessoa-Amorim [2]" w:date="2021-11-16T13:46:00Z">
            <w:rPr>
              <w:rFonts w:ascii="Mulish" w:hAnsi="Mulish"/>
            </w:rPr>
          </w:rPrChange>
        </w:rPr>
        <w:t xml:space="preserve">parent-children </w:t>
      </w:r>
      <w:r w:rsidR="00676D30" w:rsidRPr="00D9517A">
        <w:rPr>
          <w:rFonts w:ascii="Mulish" w:hAnsi="Mulish"/>
          <w:sz w:val="22"/>
          <w:szCs w:val="22"/>
          <w:rPrChange w:id="7088" w:author="Guilherme Pessoa-Amorim [2]" w:date="2021-11-16T13:46:00Z">
            <w:rPr>
              <w:rFonts w:ascii="Mulish" w:hAnsi="Mulish"/>
            </w:rPr>
          </w:rPrChange>
        </w:rPr>
        <w:t>relationships</w:t>
      </w:r>
      <w:r w:rsidR="00941700" w:rsidRPr="00D9517A">
        <w:rPr>
          <w:rFonts w:ascii="Mulish" w:hAnsi="Mulish"/>
          <w:sz w:val="22"/>
          <w:szCs w:val="22"/>
          <w:rPrChange w:id="7089" w:author="Guilherme Pessoa-Amorim [2]" w:date="2021-11-16T13:46:00Z">
            <w:rPr>
              <w:rFonts w:ascii="Mulish" w:hAnsi="Mulish"/>
            </w:rPr>
          </w:rPrChange>
        </w:rPr>
        <w:t xml:space="preserve"> (which specify where each concept lies within the hierarchy, and represented in the code itself), SNOMED provides an infinite number of possible relationships for each concept, such as “has finding site”, “has causative agent”, etc</w:t>
      </w:r>
      <w:r>
        <w:rPr>
          <w:rFonts w:ascii="Mulish" w:hAnsi="Mulish"/>
          <w:sz w:val="22"/>
          <w:szCs w:val="22"/>
        </w:rPr>
        <w:t xml:space="preserve"> (see )</w:t>
      </w:r>
      <w:r w:rsidR="00941700" w:rsidRPr="00D9517A">
        <w:rPr>
          <w:rFonts w:ascii="Mulish" w:hAnsi="Mulish"/>
          <w:sz w:val="22"/>
          <w:szCs w:val="22"/>
          <w:rPrChange w:id="7090" w:author="Guilherme Pessoa-Amorim [2]" w:date="2021-11-16T13:46:00Z">
            <w:rPr>
              <w:rFonts w:ascii="Mulish" w:hAnsi="Mulish"/>
            </w:rPr>
          </w:rPrChange>
        </w:rPr>
        <w:t>. Therefore, apart from their position in the hierarchy (specified by “is a” parent-child relationship types), SNOMED concepts can have relationships specified with other concepts anywhere in the hierarchy.</w:t>
      </w:r>
    </w:p>
    <w:p w14:paraId="0F38083D" w14:textId="4B33A803" w:rsidR="007517A3" w:rsidRDefault="007517A3">
      <w:pPr>
        <w:spacing w:line="360" w:lineRule="auto"/>
        <w:jc w:val="both"/>
        <w:rPr>
          <w:rFonts w:ascii="Mulish" w:hAnsi="Mulish"/>
          <w:sz w:val="22"/>
          <w:szCs w:val="22"/>
        </w:rPr>
        <w:pPrChange w:id="7091" w:author="Guilherme Pessoa-Amorim [2]" w:date="2021-11-16T13:31:00Z">
          <w:pPr/>
        </w:pPrChange>
      </w:pPr>
    </w:p>
    <w:p w14:paraId="33F5DC6E" w14:textId="77777777" w:rsidR="007517A3" w:rsidRDefault="007517A3" w:rsidP="007517A3">
      <w:pPr>
        <w:spacing w:line="360" w:lineRule="auto"/>
        <w:jc w:val="both"/>
      </w:pPr>
    </w:p>
    <w:p w14:paraId="244C68A4" w14:textId="6A31B9E3" w:rsidR="007517A3" w:rsidRDefault="007517A3" w:rsidP="003E336D">
      <w:pPr>
        <w:pStyle w:val="Caption"/>
        <w:keepNext/>
        <w:jc w:val="both"/>
      </w:pPr>
      <w:bookmarkStart w:id="7092" w:name="_Ref87963435"/>
      <w:r>
        <w:t xml:space="preserve">Figure </w:t>
      </w:r>
      <w:r w:rsidR="00D13C5C">
        <w:fldChar w:fldCharType="begin"/>
      </w:r>
      <w:r w:rsidR="00D13C5C">
        <w:instrText xml:space="preserve"> SEQ Figure \* ARABIC </w:instrText>
      </w:r>
      <w:r w:rsidR="00D13C5C">
        <w:fldChar w:fldCharType="separate"/>
      </w:r>
      <w:ins w:id="7093" w:author="Guilherme Pessoa-Amorim [2]" w:date="2021-11-16T14:25:00Z">
        <w:r w:rsidR="003E336D">
          <w:rPr>
            <w:noProof/>
          </w:rPr>
          <w:t>7</w:t>
        </w:r>
      </w:ins>
      <w:del w:id="7094" w:author="Guilherme Pessoa-Amorim [2]" w:date="2021-11-16T14:25:00Z">
        <w:r w:rsidDel="003E336D">
          <w:rPr>
            <w:noProof/>
          </w:rPr>
          <w:delText>6</w:delText>
        </w:r>
      </w:del>
      <w:r w:rsidR="00D13C5C">
        <w:rPr>
          <w:noProof/>
        </w:rPr>
        <w:fldChar w:fldCharType="end"/>
      </w:r>
      <w:r>
        <w:t xml:space="preserve"> - Conceptual model of the SNOMED relational structure</w:t>
      </w:r>
    </w:p>
    <w:bookmarkEnd w:id="7092"/>
    <w:p w14:paraId="3EED94ED" w14:textId="6DBFA745" w:rsidR="007517A3" w:rsidRDefault="007517A3" w:rsidP="007517A3">
      <w:pPr>
        <w:spacing w:line="360" w:lineRule="auto"/>
        <w:jc w:val="center"/>
        <w:rPr>
          <w:rFonts w:ascii="Mulish" w:hAnsi="Mulish"/>
          <w:sz w:val="22"/>
          <w:szCs w:val="22"/>
        </w:rPr>
      </w:pPr>
      <w:r>
        <w:rPr>
          <w:rFonts w:ascii="Mulish" w:hAnsi="Mulish"/>
          <w:noProof/>
          <w:sz w:val="22"/>
          <w:szCs w:val="22"/>
          <w:lang w:eastAsia="en-GB"/>
        </w:rPr>
        <w:drawing>
          <wp:inline distT="0" distB="0" distL="0" distR="0" wp14:anchorId="6474C4D3" wp14:editId="6EAFB16F">
            <wp:extent cx="3695063" cy="3157117"/>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3956" cy="3164715"/>
                    </a:xfrm>
                    <a:prstGeom prst="rect">
                      <a:avLst/>
                    </a:prstGeom>
                    <a:noFill/>
                  </pic:spPr>
                </pic:pic>
              </a:graphicData>
            </a:graphic>
          </wp:inline>
        </w:drawing>
      </w:r>
    </w:p>
    <w:p w14:paraId="3B772289" w14:textId="77777777" w:rsidR="007517A3" w:rsidRPr="00D9517A" w:rsidRDefault="007517A3" w:rsidP="007517A3">
      <w:pPr>
        <w:spacing w:line="360" w:lineRule="auto"/>
        <w:rPr>
          <w:rFonts w:ascii="Mulish" w:hAnsi="Mulish"/>
          <w:sz w:val="22"/>
          <w:szCs w:val="22"/>
        </w:rPr>
      </w:pPr>
      <w:r w:rsidRPr="00D9517A">
        <w:rPr>
          <w:rFonts w:ascii="Mulish" w:hAnsi="Mulish"/>
          <w:sz w:val="22"/>
          <w:szCs w:val="22"/>
        </w:rPr>
        <w:t>Adapted from: https://confluence.ihtsdotools.org/display/DOCSTART/5.+SNOMED+CT+Logical+Model</w:t>
      </w:r>
    </w:p>
    <w:p w14:paraId="17C15E4C" w14:textId="77777777" w:rsidR="007517A3" w:rsidRDefault="007517A3">
      <w:pPr>
        <w:spacing w:line="360" w:lineRule="auto"/>
        <w:jc w:val="both"/>
        <w:rPr>
          <w:rFonts w:ascii="Mulish" w:hAnsi="Mulish"/>
          <w:sz w:val="22"/>
          <w:szCs w:val="22"/>
        </w:rPr>
        <w:pPrChange w:id="7095" w:author="Guilherme Pessoa-Amorim [2]" w:date="2021-11-16T13:31:00Z">
          <w:pPr/>
        </w:pPrChange>
      </w:pPr>
    </w:p>
    <w:p w14:paraId="100B8FB6" w14:textId="77777777" w:rsidR="007517A3" w:rsidRDefault="007517A3" w:rsidP="00603165">
      <w:pPr>
        <w:spacing w:line="360" w:lineRule="auto"/>
        <w:jc w:val="both"/>
      </w:pPr>
    </w:p>
    <w:p w14:paraId="2694F13E" w14:textId="4BA98EDA" w:rsidR="007517A3" w:rsidRDefault="007517A3">
      <w:pPr>
        <w:pStyle w:val="Caption"/>
        <w:keepNext/>
        <w:jc w:val="both"/>
        <w:pPrChange w:id="7096" w:author="Guilherme Pessoa-Amorim [2]" w:date="2021-11-16T13:57:00Z">
          <w:pPr>
            <w:pStyle w:val="Caption"/>
          </w:pPr>
        </w:pPrChange>
      </w:pPr>
      <w:r>
        <w:lastRenderedPageBreak/>
        <w:t xml:space="preserve">Figure </w:t>
      </w:r>
      <w:r w:rsidR="00D13C5C">
        <w:fldChar w:fldCharType="begin"/>
      </w:r>
      <w:r w:rsidR="00D13C5C">
        <w:instrText xml:space="preserve"> SEQ Figure \* ARABIC </w:instrText>
      </w:r>
      <w:r w:rsidR="00D13C5C">
        <w:fldChar w:fldCharType="separate"/>
      </w:r>
      <w:ins w:id="7097" w:author="Guilherme Pessoa-Amorim [2]" w:date="2021-11-16T14:25:00Z">
        <w:r w:rsidR="003E336D">
          <w:rPr>
            <w:noProof/>
          </w:rPr>
          <w:t>8</w:t>
        </w:r>
      </w:ins>
      <w:del w:id="7098" w:author="Guilherme Pessoa-Amorim [2]" w:date="2021-11-16T14:25:00Z">
        <w:r w:rsidDel="003E336D">
          <w:rPr>
            <w:noProof/>
          </w:rPr>
          <w:delText>7</w:delText>
        </w:r>
      </w:del>
      <w:r w:rsidR="00D13C5C">
        <w:rPr>
          <w:noProof/>
        </w:rPr>
        <w:fldChar w:fldCharType="end"/>
      </w:r>
      <w:r>
        <w:t xml:space="preserve"> - Example of the SNOMED relational structure</w:t>
      </w:r>
    </w:p>
    <w:p w14:paraId="33D3A81F" w14:textId="7AB13082" w:rsidR="00D9517A" w:rsidRDefault="007517A3">
      <w:pPr>
        <w:spacing w:line="360" w:lineRule="auto"/>
        <w:jc w:val="both"/>
        <w:rPr>
          <w:rFonts w:ascii="Mulish" w:hAnsi="Mulish"/>
          <w:sz w:val="22"/>
          <w:szCs w:val="22"/>
        </w:rPr>
        <w:pPrChange w:id="7099" w:author="Guilherme Pessoa-Amorim [2]" w:date="2021-11-16T13:31:00Z">
          <w:pPr/>
        </w:pPrChange>
      </w:pPr>
      <w:r w:rsidRPr="007517A3">
        <w:rPr>
          <w:rFonts w:ascii="Mulish" w:hAnsi="Mulish"/>
          <w:noProof/>
          <w:sz w:val="22"/>
          <w:szCs w:val="22"/>
          <w:lang w:eastAsia="en-GB"/>
        </w:rPr>
        <w:drawing>
          <wp:inline distT="0" distB="0" distL="0" distR="0" wp14:anchorId="0E69EBC3" wp14:editId="5C50CAC3">
            <wp:extent cx="5731510" cy="2431415"/>
            <wp:effectExtent l="0" t="0" r="2540" b="6985"/>
            <wp:docPr id="3" name="Picture 2">
              <a:extLst xmlns:a="http://schemas.openxmlformats.org/drawingml/2006/main">
                <a:ext uri="{FF2B5EF4-FFF2-40B4-BE49-F238E27FC236}">
                  <a16:creationId xmlns:a16="http://schemas.microsoft.com/office/drawing/2014/main" id="{AE186AA5-885D-3F42-8DDE-72065CD3F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186AA5-885D-3F42-8DDE-72065CD3FF0F}"/>
                        </a:ext>
                      </a:extLst>
                    </pic:cNvPr>
                    <pic:cNvPicPr>
                      <a:picLocks noChangeAspect="1"/>
                    </pic:cNvPicPr>
                  </pic:nvPicPr>
                  <pic:blipFill>
                    <a:blip r:embed="rId24"/>
                    <a:stretch>
                      <a:fillRect/>
                    </a:stretch>
                  </pic:blipFill>
                  <pic:spPr>
                    <a:xfrm>
                      <a:off x="0" y="0"/>
                      <a:ext cx="5731510" cy="2431415"/>
                    </a:xfrm>
                    <a:prstGeom prst="rect">
                      <a:avLst/>
                    </a:prstGeom>
                  </pic:spPr>
                </pic:pic>
              </a:graphicData>
            </a:graphic>
          </wp:inline>
        </w:drawing>
      </w:r>
    </w:p>
    <w:p w14:paraId="5A91D9D3" w14:textId="77777777" w:rsidR="007517A3" w:rsidRPr="00D9517A" w:rsidRDefault="007517A3" w:rsidP="007517A3">
      <w:pPr>
        <w:spacing w:line="360" w:lineRule="auto"/>
        <w:rPr>
          <w:rFonts w:ascii="Mulish" w:hAnsi="Mulish"/>
          <w:sz w:val="22"/>
          <w:szCs w:val="22"/>
        </w:rPr>
      </w:pPr>
      <w:r w:rsidRPr="00D9517A">
        <w:rPr>
          <w:rFonts w:ascii="Mulish" w:hAnsi="Mulish"/>
          <w:sz w:val="22"/>
          <w:szCs w:val="22"/>
        </w:rPr>
        <w:t>Adapted from: https://confluence.ihtsdotools.org/display/DOCSTART/5.+SNOMED+CT+Logical+Model</w:t>
      </w:r>
    </w:p>
    <w:p w14:paraId="285E5E34" w14:textId="77777777" w:rsidR="007517A3" w:rsidRDefault="007517A3" w:rsidP="007517A3">
      <w:pPr>
        <w:spacing w:line="360" w:lineRule="auto"/>
        <w:jc w:val="both"/>
        <w:rPr>
          <w:rFonts w:ascii="Mulish" w:hAnsi="Mulish"/>
          <w:sz w:val="22"/>
          <w:szCs w:val="22"/>
        </w:rPr>
      </w:pPr>
    </w:p>
    <w:p w14:paraId="1F266482" w14:textId="4575DA44" w:rsidR="00941700" w:rsidRDefault="00941700">
      <w:pPr>
        <w:spacing w:line="360" w:lineRule="auto"/>
        <w:jc w:val="both"/>
        <w:rPr>
          <w:rFonts w:ascii="Mulish" w:hAnsi="Mulish"/>
          <w:sz w:val="22"/>
          <w:szCs w:val="22"/>
        </w:rPr>
        <w:pPrChange w:id="7100" w:author="Guilherme Pessoa-Amorim [2]" w:date="2021-11-16T13:31:00Z">
          <w:pPr/>
        </w:pPrChange>
      </w:pPr>
      <w:r w:rsidRPr="00D9517A">
        <w:rPr>
          <w:rFonts w:ascii="Mulish" w:hAnsi="Mulish"/>
          <w:sz w:val="22"/>
          <w:szCs w:val="22"/>
          <w:rPrChange w:id="7101" w:author="Guilherme Pessoa-Amorim [2]" w:date="2021-11-16T13:46:00Z">
            <w:rPr>
              <w:rFonts w:ascii="Mulish" w:hAnsi="Mulish"/>
            </w:rPr>
          </w:rPrChange>
        </w:rPr>
        <w:t>This feature is particularly useful for assembling codelists, namely drug codelists.</w:t>
      </w:r>
      <w:r w:rsidR="00D6021B">
        <w:rPr>
          <w:rFonts w:ascii="Mulish" w:hAnsi="Mulish"/>
          <w:sz w:val="22"/>
          <w:szCs w:val="22"/>
        </w:rPr>
        <w:t xml:space="preserve"> Besides “is a” relationships (SNOMED ceoncept 11668003), exploration of the terminology as part of this project has identified other relationships specific to drugs than can be used for this purpose, such as:</w:t>
      </w:r>
    </w:p>
    <w:p w14:paraId="76334FC8" w14:textId="05385B13" w:rsidR="00D6021B" w:rsidRDefault="00D6021B">
      <w:pPr>
        <w:pStyle w:val="ListParagraph"/>
        <w:numPr>
          <w:ilvl w:val="3"/>
          <w:numId w:val="13"/>
        </w:numPr>
        <w:spacing w:line="360" w:lineRule="auto"/>
        <w:ind w:left="426"/>
        <w:rPr>
          <w:rFonts w:ascii="Mulish" w:hAnsi="Mulish"/>
          <w:sz w:val="22"/>
          <w:szCs w:val="22"/>
        </w:rPr>
        <w:pPrChange w:id="7102" w:author="Guilherme Pessoa-Amorim [2]" w:date="2021-11-16T14:12:00Z">
          <w:pPr/>
        </w:pPrChange>
      </w:pPr>
      <w:r>
        <w:rPr>
          <w:rFonts w:ascii="Mulish" w:hAnsi="Mulish"/>
          <w:sz w:val="22"/>
          <w:szCs w:val="22"/>
        </w:rPr>
        <w:t>“has active ingredient” (127489000)</w:t>
      </w:r>
    </w:p>
    <w:p w14:paraId="5E0A9695" w14:textId="1F673E2F" w:rsidR="00D6021B" w:rsidRDefault="00D6021B">
      <w:pPr>
        <w:pStyle w:val="ListParagraph"/>
        <w:numPr>
          <w:ilvl w:val="3"/>
          <w:numId w:val="13"/>
        </w:numPr>
        <w:spacing w:line="360" w:lineRule="auto"/>
        <w:ind w:left="426"/>
        <w:rPr>
          <w:rFonts w:ascii="Mulish" w:hAnsi="Mulish"/>
          <w:sz w:val="22"/>
          <w:szCs w:val="22"/>
        </w:rPr>
        <w:pPrChange w:id="7103" w:author="Guilherme Pessoa-Amorim [2]" w:date="2021-11-16T14:12:00Z">
          <w:pPr/>
        </w:pPrChange>
      </w:pPr>
      <w:r>
        <w:rPr>
          <w:rFonts w:ascii="Mulish" w:hAnsi="Mulish"/>
          <w:sz w:val="22"/>
          <w:szCs w:val="22"/>
        </w:rPr>
        <w:t>“has AMP” [Actual Medicinal Product] (10362701000001108)</w:t>
      </w:r>
    </w:p>
    <w:p w14:paraId="56C94FB7" w14:textId="3E330CC4" w:rsidR="00D6021B" w:rsidRDefault="00D6021B">
      <w:pPr>
        <w:pStyle w:val="ListParagraph"/>
        <w:numPr>
          <w:ilvl w:val="3"/>
          <w:numId w:val="13"/>
        </w:numPr>
        <w:spacing w:line="360" w:lineRule="auto"/>
        <w:ind w:left="426"/>
        <w:rPr>
          <w:rFonts w:ascii="Mulish" w:hAnsi="Mulish"/>
          <w:sz w:val="22"/>
          <w:szCs w:val="22"/>
        </w:rPr>
        <w:pPrChange w:id="7104" w:author="Guilherme Pessoa-Amorim [2]" w:date="2021-11-16T14:12:00Z">
          <w:pPr/>
        </w:pPrChange>
      </w:pPr>
      <w:r>
        <w:rPr>
          <w:rFonts w:ascii="Mulish" w:hAnsi="Mulish"/>
          <w:sz w:val="22"/>
          <w:szCs w:val="22"/>
        </w:rPr>
        <w:t>“has basis of strength substance” (732943007)</w:t>
      </w:r>
    </w:p>
    <w:p w14:paraId="477D8887" w14:textId="6883A024" w:rsidR="00D6021B" w:rsidRDefault="00D6021B">
      <w:pPr>
        <w:pStyle w:val="ListParagraph"/>
        <w:numPr>
          <w:ilvl w:val="3"/>
          <w:numId w:val="13"/>
        </w:numPr>
        <w:spacing w:line="360" w:lineRule="auto"/>
        <w:ind w:left="426"/>
        <w:rPr>
          <w:rFonts w:ascii="Mulish" w:hAnsi="Mulish"/>
          <w:sz w:val="22"/>
          <w:szCs w:val="22"/>
        </w:rPr>
        <w:pPrChange w:id="7105" w:author="Guilherme Pessoa-Amorim [2]" w:date="2021-11-16T14:12:00Z">
          <w:pPr/>
        </w:pPrChange>
      </w:pPr>
      <w:r>
        <w:rPr>
          <w:rFonts w:ascii="Mulish" w:hAnsi="Mulish"/>
          <w:sz w:val="22"/>
          <w:szCs w:val="22"/>
        </w:rPr>
        <w:t>“has NHS dm+d (dictionary of medicines and devices) basis of strength substance” (10363001000001101)</w:t>
      </w:r>
    </w:p>
    <w:p w14:paraId="1CA371CE" w14:textId="77347E10" w:rsidR="00D6021B" w:rsidRDefault="00D6021B">
      <w:pPr>
        <w:pStyle w:val="ListParagraph"/>
        <w:numPr>
          <w:ilvl w:val="3"/>
          <w:numId w:val="13"/>
        </w:numPr>
        <w:spacing w:line="360" w:lineRule="auto"/>
        <w:ind w:left="426"/>
        <w:rPr>
          <w:rFonts w:ascii="Mulish" w:hAnsi="Mulish"/>
          <w:sz w:val="22"/>
          <w:szCs w:val="22"/>
        </w:rPr>
        <w:pPrChange w:id="7106" w:author="Guilherme Pessoa-Amorim [2]" w:date="2021-11-16T14:12:00Z">
          <w:pPr/>
        </w:pPrChange>
      </w:pPr>
      <w:r>
        <w:rPr>
          <w:rFonts w:ascii="Mulish" w:hAnsi="Mulish"/>
          <w:sz w:val="22"/>
          <w:szCs w:val="22"/>
        </w:rPr>
        <w:t>“has precise active ingredient” (</w:t>
      </w:r>
      <w:r w:rsidR="00501858">
        <w:rPr>
          <w:rFonts w:ascii="Mulish" w:hAnsi="Mulish"/>
          <w:sz w:val="22"/>
          <w:szCs w:val="22"/>
        </w:rPr>
        <w:t>762949000</w:t>
      </w:r>
      <w:r>
        <w:rPr>
          <w:rFonts w:ascii="Mulish" w:hAnsi="Mulish"/>
          <w:sz w:val="22"/>
          <w:szCs w:val="22"/>
        </w:rPr>
        <w:t>)</w:t>
      </w:r>
    </w:p>
    <w:p w14:paraId="33D5281F" w14:textId="73E982AE" w:rsidR="00501858" w:rsidRDefault="00501858">
      <w:pPr>
        <w:pStyle w:val="ListParagraph"/>
        <w:numPr>
          <w:ilvl w:val="3"/>
          <w:numId w:val="13"/>
        </w:numPr>
        <w:spacing w:line="360" w:lineRule="auto"/>
        <w:ind w:left="426"/>
        <w:rPr>
          <w:rFonts w:ascii="Mulish" w:hAnsi="Mulish"/>
          <w:sz w:val="22"/>
          <w:szCs w:val="22"/>
        </w:rPr>
        <w:pPrChange w:id="7107" w:author="Guilherme Pessoa-Amorim [2]" w:date="2021-11-16T14:12:00Z">
          <w:pPr/>
        </w:pPrChange>
      </w:pPr>
      <w:r>
        <w:rPr>
          <w:rFonts w:ascii="Mulish" w:hAnsi="Mulish"/>
          <w:sz w:val="22"/>
          <w:szCs w:val="22"/>
        </w:rPr>
        <w:t>“has specific active ingredient” (10362801000001104)</w:t>
      </w:r>
    </w:p>
    <w:p w14:paraId="604735CF" w14:textId="42EA5BA2" w:rsidR="00501858" w:rsidRDefault="00501858">
      <w:pPr>
        <w:pStyle w:val="ListParagraph"/>
        <w:numPr>
          <w:ilvl w:val="3"/>
          <w:numId w:val="13"/>
        </w:numPr>
        <w:spacing w:line="360" w:lineRule="auto"/>
        <w:ind w:left="426"/>
        <w:rPr>
          <w:rFonts w:ascii="Mulish" w:hAnsi="Mulish"/>
          <w:sz w:val="22"/>
          <w:szCs w:val="22"/>
        </w:rPr>
        <w:pPrChange w:id="7108" w:author="Guilherme Pessoa-Amorim [2]" w:date="2021-11-16T14:12:00Z">
          <w:pPr/>
        </w:pPrChange>
      </w:pPr>
      <w:r>
        <w:rPr>
          <w:rFonts w:ascii="Mulish" w:hAnsi="Mulish"/>
          <w:sz w:val="22"/>
          <w:szCs w:val="22"/>
        </w:rPr>
        <w:t>“has VMP” [Virtual Medicinal Product] (10362601000001103)</w:t>
      </w:r>
    </w:p>
    <w:p w14:paraId="33CA3D7A" w14:textId="3CBA7A22" w:rsidR="00501858" w:rsidRDefault="00501858">
      <w:pPr>
        <w:pStyle w:val="ListParagraph"/>
        <w:numPr>
          <w:ilvl w:val="3"/>
          <w:numId w:val="13"/>
        </w:numPr>
        <w:spacing w:line="360" w:lineRule="auto"/>
        <w:ind w:left="426"/>
        <w:rPr>
          <w:rFonts w:ascii="Mulish" w:hAnsi="Mulish"/>
          <w:sz w:val="22"/>
          <w:szCs w:val="22"/>
        </w:rPr>
        <w:pPrChange w:id="7109" w:author="Guilherme Pessoa-Amorim [2]" w:date="2021-11-16T14:12:00Z">
          <w:pPr/>
        </w:pPrChange>
      </w:pPr>
      <w:r>
        <w:rPr>
          <w:rFonts w:ascii="Mulish" w:hAnsi="Mulish"/>
          <w:sz w:val="22"/>
          <w:szCs w:val="22"/>
        </w:rPr>
        <w:t>“is modification of” (738774007)</w:t>
      </w:r>
    </w:p>
    <w:p w14:paraId="58EC356E" w14:textId="7BEA465C" w:rsidR="00501858" w:rsidRDefault="00501858">
      <w:pPr>
        <w:pStyle w:val="ListParagraph"/>
        <w:numPr>
          <w:ilvl w:val="3"/>
          <w:numId w:val="13"/>
        </w:numPr>
        <w:spacing w:line="360" w:lineRule="auto"/>
        <w:ind w:left="426"/>
        <w:rPr>
          <w:rFonts w:ascii="Mulish" w:hAnsi="Mulish"/>
          <w:sz w:val="22"/>
          <w:szCs w:val="22"/>
        </w:rPr>
        <w:pPrChange w:id="7110" w:author="Guilherme Pessoa-Amorim [2]" w:date="2021-11-16T14:12:00Z">
          <w:pPr/>
        </w:pPrChange>
      </w:pPr>
      <w:r>
        <w:rPr>
          <w:rFonts w:ascii="Mulish" w:hAnsi="Mulish"/>
          <w:sz w:val="22"/>
          <w:szCs w:val="22"/>
        </w:rPr>
        <w:t>“is pack of” (8652801000001103)</w:t>
      </w:r>
    </w:p>
    <w:p w14:paraId="659A330D" w14:textId="7D607BF3" w:rsidR="00501858" w:rsidRDefault="00501858">
      <w:pPr>
        <w:spacing w:line="360" w:lineRule="auto"/>
        <w:rPr>
          <w:rFonts w:ascii="Mulish" w:hAnsi="Mulish"/>
          <w:sz w:val="22"/>
          <w:szCs w:val="22"/>
        </w:rPr>
        <w:pPrChange w:id="7111" w:author="Guilherme Pessoa-Amorim [2]" w:date="2021-11-16T14:15:00Z">
          <w:pPr/>
        </w:pPrChange>
      </w:pPr>
    </w:p>
    <w:p w14:paraId="7980222B" w14:textId="2B9CE3B3" w:rsidR="00501858" w:rsidRDefault="00501858">
      <w:pPr>
        <w:spacing w:line="360" w:lineRule="auto"/>
        <w:jc w:val="both"/>
        <w:rPr>
          <w:rFonts w:ascii="Mulish" w:hAnsi="Mulish"/>
          <w:sz w:val="22"/>
          <w:szCs w:val="22"/>
        </w:rPr>
        <w:pPrChange w:id="7112" w:author="Guilherme Pessoa-Amorim [2]" w:date="2021-11-16T14:16:00Z">
          <w:pPr/>
        </w:pPrChange>
      </w:pPr>
      <w:r>
        <w:rPr>
          <w:rFonts w:ascii="Mulish" w:hAnsi="Mulish"/>
          <w:sz w:val="22"/>
          <w:szCs w:val="22"/>
        </w:rPr>
        <w:t>Selecting all codes for which a relationship of this type is specified and a destination concept contains the name of the drug of interest (e.g. “aspirin”) would therefore identify all potential variations of names of drugs that contain aspirin in their composition. This approach will be termed the “semantic” method for drug codelist assembly</w:t>
      </w:r>
    </w:p>
    <w:p w14:paraId="3CD8255E" w14:textId="1FF08CC2" w:rsidR="00501858" w:rsidRDefault="00501858">
      <w:pPr>
        <w:spacing w:line="360" w:lineRule="auto"/>
        <w:jc w:val="both"/>
        <w:rPr>
          <w:rFonts w:ascii="Mulish" w:hAnsi="Mulish"/>
          <w:sz w:val="22"/>
          <w:szCs w:val="22"/>
        </w:rPr>
        <w:pPrChange w:id="7113" w:author="Guilherme Pessoa-Amorim [2]" w:date="2021-11-16T14:16:00Z">
          <w:pPr/>
        </w:pPrChange>
      </w:pPr>
    </w:p>
    <w:p w14:paraId="6A54C23E" w14:textId="7F68F2E4" w:rsidR="00501858" w:rsidRPr="00501858" w:rsidRDefault="00501858">
      <w:pPr>
        <w:spacing w:line="360" w:lineRule="auto"/>
        <w:jc w:val="both"/>
        <w:rPr>
          <w:rFonts w:ascii="Mulish" w:hAnsi="Mulish"/>
          <w:sz w:val="22"/>
          <w:szCs w:val="22"/>
          <w:rPrChange w:id="7114" w:author="Guilherme Pessoa-Amorim [2]" w:date="2021-11-16T14:15:00Z">
            <w:rPr/>
          </w:rPrChange>
        </w:rPr>
        <w:pPrChange w:id="7115" w:author="Guilherme Pessoa-Amorim [2]" w:date="2021-11-16T14:16:00Z">
          <w:pPr/>
        </w:pPrChange>
      </w:pPr>
      <w:r>
        <w:rPr>
          <w:rFonts w:ascii="Mulish" w:hAnsi="Mulish"/>
          <w:sz w:val="22"/>
          <w:szCs w:val="22"/>
        </w:rPr>
        <w:lastRenderedPageBreak/>
        <w:t>A similar method is provided by the Rdiagnosislist package (for R),</w:t>
      </w:r>
      <w:r w:rsidR="005C3C3D">
        <w:rPr>
          <w:rFonts w:ascii="Mulish" w:hAnsi="Mulish"/>
          <w:sz w:val="22"/>
          <w:szCs w:val="22"/>
        </w:rPr>
        <w:t xml:space="preserve"> available at </w:t>
      </w:r>
      <w:ins w:id="7116" w:author="Guilherme Pessoa-Amorim" w:date="2021-11-16T14:20:00Z">
        <w:r w:rsidR="005C3C3D">
          <w:rPr>
            <w:rFonts w:ascii="Mulish" w:hAnsi="Mulish"/>
            <w:sz w:val="22"/>
            <w:szCs w:val="22"/>
          </w:rPr>
          <w:fldChar w:fldCharType="begin"/>
        </w:r>
      </w:ins>
      <w:r w:rsidR="005C3C3D">
        <w:rPr>
          <w:rFonts w:ascii="Mulish" w:hAnsi="Mulish"/>
          <w:sz w:val="22"/>
          <w:szCs w:val="22"/>
        </w:rPr>
        <w:instrText xml:space="preserve"> HYPERLINK "</w:instrText>
      </w:r>
      <w:r w:rsidR="005C3C3D" w:rsidRPr="005C3C3D">
        <w:rPr>
          <w:rFonts w:ascii="Mulish" w:hAnsi="Mulish"/>
          <w:sz w:val="22"/>
          <w:szCs w:val="22"/>
        </w:rPr>
        <w:instrText>https://cran.r-project.org/web/packages/Rdiagnosislist/vignettes/SNOMEDcodelists.html</w:instrText>
      </w:r>
      <w:r w:rsidR="005C3C3D">
        <w:rPr>
          <w:rFonts w:ascii="Mulish" w:hAnsi="Mulish"/>
          <w:sz w:val="22"/>
          <w:szCs w:val="22"/>
        </w:rPr>
        <w:instrText xml:space="preserve">" </w:instrText>
      </w:r>
      <w:ins w:id="7117" w:author="Guilherme Pessoa-Amorim" w:date="2021-11-16T14:20:00Z">
        <w:r w:rsidR="005C3C3D">
          <w:rPr>
            <w:rFonts w:ascii="Mulish" w:hAnsi="Mulish"/>
            <w:sz w:val="22"/>
            <w:szCs w:val="22"/>
          </w:rPr>
          <w:fldChar w:fldCharType="separate"/>
        </w:r>
      </w:ins>
      <w:r w:rsidR="005C3C3D" w:rsidRPr="00FD6A4D">
        <w:rPr>
          <w:rStyle w:val="Hyperlink"/>
          <w:rFonts w:ascii="Mulish" w:hAnsi="Mulish"/>
          <w:sz w:val="22"/>
          <w:szCs w:val="22"/>
        </w:rPr>
        <w:t>https://cran.r-project.org/web/packages/Rdiagnosislist/vignettes/SNOMEDcodelists.html</w:t>
      </w:r>
      <w:ins w:id="7118" w:author="Guilherme Pessoa-Amorim" w:date="2021-11-16T14:20:00Z">
        <w:r w:rsidR="005C3C3D">
          <w:rPr>
            <w:rFonts w:ascii="Mulish" w:hAnsi="Mulish"/>
            <w:sz w:val="22"/>
            <w:szCs w:val="22"/>
          </w:rPr>
          <w:fldChar w:fldCharType="end"/>
        </w:r>
      </w:ins>
      <w:r w:rsidR="005C3C3D">
        <w:rPr>
          <w:rFonts w:ascii="Mulish" w:hAnsi="Mulish"/>
          <w:sz w:val="22"/>
          <w:szCs w:val="22"/>
        </w:rPr>
        <w:t>. This package</w:t>
      </w:r>
      <w:r>
        <w:rPr>
          <w:rFonts w:ascii="Mulish" w:hAnsi="Mulish"/>
          <w:sz w:val="22"/>
          <w:szCs w:val="22"/>
        </w:rPr>
        <w:t xml:space="preserve"> contains functions for loading the SNOMED terminology and </w:t>
      </w:r>
      <w:r w:rsidR="005C3C3D">
        <w:rPr>
          <w:rFonts w:ascii="Mulish" w:hAnsi="Mulish"/>
          <w:sz w:val="22"/>
          <w:szCs w:val="22"/>
        </w:rPr>
        <w:t>assembling codelists</w:t>
      </w:r>
      <w:r>
        <w:rPr>
          <w:rFonts w:ascii="Mulish" w:hAnsi="Mulish"/>
          <w:sz w:val="22"/>
          <w:szCs w:val="22"/>
        </w:rPr>
        <w:t>, but only using “is a” relationships (i.e. selecting all children or all parents of a code of interest). The semantic method however theoretically more powerful as it is able to gather codes in distinct sub-hierarchies</w:t>
      </w:r>
      <w:r w:rsidR="005C3C3D">
        <w:rPr>
          <w:rFonts w:ascii="Mulish" w:hAnsi="Mulish"/>
          <w:sz w:val="22"/>
          <w:szCs w:val="22"/>
        </w:rPr>
        <w:t>, and its added value can be assessed by comparing the number of codes retrieved by each approach, as well as the number of entries and participants identified in a single data source.</w:t>
      </w:r>
    </w:p>
    <w:sectPr w:rsidR="00501858" w:rsidRPr="00501858">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9" w:author="Guilherme Pessoa-Amorim" w:date="2021-11-15T17:51:00Z" w:initials="GP">
    <w:p w14:paraId="5292A1F6" w14:textId="0D4FC1E5" w:rsidR="00A65FB8" w:rsidRDefault="00A65FB8">
      <w:pPr>
        <w:pStyle w:val="CommentText"/>
      </w:pPr>
      <w:r>
        <w:rPr>
          <w:rStyle w:val="CommentReference"/>
        </w:rPr>
        <w:annotationRef/>
      </w:r>
      <w:r>
        <w:t xml:space="preserve">Will: I have rephrased this section to clarify where only RCD or standards vs RCD sources are used </w:t>
      </w:r>
    </w:p>
  </w:comment>
  <w:comment w:id="1452" w:author="Will Stevens" w:date="2021-11-12T10:37:00Z" w:initials="WS">
    <w:p w14:paraId="17C8B00B" w14:textId="77777777" w:rsidR="00A65FB8" w:rsidRDefault="00A65FB8" w:rsidP="00291A85">
      <w:pPr>
        <w:pStyle w:val="CommentText"/>
      </w:pPr>
      <w:r>
        <w:rPr>
          <w:rStyle w:val="CommentReference"/>
        </w:rPr>
        <w:annotationRef/>
      </w:r>
      <w:r>
        <w:t>Could say here what the drug groups are</w:t>
      </w:r>
    </w:p>
  </w:comment>
  <w:comment w:id="1453" w:author="Guilherme Pessoa-Amorim" w:date="2021-11-15T09:50:00Z" w:initials="GP">
    <w:p w14:paraId="09166187" w14:textId="77777777" w:rsidR="00A65FB8" w:rsidRDefault="00A65FB8" w:rsidP="00291A85">
      <w:pPr>
        <w:pStyle w:val="CommentText"/>
      </w:pPr>
      <w:r>
        <w:rPr>
          <w:rStyle w:val="CommentReference"/>
        </w:rPr>
        <w:annotationRef/>
      </w:r>
      <w:r>
        <w:t>Since there are a lot I’ve added a reference to the corresponding section in the document</w:t>
      </w:r>
    </w:p>
  </w:comment>
  <w:comment w:id="1478" w:author="Will Stevens" w:date="2021-11-12T11:04:00Z" w:initials="WS">
    <w:p w14:paraId="64E195CA" w14:textId="77777777" w:rsidR="00A65FB8" w:rsidRDefault="00A65FB8" w:rsidP="001C7CAD">
      <w:pPr>
        <w:pStyle w:val="CommentText"/>
      </w:pPr>
      <w:r>
        <w:rPr>
          <w:rStyle w:val="CommentReference"/>
        </w:rPr>
        <w:annotationRef/>
      </w:r>
      <w:r>
        <w:t>How will we know which source is better?</w:t>
      </w:r>
    </w:p>
  </w:comment>
  <w:comment w:id="1479" w:author="Guilherme Pessoa-Amorim" w:date="2021-11-15T10:38:00Z" w:initials="GP">
    <w:p w14:paraId="3D3C410C" w14:textId="77777777" w:rsidR="00A65FB8" w:rsidRDefault="00A65FB8" w:rsidP="001C7CAD">
      <w:pPr>
        <w:pStyle w:val="CommentText"/>
      </w:pPr>
      <w:r>
        <w:rPr>
          <w:rStyle w:val="CommentReference"/>
        </w:rPr>
        <w:annotationRef/>
      </w:r>
      <w:r>
        <w:t>Clarified in section 6.2</w:t>
      </w:r>
    </w:p>
  </w:comment>
  <w:comment w:id="1489" w:author="Will Stevens" w:date="2021-11-12T11:04:00Z" w:initials="WS">
    <w:p w14:paraId="2FF3E339" w14:textId="77777777" w:rsidR="00A65FB8" w:rsidRDefault="00A65FB8" w:rsidP="00291A85">
      <w:pPr>
        <w:pStyle w:val="CommentText"/>
      </w:pPr>
      <w:r>
        <w:rPr>
          <w:rStyle w:val="CommentReference"/>
        </w:rPr>
        <w:annotationRef/>
      </w:r>
      <w:r>
        <w:t>How will we know which source is better?</w:t>
      </w:r>
    </w:p>
  </w:comment>
  <w:comment w:id="1490" w:author="Guilherme Pessoa-Amorim" w:date="2021-11-15T10:38:00Z" w:initials="GP">
    <w:p w14:paraId="3A60E0A4" w14:textId="77777777" w:rsidR="00A65FB8" w:rsidRDefault="00A65FB8" w:rsidP="00291A85">
      <w:pPr>
        <w:pStyle w:val="CommentText"/>
      </w:pPr>
      <w:r>
        <w:rPr>
          <w:rStyle w:val="CommentReference"/>
        </w:rPr>
        <w:annotationRef/>
      </w:r>
      <w:r>
        <w:t>Clarified in section 6.2</w:t>
      </w:r>
    </w:p>
  </w:comment>
  <w:comment w:id="1491" w:author="Will Stevens" w:date="2021-11-12T10:38:00Z" w:initials="WS">
    <w:p w14:paraId="3196D2BD" w14:textId="77777777" w:rsidR="00A65FB8" w:rsidRDefault="00A65FB8" w:rsidP="00291A85">
      <w:pPr>
        <w:pStyle w:val="CommentText"/>
      </w:pPr>
      <w:r>
        <w:rPr>
          <w:rStyle w:val="CommentReference"/>
        </w:rPr>
        <w:annotationRef/>
      </w:r>
      <w:r>
        <w:t>This outcome is different from the others in this section in that it isn’t comparing standard versus RCD.</w:t>
      </w:r>
    </w:p>
    <w:p w14:paraId="021F6A5D" w14:textId="77777777" w:rsidR="00A65FB8" w:rsidRDefault="00A65FB8" w:rsidP="00291A85">
      <w:pPr>
        <w:pStyle w:val="CommentText"/>
      </w:pPr>
    </w:p>
    <w:p w14:paraId="0A403320" w14:textId="77777777" w:rsidR="00A65FB8" w:rsidRDefault="00A65FB8" w:rsidP="00291A85">
      <w:pPr>
        <w:pStyle w:val="CommentText"/>
      </w:pPr>
      <w:r>
        <w:t>Could split the secondary objectives into two groups to make this clearer:</w:t>
      </w:r>
    </w:p>
    <w:p w14:paraId="5BF61516" w14:textId="77777777" w:rsidR="00A65FB8" w:rsidRDefault="00A65FB8" w:rsidP="00291A85">
      <w:pPr>
        <w:pStyle w:val="CommentText"/>
      </w:pPr>
    </w:p>
    <w:p w14:paraId="0A93E240" w14:textId="77777777" w:rsidR="00A65FB8" w:rsidRDefault="00A65FB8" w:rsidP="00291A85">
      <w:r>
        <w:t>Three</w:t>
      </w:r>
      <w:r w:rsidRPr="008D3C2F">
        <w:t xml:space="preserve"> secondary objectives will expand the comparative assessment of RCD versus standard methods regarding broader patterns of concomitant medications of interest, namely:</w:t>
      </w:r>
    </w:p>
    <w:p w14:paraId="665B5FB4" w14:textId="77777777" w:rsidR="00A65FB8" w:rsidRDefault="00A65FB8" w:rsidP="00291A85"/>
    <w:p w14:paraId="5A736DE8" w14:textId="77777777" w:rsidR="00A65FB8" w:rsidRDefault="00A65FB8" w:rsidP="00291A85">
      <w:r>
        <w:t>…</w:t>
      </w:r>
    </w:p>
    <w:p w14:paraId="194C3E3E" w14:textId="77777777" w:rsidR="00A65FB8" w:rsidRDefault="00A65FB8" w:rsidP="00291A85"/>
    <w:p w14:paraId="1CFC85A6" w14:textId="77777777" w:rsidR="00A65FB8" w:rsidRPr="008D3C2F" w:rsidRDefault="00A65FB8" w:rsidP="00291A85">
      <w:pPr>
        <w:pStyle w:val="ListParagraph"/>
        <w:ind w:left="0"/>
        <w:rPr>
          <w:rFonts w:ascii="Calibri" w:hAnsi="Calibri" w:cs="Calibri Light"/>
        </w:rPr>
      </w:pPr>
      <w:r>
        <w:t xml:space="preserve">A fourth secondary objective will compare </w:t>
      </w:r>
      <w:r>
        <w:rPr>
          <w:rFonts w:ascii="Calibri" w:hAnsi="Calibri" w:cs="Calibri Light"/>
        </w:rPr>
        <w:t>i</w:t>
      </w:r>
      <w:r w:rsidRPr="008D3C2F">
        <w:rPr>
          <w:rFonts w:ascii="Calibri" w:hAnsi="Calibri" w:cs="Calibri Light"/>
        </w:rPr>
        <w:t>nitiation of antibacterial, antifungal, and antidiabetic drugs after randomisation for RECOVERY participants according to two RCD sources</w:t>
      </w:r>
      <w:r>
        <w:rPr>
          <w:rStyle w:val="CommentReference"/>
        </w:rPr>
        <w:annotationRef/>
      </w:r>
    </w:p>
    <w:p w14:paraId="1EA002D4" w14:textId="77777777" w:rsidR="00A65FB8" w:rsidRPr="008D3C2F" w:rsidRDefault="00A65FB8" w:rsidP="00291A85">
      <w:r>
        <w:t xml:space="preserve"> </w:t>
      </w:r>
    </w:p>
    <w:p w14:paraId="7B994A77" w14:textId="77777777" w:rsidR="00A65FB8" w:rsidRDefault="00A65FB8" w:rsidP="00291A85">
      <w:pPr>
        <w:pStyle w:val="CommentText"/>
      </w:pPr>
    </w:p>
  </w:comment>
  <w:comment w:id="1492" w:author="Guilherme Pessoa-Amorim" w:date="2021-11-15T10:19:00Z" w:initials="GP">
    <w:p w14:paraId="42CAB410" w14:textId="77777777" w:rsidR="00A65FB8" w:rsidRDefault="00A65FB8" w:rsidP="00291A85">
      <w:pPr>
        <w:pStyle w:val="CommentText"/>
      </w:pPr>
      <w:r>
        <w:rPr>
          <w:rStyle w:val="CommentReference"/>
        </w:rPr>
        <w:annotationRef/>
      </w:r>
      <w:r>
        <w:t>Thanks, done this</w:t>
      </w:r>
    </w:p>
  </w:comment>
  <w:comment w:id="1552" w:author="Will Stevens" w:date="2021-11-12T10:37:00Z" w:initials="WS">
    <w:p w14:paraId="5AA01645" w14:textId="505BE874" w:rsidR="00A65FB8" w:rsidRDefault="00A65FB8">
      <w:pPr>
        <w:pStyle w:val="CommentText"/>
      </w:pPr>
      <w:r>
        <w:rPr>
          <w:rStyle w:val="CommentReference"/>
        </w:rPr>
        <w:annotationRef/>
      </w:r>
      <w:r>
        <w:t>Could say here what the drug groups are</w:t>
      </w:r>
    </w:p>
  </w:comment>
  <w:comment w:id="1553" w:author="Guilherme Pessoa-Amorim" w:date="2021-11-15T09:50:00Z" w:initials="GP">
    <w:p w14:paraId="2D01ABEB" w14:textId="02990BDA" w:rsidR="00A65FB8" w:rsidRDefault="00A65FB8">
      <w:pPr>
        <w:pStyle w:val="CommentText"/>
      </w:pPr>
      <w:r>
        <w:rPr>
          <w:rStyle w:val="CommentReference"/>
        </w:rPr>
        <w:annotationRef/>
      </w:r>
      <w:r>
        <w:t>Since there are a lot I’ve added a reference to the corresponding section in the document</w:t>
      </w:r>
    </w:p>
  </w:comment>
  <w:comment w:id="1590" w:author="Will Stevens" w:date="2021-11-12T11:04:00Z" w:initials="WS">
    <w:p w14:paraId="7CD927F4" w14:textId="4404AA21" w:rsidR="00A65FB8" w:rsidRDefault="00A65FB8">
      <w:pPr>
        <w:pStyle w:val="CommentText"/>
      </w:pPr>
      <w:r>
        <w:rPr>
          <w:rStyle w:val="CommentReference"/>
        </w:rPr>
        <w:annotationRef/>
      </w:r>
      <w:r>
        <w:t>How will we know which source is better?</w:t>
      </w:r>
    </w:p>
  </w:comment>
  <w:comment w:id="1591" w:author="Will Stevens" w:date="2021-11-12T10:38:00Z" w:initials="WS">
    <w:p w14:paraId="70F18241" w14:textId="6AA39F97" w:rsidR="00A65FB8" w:rsidRDefault="00A65FB8">
      <w:pPr>
        <w:pStyle w:val="CommentText"/>
      </w:pPr>
      <w:r>
        <w:rPr>
          <w:rStyle w:val="CommentReference"/>
        </w:rPr>
        <w:annotationRef/>
      </w:r>
      <w:r>
        <w:t>This outcome is different from the others in this section in that it isn’t comparing standard versus RCD.</w:t>
      </w:r>
    </w:p>
    <w:p w14:paraId="222E4B7C" w14:textId="65128F8A" w:rsidR="00A65FB8" w:rsidRDefault="00A65FB8">
      <w:pPr>
        <w:pStyle w:val="CommentText"/>
      </w:pPr>
    </w:p>
    <w:p w14:paraId="14198384" w14:textId="44B4619D" w:rsidR="00A65FB8" w:rsidRDefault="00A65FB8">
      <w:pPr>
        <w:pStyle w:val="CommentText"/>
      </w:pPr>
      <w:r>
        <w:t>Could split the secondary objectives into two groups to make this clearer:</w:t>
      </w:r>
    </w:p>
    <w:p w14:paraId="57119DF3" w14:textId="59E54BEB" w:rsidR="00A65FB8" w:rsidRDefault="00A65FB8">
      <w:pPr>
        <w:pStyle w:val="CommentText"/>
      </w:pPr>
    </w:p>
    <w:p w14:paraId="6FC8A12D" w14:textId="5F434778" w:rsidR="00A65FB8" w:rsidRDefault="00A65FB8" w:rsidP="00C767B5">
      <w:r>
        <w:t>Three</w:t>
      </w:r>
      <w:r w:rsidRPr="008D3C2F">
        <w:t xml:space="preserve"> secondary objectives will expand the comparative assessment of RCD versus standard methods regarding broader patterns of concomitant medications of interest, namely:</w:t>
      </w:r>
    </w:p>
    <w:p w14:paraId="3319AFDE" w14:textId="08FC4FE0" w:rsidR="00A65FB8" w:rsidRDefault="00A65FB8" w:rsidP="00C767B5"/>
    <w:p w14:paraId="5290F800" w14:textId="77C7DCD7" w:rsidR="00A65FB8" w:rsidRDefault="00A65FB8" w:rsidP="00C767B5">
      <w:r>
        <w:t>…</w:t>
      </w:r>
    </w:p>
    <w:p w14:paraId="49702222" w14:textId="77777777" w:rsidR="00A65FB8" w:rsidRDefault="00A65FB8" w:rsidP="00C767B5"/>
    <w:p w14:paraId="003BA2B8" w14:textId="7BB92639" w:rsidR="00A65FB8" w:rsidRPr="008D3C2F" w:rsidRDefault="00A65FB8" w:rsidP="00C767B5">
      <w:pPr>
        <w:pStyle w:val="ListParagraph"/>
        <w:ind w:left="0"/>
        <w:rPr>
          <w:rFonts w:ascii="Calibri" w:hAnsi="Calibri" w:cs="Calibri Light"/>
        </w:rPr>
      </w:pPr>
      <w:r>
        <w:t xml:space="preserve">A fourth secondary objective will compare </w:t>
      </w:r>
      <w:r>
        <w:rPr>
          <w:rFonts w:ascii="Calibri" w:hAnsi="Calibri" w:cs="Calibri Light"/>
        </w:rPr>
        <w:t>i</w:t>
      </w:r>
      <w:r w:rsidRPr="008D3C2F">
        <w:rPr>
          <w:rFonts w:ascii="Calibri" w:hAnsi="Calibri" w:cs="Calibri Light"/>
        </w:rPr>
        <w:t>nitiation of antibacterial, antifungal, and antidiabetic drugs after randomisation for RECOVERY participants according to two RCD sources</w:t>
      </w:r>
      <w:r>
        <w:rPr>
          <w:rStyle w:val="CommentReference"/>
        </w:rPr>
        <w:annotationRef/>
      </w:r>
    </w:p>
    <w:p w14:paraId="7ADFAC80" w14:textId="1A09ACEC" w:rsidR="00A65FB8" w:rsidRPr="008D3C2F" w:rsidRDefault="00A65FB8" w:rsidP="00C767B5">
      <w:r>
        <w:t xml:space="preserve"> </w:t>
      </w:r>
    </w:p>
    <w:p w14:paraId="4C9E4BA4" w14:textId="77777777" w:rsidR="00A65FB8" w:rsidRDefault="00A65FB8">
      <w:pPr>
        <w:pStyle w:val="CommentText"/>
      </w:pPr>
    </w:p>
  </w:comment>
  <w:comment w:id="1592" w:author="Guilherme Pessoa-Amorim" w:date="2021-11-15T10:06:00Z" w:initials="GP">
    <w:p w14:paraId="7F6964E8" w14:textId="64433E55" w:rsidR="00A65FB8" w:rsidRDefault="00A65FB8">
      <w:pPr>
        <w:pStyle w:val="CommentText"/>
      </w:pPr>
      <w:r>
        <w:rPr>
          <w:rStyle w:val="CommentReference"/>
        </w:rPr>
        <w:annotationRef/>
      </w:r>
      <w:r>
        <w:t>Thanks, done</w:t>
      </w:r>
    </w:p>
  </w:comment>
  <w:comment w:id="1684" w:author="Will Stevens" w:date="2021-11-12T10:42:00Z" w:initials="WS">
    <w:p w14:paraId="1D3C2660" w14:textId="45E400F2" w:rsidR="00A65FB8" w:rsidRDefault="00A65FB8">
      <w:pPr>
        <w:pStyle w:val="CommentText"/>
      </w:pPr>
      <w:r>
        <w:rPr>
          <w:rStyle w:val="CommentReference"/>
        </w:rPr>
        <w:annotationRef/>
      </w:r>
      <w:r>
        <w:t xml:space="preserve">I believe that the FDA RWD guidance document says something about some of the attributes that RWD sources might have, so maybe reference that document: </w:t>
      </w:r>
      <w:r w:rsidRPr="00D96DAB">
        <w:t>https://www.fda.gov/regulatory-information/search-fda-guidance-documents/real-world-data-assessing-electronic-health-records-and-medical-claims-data-support-regulatory</w:t>
      </w:r>
    </w:p>
  </w:comment>
  <w:comment w:id="1685" w:author="Guilherme Pessoa-Amorim [2]" w:date="2021-11-15T11:34:00Z" w:initials="GP">
    <w:p w14:paraId="5EC83DF1" w14:textId="2B6E4FA1" w:rsidR="00A65FB8" w:rsidRDefault="00A65FB8">
      <w:pPr>
        <w:pStyle w:val="CommentText"/>
      </w:pPr>
      <w:r>
        <w:rPr>
          <w:rStyle w:val="CommentReference"/>
        </w:rPr>
        <w:annotationRef/>
      </w:r>
      <w:r>
        <w:t>Thanks, added</w:t>
      </w:r>
    </w:p>
  </w:comment>
  <w:comment w:id="1784" w:author="Will Stevens" w:date="2021-11-12T10:46:00Z" w:initials="WS">
    <w:p w14:paraId="69ABAD4C" w14:textId="73E25E0F" w:rsidR="00A65FB8" w:rsidRDefault="00A65FB8">
      <w:pPr>
        <w:pStyle w:val="CommentText"/>
      </w:pPr>
      <w:r>
        <w:rPr>
          <w:rStyle w:val="CommentReference"/>
        </w:rPr>
        <w:annotationRef/>
      </w:r>
      <w:r>
        <w:t>Could say more about what the purpose of this is. Is this to verify that they really are statin-intorlerant? Or to see whether statin intolerant participants can reliably be identified from RCD?  E.g. for a statin intolerant participant would you expect to see one presectipion sometime in the past (when they discoevered they were intolrerant), then no others?</w:t>
      </w:r>
    </w:p>
  </w:comment>
  <w:comment w:id="1785" w:author="Guilherme Pessoa-Amorim [2]" w:date="2021-11-15T11:36:00Z" w:initials="GP">
    <w:p w14:paraId="5125B459" w14:textId="4C46FA7F" w:rsidR="00A65FB8" w:rsidRDefault="00A65FB8">
      <w:pPr>
        <w:pStyle w:val="CommentText"/>
      </w:pPr>
      <w:r>
        <w:rPr>
          <w:rStyle w:val="CommentReference"/>
        </w:rPr>
        <w:annotationRef/>
      </w:r>
      <w:r>
        <w:t>Clarified and referenced to section 7.4 to avoid including too much detail here– want to show that these people have really had statins in the past</w:t>
      </w:r>
    </w:p>
  </w:comment>
  <w:comment w:id="1805" w:author="Guilherme Pessoa-Amorim [2]" w:date="2021-11-15T11:36:00Z" w:initials="GP">
    <w:p w14:paraId="5DC74779" w14:textId="77777777" w:rsidR="00A65FB8" w:rsidRDefault="00A65FB8" w:rsidP="0072588C">
      <w:pPr>
        <w:pStyle w:val="CommentText"/>
      </w:pPr>
      <w:r>
        <w:rPr>
          <w:rStyle w:val="CommentReference"/>
        </w:rPr>
        <w:annotationRef/>
      </w:r>
      <w:r>
        <w:t>Clarified and referenced to section 7.4 to avoid including too much detail here– want to show that these people have really had statins in the past</w:t>
      </w:r>
    </w:p>
  </w:comment>
  <w:comment w:id="2040" w:author="Will Stevens" w:date="2021-11-12T11:06:00Z" w:initials="WS">
    <w:p w14:paraId="01FF8EA8" w14:textId="64FE7C20" w:rsidR="00A65FB8" w:rsidRDefault="00A65FB8">
      <w:pPr>
        <w:pStyle w:val="CommentText"/>
      </w:pPr>
      <w:r>
        <w:rPr>
          <w:rStyle w:val="CommentReference"/>
        </w:rPr>
        <w:annotationRef/>
      </w:r>
      <w:r>
        <w:t>Because the outcomes are defined in terms of RCD versus standard methods of data collection, I think it would be helpful to say in each of the sections below which sources are RCD and which are standard methods.</w:t>
      </w:r>
    </w:p>
  </w:comment>
  <w:comment w:id="2041" w:author="Guilherme Pessoa-Amorim [2]" w:date="2021-11-15T11:51:00Z" w:initials="GP">
    <w:p w14:paraId="2190C2D2" w14:textId="4ED8AE02" w:rsidR="00A65FB8" w:rsidRDefault="00A65FB8">
      <w:pPr>
        <w:pStyle w:val="CommentText"/>
      </w:pPr>
      <w:r>
        <w:rPr>
          <w:rStyle w:val="CommentReference"/>
        </w:rPr>
        <w:annotationRef/>
      </w:r>
      <w:r>
        <w:t>done</w:t>
      </w:r>
    </w:p>
  </w:comment>
  <w:comment w:id="2291" w:author="Will Stevens" w:date="2021-11-12T11:09:00Z" w:initials="WS">
    <w:p w14:paraId="41A9A534" w14:textId="642617F4" w:rsidR="00A65FB8" w:rsidRDefault="00A65FB8">
      <w:pPr>
        <w:pStyle w:val="CommentText"/>
      </w:pPr>
      <w:r>
        <w:rPr>
          <w:rStyle w:val="CommentReference"/>
        </w:rPr>
        <w:annotationRef/>
      </w:r>
      <w:r>
        <w:t xml:space="preserve">Definition of primary outcome given in section 4.2.1 doesn’t saying anything about assessing which sources of RCD are preferred. </w:t>
      </w:r>
    </w:p>
  </w:comment>
  <w:comment w:id="2292" w:author="Guilherme Pessoa-Amorim [2]" w:date="2021-11-15T11:56:00Z" w:initials="GP">
    <w:p w14:paraId="2946FBD6" w14:textId="78B7AC93" w:rsidR="00A65FB8" w:rsidRDefault="00A65FB8">
      <w:pPr>
        <w:pStyle w:val="CommentText"/>
      </w:pPr>
      <w:r>
        <w:rPr>
          <w:rStyle w:val="CommentReference"/>
        </w:rPr>
        <w:annotationRef/>
      </w:r>
      <w:r>
        <w:t xml:space="preserve">Corrected </w:t>
      </w:r>
    </w:p>
  </w:comment>
  <w:comment w:id="2289" w:author="Will Stevens" w:date="2021-11-12T11:09:00Z" w:initials="WS">
    <w:p w14:paraId="21B0454C" w14:textId="642A02FC" w:rsidR="00A65FB8" w:rsidRDefault="00A65FB8">
      <w:pPr>
        <w:pStyle w:val="CommentText"/>
      </w:pPr>
      <w:r>
        <w:rPr>
          <w:rStyle w:val="CommentReference"/>
        </w:rPr>
        <w:annotationRef/>
      </w:r>
      <w:r>
        <w:t>Make sure that this paragraph is consistent with definition of primary outcome given in section 4.2.1.</w:t>
      </w:r>
    </w:p>
  </w:comment>
  <w:comment w:id="2403" w:author="Will Stevens" w:date="2021-11-12T12:13:00Z" w:initials="WS">
    <w:p w14:paraId="2471E028" w14:textId="0B647D17" w:rsidR="00A65FB8" w:rsidRDefault="00A65FB8">
      <w:pPr>
        <w:pStyle w:val="CommentText"/>
      </w:pPr>
      <w:r>
        <w:rPr>
          <w:rStyle w:val="CommentReference"/>
        </w:rPr>
        <w:annotationRef/>
      </w:r>
      <w:r>
        <w:t>When comparing prescribing versus dispensing dataset, do you expect a lag between the dates? – e.g. date of first record in prescribing dataset might be slightly early than date of first record in dispensing dataset. I guess that the time-to-event analysis should compensate for this lag.</w:t>
      </w:r>
    </w:p>
  </w:comment>
  <w:comment w:id="2404" w:author="Guilherme Pessoa-Amorim [2]" w:date="2021-11-15T11:59:00Z" w:initials="GP">
    <w:p w14:paraId="58BD77DD" w14:textId="4E1A1625" w:rsidR="00A65FB8" w:rsidRDefault="00A65FB8">
      <w:pPr>
        <w:pStyle w:val="CommentText"/>
      </w:pPr>
      <w:r>
        <w:rPr>
          <w:rStyle w:val="CommentReference"/>
        </w:rPr>
        <w:annotationRef/>
      </w:r>
      <w:r>
        <w:t>Added a note on this</w:t>
      </w:r>
    </w:p>
  </w:comment>
  <w:comment w:id="2735" w:author="Will Stevens" w:date="2021-11-12T12:19:00Z" w:initials="WS">
    <w:p w14:paraId="1C9C26C0" w14:textId="408712AE" w:rsidR="00A65FB8" w:rsidRDefault="00A65FB8">
      <w:pPr>
        <w:pStyle w:val="CommentText"/>
      </w:pPr>
      <w:r>
        <w:rPr>
          <w:rStyle w:val="CommentReference"/>
        </w:rPr>
        <w:annotationRef/>
      </w:r>
      <w:r>
        <w:t>I wasn’t sure what this means</w:t>
      </w:r>
    </w:p>
  </w:comment>
  <w:comment w:id="2736" w:author="Guilherme Pessoa-Amorim [2]" w:date="2021-11-15T11:22:00Z" w:initials="GP">
    <w:p w14:paraId="6C17BDF1" w14:textId="0EECBF77" w:rsidR="00A65FB8" w:rsidRDefault="00A65FB8">
      <w:pPr>
        <w:pStyle w:val="CommentText"/>
      </w:pPr>
      <w:r>
        <w:rPr>
          <w:rStyle w:val="CommentReference"/>
        </w:rPr>
        <w:annotationRef/>
      </w:r>
      <w:r>
        <w:t>Replaced for reference-standard as per FDA document</w:t>
      </w:r>
    </w:p>
  </w:comment>
  <w:comment w:id="4006" w:author="Will Stevens" w:date="2021-11-12T12:22:00Z" w:initials="WS">
    <w:p w14:paraId="3996F7D7" w14:textId="77777777" w:rsidR="00A65FB8" w:rsidRDefault="00A65FB8" w:rsidP="00DB314E">
      <w:pPr>
        <w:pStyle w:val="CommentText"/>
      </w:pPr>
      <w:r>
        <w:rPr>
          <w:rStyle w:val="CommentReference"/>
        </w:rPr>
        <w:annotationRef/>
      </w:r>
      <w:r>
        <w:t>I think you have probably tried this already, but is it possible to map pack terms to product terms? If not then it would be useful to explain somewhere (not necessarily in the DAP, but in the thesis) what the problems were with doing this.</w:t>
      </w:r>
    </w:p>
  </w:comment>
  <w:comment w:id="4007" w:author="Guilherme Pessoa-Amorim [2]" w:date="2021-11-15T12:13:00Z" w:initials="GP">
    <w:p w14:paraId="0FE358C2" w14:textId="2846F56C" w:rsidR="00A65FB8" w:rsidRDefault="00A65FB8">
      <w:pPr>
        <w:pStyle w:val="CommentText"/>
      </w:pPr>
      <w:r>
        <w:rPr>
          <w:rStyle w:val="CommentReference"/>
        </w:rPr>
        <w:annotationRef/>
      </w:r>
      <w:r>
        <w:t>See Note below</w:t>
      </w:r>
    </w:p>
  </w:comment>
  <w:comment w:id="4059" w:author="Will Stevens" w:date="2021-11-12T12:22:00Z" w:initials="WS">
    <w:p w14:paraId="18E46824" w14:textId="101BD9FF" w:rsidR="00A65FB8" w:rsidRDefault="00A65FB8">
      <w:pPr>
        <w:pStyle w:val="CommentText"/>
      </w:pPr>
      <w:r>
        <w:rPr>
          <w:rStyle w:val="CommentReference"/>
        </w:rPr>
        <w:annotationRef/>
      </w:r>
      <w:r>
        <w:t>I think you have probably tried this already, but is it possible to map pack terms to product terms? If not then it would be useful to explain somewhere (not necessarily in the DAP, but in the thesis) what the problems were with doing this.</w:t>
      </w:r>
    </w:p>
  </w:comment>
  <w:comment w:id="4237" w:author="Will Stevens" w:date="2021-11-12T12:26:00Z" w:initials="WS">
    <w:p w14:paraId="1786BF7D" w14:textId="09716E39" w:rsidR="00A65FB8" w:rsidRDefault="00A65FB8">
      <w:pPr>
        <w:pStyle w:val="CommentText"/>
      </w:pPr>
      <w:r>
        <w:rPr>
          <w:rStyle w:val="CommentReference"/>
        </w:rPr>
        <w:annotationRef/>
      </w:r>
      <w:r>
        <w:t>I haven’t come across the term ‘criterion standard’ before – I don’t know whether this is my ignorance, or whether another term should be used?</w:t>
      </w:r>
    </w:p>
  </w:comment>
  <w:comment w:id="4238" w:author="Guilherme Pessoa-Amorim" w:date="2021-11-15T10:29:00Z" w:initials="GP">
    <w:p w14:paraId="24F4031D" w14:textId="47250231" w:rsidR="00A65FB8" w:rsidRDefault="00A65FB8">
      <w:pPr>
        <w:pStyle w:val="CommentText"/>
      </w:pPr>
      <w:r>
        <w:rPr>
          <w:rStyle w:val="CommentReference"/>
        </w:rPr>
        <w:annotationRef/>
      </w:r>
      <w:r>
        <w:t>Saw it in a few papers comparing methods for drug adherence assessment; I took it to mean “the standard in a particular situation” but sounding less definitive than gold standard; did some reading and they are actually interchangeable, although gold-standard may be considered jargon (for economics), but then again it is quite common in medicine so will just keep that</w:t>
      </w:r>
    </w:p>
  </w:comment>
  <w:comment w:id="4239" w:author="Guilherme Pessoa-Amorim [2]" w:date="2021-11-15T11:23:00Z" w:initials="GP">
    <w:p w14:paraId="64B4D814" w14:textId="0D9F16CB" w:rsidR="00A65FB8" w:rsidRDefault="00A65FB8">
      <w:pPr>
        <w:pStyle w:val="CommentText"/>
      </w:pPr>
      <w:r>
        <w:rPr>
          <w:rStyle w:val="CommentReference"/>
        </w:rPr>
        <w:annotationRef/>
      </w:r>
      <w:r>
        <w:t>Replaced with reference standard</w:t>
      </w:r>
    </w:p>
  </w:comment>
  <w:comment w:id="4800" w:author="Will Stevens" w:date="2021-11-12T12:29:00Z" w:initials="WS">
    <w:p w14:paraId="5F9E4065" w14:textId="4D0A37D5" w:rsidR="00A65FB8" w:rsidRDefault="00A65FB8">
      <w:pPr>
        <w:pStyle w:val="CommentText"/>
      </w:pPr>
      <w:r>
        <w:rPr>
          <w:rStyle w:val="CommentReference"/>
        </w:rPr>
        <w:annotationRef/>
      </w:r>
      <w:r>
        <w:t>Will the validity of this data-driven approach be assessed as part of your thesis, or is this already a well-established way of determining the lookback period? (I haven’t read reference 5, but it’s quite recent so I don’t know if it is reporting something new and previously untried). If not already well-established then say that you will assess this and omit ‘preferred method’ from this sentence.</w:t>
      </w:r>
    </w:p>
  </w:comment>
  <w:comment w:id="4801" w:author="Guilherme Pessoa-Amorim [2]" w:date="2021-11-15T13:59:00Z" w:initials="GP">
    <w:p w14:paraId="39D6889F" w14:textId="70AF3827" w:rsidR="00A65FB8" w:rsidRDefault="00A65FB8">
      <w:pPr>
        <w:pStyle w:val="CommentText"/>
      </w:pPr>
      <w:r>
        <w:rPr>
          <w:rStyle w:val="CommentReference"/>
        </w:rPr>
        <w:annotationRef/>
      </w:r>
      <w:r>
        <w:t>Agreed; there is a lot of research being done using both approaches; the data-driven approach seems to be gaining moment for the reasons mentioned here but I don’t think it can be said it is well-established</w:t>
      </w:r>
    </w:p>
  </w:comment>
  <w:comment w:id="5753" w:author="Will Stevens" w:date="2021-11-12T12:37:00Z" w:initials="WS">
    <w:p w14:paraId="1C0CB3C8" w14:textId="68A389A4" w:rsidR="00A65FB8" w:rsidRDefault="00A65FB8">
      <w:pPr>
        <w:pStyle w:val="CommentText"/>
      </w:pPr>
      <w:r>
        <w:rPr>
          <w:rStyle w:val="CommentReference"/>
        </w:rPr>
        <w:annotationRef/>
      </w:r>
      <w:r>
        <w:t>One issue is WHODrug mapping from RCD sources: CM requires drugs to be coded using WHODrug.</w:t>
      </w:r>
    </w:p>
  </w:comment>
  <w:comment w:id="5936" w:author="Guilherme Pessoa-Amorim [2]" w:date="2021-11-15T12:44:00Z" w:initials="GP">
    <w:p w14:paraId="43FBB8B0" w14:textId="29149EA8" w:rsidR="00A65FB8" w:rsidRDefault="00A65FB8">
      <w:pPr>
        <w:pStyle w:val="CommentText"/>
      </w:pPr>
      <w:r>
        <w:rPr>
          <w:rStyle w:val="CommentReference"/>
        </w:rPr>
        <w:annotationRef/>
      </w:r>
      <w:r>
        <w:t>Need to properly discuss this with a statistician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92A1F6" w15:done="0"/>
  <w15:commentEx w15:paraId="17C8B00B" w15:done="1"/>
  <w15:commentEx w15:paraId="09166187" w15:paraIdParent="17C8B00B" w15:done="1"/>
  <w15:commentEx w15:paraId="64E195CA" w15:done="1"/>
  <w15:commentEx w15:paraId="3D3C410C" w15:paraIdParent="64E195CA" w15:done="1"/>
  <w15:commentEx w15:paraId="2FF3E339" w15:done="1"/>
  <w15:commentEx w15:paraId="3A60E0A4" w15:paraIdParent="2FF3E339" w15:done="1"/>
  <w15:commentEx w15:paraId="7B994A77" w15:done="1"/>
  <w15:commentEx w15:paraId="42CAB410" w15:paraIdParent="7B994A77" w15:done="1"/>
  <w15:commentEx w15:paraId="5AA01645" w15:done="1"/>
  <w15:commentEx w15:paraId="2D01ABEB" w15:paraIdParent="5AA01645" w15:done="1"/>
  <w15:commentEx w15:paraId="7CD927F4" w15:done="0"/>
  <w15:commentEx w15:paraId="4C9E4BA4" w15:done="0"/>
  <w15:commentEx w15:paraId="7F6964E8" w15:paraIdParent="4C9E4BA4" w15:done="0"/>
  <w15:commentEx w15:paraId="1D3C2660" w15:done="1"/>
  <w15:commentEx w15:paraId="5EC83DF1" w15:paraIdParent="1D3C2660" w15:done="1"/>
  <w15:commentEx w15:paraId="69ABAD4C" w15:done="1"/>
  <w15:commentEx w15:paraId="5125B459" w15:paraIdParent="69ABAD4C" w15:done="1"/>
  <w15:commentEx w15:paraId="5DC74779" w15:paraIdParent="5125B459" w15:done="1"/>
  <w15:commentEx w15:paraId="01FF8EA8" w15:done="1"/>
  <w15:commentEx w15:paraId="2190C2D2" w15:paraIdParent="01FF8EA8" w15:done="1"/>
  <w15:commentEx w15:paraId="41A9A534" w15:done="1"/>
  <w15:commentEx w15:paraId="2946FBD6" w15:paraIdParent="41A9A534" w15:done="1"/>
  <w15:commentEx w15:paraId="21B0454C" w15:done="1"/>
  <w15:commentEx w15:paraId="2471E028" w15:done="1"/>
  <w15:commentEx w15:paraId="58BD77DD" w15:paraIdParent="2471E028" w15:done="1"/>
  <w15:commentEx w15:paraId="1C9C26C0" w15:done="1"/>
  <w15:commentEx w15:paraId="6C17BDF1" w15:paraIdParent="1C9C26C0" w15:done="1"/>
  <w15:commentEx w15:paraId="3996F7D7" w15:done="1"/>
  <w15:commentEx w15:paraId="0FE358C2" w15:paraIdParent="3996F7D7" w15:done="1"/>
  <w15:commentEx w15:paraId="18E46824" w15:done="0"/>
  <w15:commentEx w15:paraId="1786BF7D" w15:done="1"/>
  <w15:commentEx w15:paraId="24F4031D" w15:paraIdParent="1786BF7D" w15:done="1"/>
  <w15:commentEx w15:paraId="64B4D814" w15:paraIdParent="1786BF7D" w15:done="1"/>
  <w15:commentEx w15:paraId="5F9E4065" w15:done="0"/>
  <w15:commentEx w15:paraId="39D6889F" w15:paraIdParent="5F9E4065" w15:done="0"/>
  <w15:commentEx w15:paraId="1C0CB3C8" w15:done="0"/>
  <w15:commentEx w15:paraId="43FBB8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32CF5" w16cex:dateUtc="2021-09-20T14:53:00Z"/>
  <w16cex:commentExtensible w16cex:durableId="24D24534" w16cex:dateUtc="2021-08-26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E4CEEA" w16cid:durableId="24F32CF5"/>
  <w16cid:commentId w16cid:paraId="37E9609B" w16cid:durableId="24D2453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4C7C9" w14:textId="77777777" w:rsidR="00A65FB8" w:rsidRDefault="00A65FB8" w:rsidP="00244FEA">
      <w:r>
        <w:separator/>
      </w:r>
    </w:p>
  </w:endnote>
  <w:endnote w:type="continuationSeparator" w:id="0">
    <w:p w14:paraId="3A05A947" w14:textId="77777777" w:rsidR="00A65FB8" w:rsidRDefault="00A65FB8" w:rsidP="00244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lish">
    <w:panose1 w:val="00000000000000000000"/>
    <w:charset w:val="00"/>
    <w:family w:val="auto"/>
    <w:pitch w:val="variable"/>
    <w:sig w:usb0="A00002FF" w:usb1="5000204B"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C686" w14:textId="14F3009C" w:rsidR="00A65FB8" w:rsidRPr="006A39A0" w:rsidRDefault="00A65FB8">
    <w:pPr>
      <w:pStyle w:val="Footer"/>
      <w:rPr>
        <w:lang w:val="pt-PT"/>
      </w:rPr>
    </w:pPr>
    <w:r>
      <w:rPr>
        <w:lang w:val="pt-PT"/>
      </w:rPr>
      <w:t>V0.1</w:t>
    </w:r>
    <w:r>
      <w:rPr>
        <w:lang w:val="pt-PT"/>
      </w:rPr>
      <w:tab/>
    </w:r>
    <w:r>
      <w:rPr>
        <w:lang w:val="pt-PT"/>
      </w:rPr>
      <w:tab/>
      <w:t>21-09-2021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A31ED" w14:textId="77777777" w:rsidR="00A65FB8" w:rsidRDefault="00A65FB8" w:rsidP="00244FEA">
      <w:r>
        <w:separator/>
      </w:r>
    </w:p>
  </w:footnote>
  <w:footnote w:type="continuationSeparator" w:id="0">
    <w:p w14:paraId="108EBD27" w14:textId="77777777" w:rsidR="00A65FB8" w:rsidRDefault="00A65FB8" w:rsidP="00244F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7DED"/>
    <w:multiLevelType w:val="hybridMultilevel"/>
    <w:tmpl w:val="7AF8057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6244BF2"/>
    <w:multiLevelType w:val="hybridMultilevel"/>
    <w:tmpl w:val="C16001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2C3B94"/>
    <w:multiLevelType w:val="multilevel"/>
    <w:tmpl w:val="34504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2035EA"/>
    <w:multiLevelType w:val="hybridMultilevel"/>
    <w:tmpl w:val="B7B41BAE"/>
    <w:lvl w:ilvl="0" w:tplc="B8C60F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B681864"/>
    <w:multiLevelType w:val="hybridMultilevel"/>
    <w:tmpl w:val="A788AF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8708A"/>
    <w:multiLevelType w:val="hybridMultilevel"/>
    <w:tmpl w:val="70D89A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2C237CD"/>
    <w:multiLevelType w:val="hybridMultilevel"/>
    <w:tmpl w:val="0E18EE5A"/>
    <w:lvl w:ilvl="0" w:tplc="5750F5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3132A0"/>
    <w:multiLevelType w:val="hybridMultilevel"/>
    <w:tmpl w:val="DC80D8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D2E0736"/>
    <w:multiLevelType w:val="hybridMultilevel"/>
    <w:tmpl w:val="CA8274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E873148"/>
    <w:multiLevelType w:val="hybridMultilevel"/>
    <w:tmpl w:val="03645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B13DFD"/>
    <w:multiLevelType w:val="hybridMultilevel"/>
    <w:tmpl w:val="DA0A6BF4"/>
    <w:lvl w:ilvl="0" w:tplc="4A7CE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CF6E72"/>
    <w:multiLevelType w:val="hybridMultilevel"/>
    <w:tmpl w:val="4AA40EB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6DB388A"/>
    <w:multiLevelType w:val="hybridMultilevel"/>
    <w:tmpl w:val="62667C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A31FC"/>
    <w:multiLevelType w:val="hybridMultilevel"/>
    <w:tmpl w:val="8864FE4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3ABE3A92"/>
    <w:multiLevelType w:val="hybridMultilevel"/>
    <w:tmpl w:val="750CB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CC2789"/>
    <w:multiLevelType w:val="hybridMultilevel"/>
    <w:tmpl w:val="8F10E0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F56128"/>
    <w:multiLevelType w:val="hybridMultilevel"/>
    <w:tmpl w:val="333027A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3C17790"/>
    <w:multiLevelType w:val="hybridMultilevel"/>
    <w:tmpl w:val="4FF273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B658C8"/>
    <w:multiLevelType w:val="hybridMultilevel"/>
    <w:tmpl w:val="D0FA92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5C0479"/>
    <w:multiLevelType w:val="hybridMultilevel"/>
    <w:tmpl w:val="A3F45E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6F0915"/>
    <w:multiLevelType w:val="hybridMultilevel"/>
    <w:tmpl w:val="DB70D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2A6455"/>
    <w:multiLevelType w:val="hybridMultilevel"/>
    <w:tmpl w:val="CADC1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EE0C6F"/>
    <w:multiLevelType w:val="hybridMultilevel"/>
    <w:tmpl w:val="5C2203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CAE511B"/>
    <w:multiLevelType w:val="hybridMultilevel"/>
    <w:tmpl w:val="9926DC8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5DC063E9"/>
    <w:multiLevelType w:val="multilevel"/>
    <w:tmpl w:val="180E19C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E7B69AC"/>
    <w:multiLevelType w:val="hybridMultilevel"/>
    <w:tmpl w:val="58A4EDC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61E42247"/>
    <w:multiLevelType w:val="hybridMultilevel"/>
    <w:tmpl w:val="2CEE09E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5B392B"/>
    <w:multiLevelType w:val="hybridMultilevel"/>
    <w:tmpl w:val="DC88C6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A173AFD"/>
    <w:multiLevelType w:val="hybridMultilevel"/>
    <w:tmpl w:val="380C8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4B0E53"/>
    <w:multiLevelType w:val="hybridMultilevel"/>
    <w:tmpl w:val="4C46A6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C0F44DB"/>
    <w:multiLevelType w:val="hybridMultilevel"/>
    <w:tmpl w:val="0F127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1E40EF"/>
    <w:multiLevelType w:val="hybridMultilevel"/>
    <w:tmpl w:val="9C3C1F3A"/>
    <w:lvl w:ilvl="0" w:tplc="08090001">
      <w:start w:val="1"/>
      <w:numFmt w:val="bullet"/>
      <w:lvlText w:val=""/>
      <w:lvlJc w:val="left"/>
      <w:pPr>
        <w:ind w:left="180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4216CB3E">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266A64"/>
    <w:multiLevelType w:val="hybridMultilevel"/>
    <w:tmpl w:val="01D6C698"/>
    <w:lvl w:ilvl="0" w:tplc="6F9C41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49E2191"/>
    <w:multiLevelType w:val="hybridMultilevel"/>
    <w:tmpl w:val="EF88D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80D4B26"/>
    <w:multiLevelType w:val="hybridMultilevel"/>
    <w:tmpl w:val="177077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30"/>
  </w:num>
  <w:num w:numId="3">
    <w:abstractNumId w:val="15"/>
  </w:num>
  <w:num w:numId="4">
    <w:abstractNumId w:val="29"/>
  </w:num>
  <w:num w:numId="5">
    <w:abstractNumId w:val="4"/>
  </w:num>
  <w:num w:numId="6">
    <w:abstractNumId w:val="34"/>
  </w:num>
  <w:num w:numId="7">
    <w:abstractNumId w:val="8"/>
  </w:num>
  <w:num w:numId="8">
    <w:abstractNumId w:val="5"/>
  </w:num>
  <w:num w:numId="9">
    <w:abstractNumId w:val="21"/>
  </w:num>
  <w:num w:numId="10">
    <w:abstractNumId w:val="9"/>
  </w:num>
  <w:num w:numId="11">
    <w:abstractNumId w:val="3"/>
  </w:num>
  <w:num w:numId="12">
    <w:abstractNumId w:val="32"/>
  </w:num>
  <w:num w:numId="13">
    <w:abstractNumId w:val="31"/>
  </w:num>
  <w:num w:numId="14">
    <w:abstractNumId w:val="22"/>
  </w:num>
  <w:num w:numId="15">
    <w:abstractNumId w:val="7"/>
  </w:num>
  <w:num w:numId="16">
    <w:abstractNumId w:val="16"/>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3"/>
  </w:num>
  <w:num w:numId="21">
    <w:abstractNumId w:val="14"/>
  </w:num>
  <w:num w:numId="22">
    <w:abstractNumId w:val="1"/>
  </w:num>
  <w:num w:numId="23">
    <w:abstractNumId w:val="12"/>
  </w:num>
  <w:num w:numId="24">
    <w:abstractNumId w:val="26"/>
  </w:num>
  <w:num w:numId="25">
    <w:abstractNumId w:val="11"/>
  </w:num>
  <w:num w:numId="26">
    <w:abstractNumId w:val="17"/>
  </w:num>
  <w:num w:numId="27">
    <w:abstractNumId w:val="18"/>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9"/>
  </w:num>
  <w:num w:numId="31">
    <w:abstractNumId w:val="24"/>
  </w:num>
  <w:num w:numId="32">
    <w:abstractNumId w:val="24"/>
  </w:num>
  <w:num w:numId="33">
    <w:abstractNumId w:val="33"/>
  </w:num>
  <w:num w:numId="34">
    <w:abstractNumId w:val="2"/>
  </w:num>
  <w:num w:numId="35">
    <w:abstractNumId w:val="6"/>
  </w:num>
  <w:num w:numId="36">
    <w:abstractNumId w:val="10"/>
  </w:num>
  <w:num w:numId="37">
    <w:abstractNumId w:val="28"/>
  </w:num>
  <w:num w:numId="38">
    <w:abstractNumId w:val="13"/>
  </w:num>
  <w:num w:numId="39">
    <w:abstractNumId w:val="27"/>
  </w:num>
  <w:num w:numId="40">
    <w:abstractNumId w:val="0"/>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ilherme Pessoa-Amorim">
    <w15:presenceInfo w15:providerId="AD" w15:userId="S-1-5-21-944046252-2799899743-1142484129-6514"/>
  </w15:person>
  <w15:person w15:author="Guilherme Pessoa-Amorim [2]">
    <w15:presenceInfo w15:providerId="None" w15:userId="Guilherme Pessoa-Amorim"/>
  </w15:person>
  <w15:person w15:author="Will Stevens">
    <w15:presenceInfo w15:providerId="AD" w15:userId="S-1-5-21-944046252-2799899743-1142484129-3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F64"/>
    <w:rsid w:val="00016C86"/>
    <w:rsid w:val="00041809"/>
    <w:rsid w:val="00042004"/>
    <w:rsid w:val="00062ADF"/>
    <w:rsid w:val="000703E1"/>
    <w:rsid w:val="0008314D"/>
    <w:rsid w:val="00083D41"/>
    <w:rsid w:val="000A2332"/>
    <w:rsid w:val="000B55C3"/>
    <w:rsid w:val="000B7425"/>
    <w:rsid w:val="000C2573"/>
    <w:rsid w:val="000C745B"/>
    <w:rsid w:val="000C7AE7"/>
    <w:rsid w:val="000D3E04"/>
    <w:rsid w:val="000D7C77"/>
    <w:rsid w:val="000E01F1"/>
    <w:rsid w:val="000E4CF4"/>
    <w:rsid w:val="000F6EB7"/>
    <w:rsid w:val="00100770"/>
    <w:rsid w:val="00102BDD"/>
    <w:rsid w:val="0010339E"/>
    <w:rsid w:val="001049C9"/>
    <w:rsid w:val="001139AB"/>
    <w:rsid w:val="001177E0"/>
    <w:rsid w:val="00136D3F"/>
    <w:rsid w:val="001505F8"/>
    <w:rsid w:val="00162CDF"/>
    <w:rsid w:val="001714F5"/>
    <w:rsid w:val="00184D6C"/>
    <w:rsid w:val="00193616"/>
    <w:rsid w:val="001A30FF"/>
    <w:rsid w:val="001B06EE"/>
    <w:rsid w:val="001B0D2C"/>
    <w:rsid w:val="001C4DDF"/>
    <w:rsid w:val="001C7CAD"/>
    <w:rsid w:val="001F1A7F"/>
    <w:rsid w:val="001F3FF5"/>
    <w:rsid w:val="001F4E0E"/>
    <w:rsid w:val="002038DF"/>
    <w:rsid w:val="00220C9B"/>
    <w:rsid w:val="002249A4"/>
    <w:rsid w:val="00225A30"/>
    <w:rsid w:val="00230223"/>
    <w:rsid w:val="0023499A"/>
    <w:rsid w:val="0023604F"/>
    <w:rsid w:val="002411FC"/>
    <w:rsid w:val="00242D04"/>
    <w:rsid w:val="00244FEA"/>
    <w:rsid w:val="00247EAF"/>
    <w:rsid w:val="002511BE"/>
    <w:rsid w:val="00286D90"/>
    <w:rsid w:val="00287FED"/>
    <w:rsid w:val="0029007B"/>
    <w:rsid w:val="00291A85"/>
    <w:rsid w:val="002938CE"/>
    <w:rsid w:val="002A1D90"/>
    <w:rsid w:val="002B3736"/>
    <w:rsid w:val="002C12F5"/>
    <w:rsid w:val="002E1F56"/>
    <w:rsid w:val="002F635D"/>
    <w:rsid w:val="0030567F"/>
    <w:rsid w:val="003337BB"/>
    <w:rsid w:val="00336B97"/>
    <w:rsid w:val="003531BB"/>
    <w:rsid w:val="00370F93"/>
    <w:rsid w:val="0037403B"/>
    <w:rsid w:val="00383016"/>
    <w:rsid w:val="003B0ECE"/>
    <w:rsid w:val="003B7E73"/>
    <w:rsid w:val="003C17A6"/>
    <w:rsid w:val="003C1E09"/>
    <w:rsid w:val="003C360F"/>
    <w:rsid w:val="003C3F18"/>
    <w:rsid w:val="003C59B9"/>
    <w:rsid w:val="003C7E2B"/>
    <w:rsid w:val="003E1E1D"/>
    <w:rsid w:val="003E336D"/>
    <w:rsid w:val="003E7522"/>
    <w:rsid w:val="003E7EF3"/>
    <w:rsid w:val="00417953"/>
    <w:rsid w:val="0042234B"/>
    <w:rsid w:val="00430BB2"/>
    <w:rsid w:val="00435404"/>
    <w:rsid w:val="00441E14"/>
    <w:rsid w:val="0044454F"/>
    <w:rsid w:val="00451B5E"/>
    <w:rsid w:val="00452E56"/>
    <w:rsid w:val="00464A34"/>
    <w:rsid w:val="004756D7"/>
    <w:rsid w:val="004767AC"/>
    <w:rsid w:val="0048450E"/>
    <w:rsid w:val="00490DCF"/>
    <w:rsid w:val="00495ECE"/>
    <w:rsid w:val="004C20A8"/>
    <w:rsid w:val="004C3999"/>
    <w:rsid w:val="004D6A39"/>
    <w:rsid w:val="004E0E9E"/>
    <w:rsid w:val="00501858"/>
    <w:rsid w:val="005069DC"/>
    <w:rsid w:val="0050734D"/>
    <w:rsid w:val="00507CEF"/>
    <w:rsid w:val="00516037"/>
    <w:rsid w:val="0052594C"/>
    <w:rsid w:val="0053593C"/>
    <w:rsid w:val="00536ADA"/>
    <w:rsid w:val="00542D5F"/>
    <w:rsid w:val="00546B14"/>
    <w:rsid w:val="0057275C"/>
    <w:rsid w:val="00584C6A"/>
    <w:rsid w:val="005863D1"/>
    <w:rsid w:val="00593F16"/>
    <w:rsid w:val="005B76F3"/>
    <w:rsid w:val="005C0339"/>
    <w:rsid w:val="005C3C3D"/>
    <w:rsid w:val="005D4993"/>
    <w:rsid w:val="005F270B"/>
    <w:rsid w:val="005F4C7F"/>
    <w:rsid w:val="00603165"/>
    <w:rsid w:val="0060723A"/>
    <w:rsid w:val="00611154"/>
    <w:rsid w:val="00631788"/>
    <w:rsid w:val="006323BC"/>
    <w:rsid w:val="006404B2"/>
    <w:rsid w:val="0064743D"/>
    <w:rsid w:val="006516EF"/>
    <w:rsid w:val="00673354"/>
    <w:rsid w:val="00676D30"/>
    <w:rsid w:val="0068209D"/>
    <w:rsid w:val="006844A9"/>
    <w:rsid w:val="006902D6"/>
    <w:rsid w:val="0069522D"/>
    <w:rsid w:val="006A2F7D"/>
    <w:rsid w:val="006A39A0"/>
    <w:rsid w:val="006B02E0"/>
    <w:rsid w:val="006B1B5A"/>
    <w:rsid w:val="006B20A9"/>
    <w:rsid w:val="006D4575"/>
    <w:rsid w:val="006D5F6A"/>
    <w:rsid w:val="006E5244"/>
    <w:rsid w:val="006E744A"/>
    <w:rsid w:val="006F6611"/>
    <w:rsid w:val="0071035B"/>
    <w:rsid w:val="00710766"/>
    <w:rsid w:val="00710F31"/>
    <w:rsid w:val="0072438D"/>
    <w:rsid w:val="0072588C"/>
    <w:rsid w:val="0072612F"/>
    <w:rsid w:val="007517A3"/>
    <w:rsid w:val="00772772"/>
    <w:rsid w:val="007736B4"/>
    <w:rsid w:val="00773A11"/>
    <w:rsid w:val="00784D87"/>
    <w:rsid w:val="00784DBC"/>
    <w:rsid w:val="007867B6"/>
    <w:rsid w:val="007938A0"/>
    <w:rsid w:val="007940B5"/>
    <w:rsid w:val="00797C4F"/>
    <w:rsid w:val="007A47AD"/>
    <w:rsid w:val="007C1AC0"/>
    <w:rsid w:val="007C7566"/>
    <w:rsid w:val="007D63AD"/>
    <w:rsid w:val="007F0415"/>
    <w:rsid w:val="007F090B"/>
    <w:rsid w:val="007F56EA"/>
    <w:rsid w:val="00806491"/>
    <w:rsid w:val="0081736E"/>
    <w:rsid w:val="008173E1"/>
    <w:rsid w:val="00826430"/>
    <w:rsid w:val="00886B56"/>
    <w:rsid w:val="00891CC7"/>
    <w:rsid w:val="0089303D"/>
    <w:rsid w:val="008A7880"/>
    <w:rsid w:val="008B1678"/>
    <w:rsid w:val="008B7366"/>
    <w:rsid w:val="008C55A9"/>
    <w:rsid w:val="008D3C2F"/>
    <w:rsid w:val="008E2C1E"/>
    <w:rsid w:val="008F3376"/>
    <w:rsid w:val="00900505"/>
    <w:rsid w:val="0090421B"/>
    <w:rsid w:val="00907604"/>
    <w:rsid w:val="00910611"/>
    <w:rsid w:val="00911010"/>
    <w:rsid w:val="00911CDC"/>
    <w:rsid w:val="00915FB4"/>
    <w:rsid w:val="009170E4"/>
    <w:rsid w:val="0093051F"/>
    <w:rsid w:val="00935C98"/>
    <w:rsid w:val="00941700"/>
    <w:rsid w:val="0095372F"/>
    <w:rsid w:val="00954231"/>
    <w:rsid w:val="00962A1E"/>
    <w:rsid w:val="00965A0E"/>
    <w:rsid w:val="00972E7C"/>
    <w:rsid w:val="009746A2"/>
    <w:rsid w:val="0097604B"/>
    <w:rsid w:val="00990EB5"/>
    <w:rsid w:val="00993D25"/>
    <w:rsid w:val="009B0FD2"/>
    <w:rsid w:val="009B350A"/>
    <w:rsid w:val="009B3963"/>
    <w:rsid w:val="009B58EF"/>
    <w:rsid w:val="009C1E78"/>
    <w:rsid w:val="009C4B78"/>
    <w:rsid w:val="009C6574"/>
    <w:rsid w:val="009C7B29"/>
    <w:rsid w:val="009E38C3"/>
    <w:rsid w:val="00A008A5"/>
    <w:rsid w:val="00A05310"/>
    <w:rsid w:val="00A15D4A"/>
    <w:rsid w:val="00A33D36"/>
    <w:rsid w:val="00A33FFA"/>
    <w:rsid w:val="00A635E6"/>
    <w:rsid w:val="00A65FB8"/>
    <w:rsid w:val="00A73E5E"/>
    <w:rsid w:val="00A821DE"/>
    <w:rsid w:val="00A92363"/>
    <w:rsid w:val="00A926A6"/>
    <w:rsid w:val="00A92711"/>
    <w:rsid w:val="00A93159"/>
    <w:rsid w:val="00A9453C"/>
    <w:rsid w:val="00AA61A6"/>
    <w:rsid w:val="00AB4309"/>
    <w:rsid w:val="00AD296F"/>
    <w:rsid w:val="00AD5BB6"/>
    <w:rsid w:val="00AD5CDC"/>
    <w:rsid w:val="00AF61C5"/>
    <w:rsid w:val="00B020FA"/>
    <w:rsid w:val="00B0249A"/>
    <w:rsid w:val="00B17BB5"/>
    <w:rsid w:val="00B203EF"/>
    <w:rsid w:val="00B41B8F"/>
    <w:rsid w:val="00B51974"/>
    <w:rsid w:val="00B66C8E"/>
    <w:rsid w:val="00B748E3"/>
    <w:rsid w:val="00B86F5D"/>
    <w:rsid w:val="00BA1EF1"/>
    <w:rsid w:val="00BA301B"/>
    <w:rsid w:val="00BA4449"/>
    <w:rsid w:val="00BA4F85"/>
    <w:rsid w:val="00BA6A11"/>
    <w:rsid w:val="00BB72E6"/>
    <w:rsid w:val="00BC3133"/>
    <w:rsid w:val="00BC484B"/>
    <w:rsid w:val="00BE3377"/>
    <w:rsid w:val="00BF0F6D"/>
    <w:rsid w:val="00BF73BA"/>
    <w:rsid w:val="00C0310B"/>
    <w:rsid w:val="00C12A2D"/>
    <w:rsid w:val="00C16B00"/>
    <w:rsid w:val="00C3573B"/>
    <w:rsid w:val="00C43364"/>
    <w:rsid w:val="00C451C0"/>
    <w:rsid w:val="00C51EA8"/>
    <w:rsid w:val="00C5376D"/>
    <w:rsid w:val="00C543D2"/>
    <w:rsid w:val="00C60B8D"/>
    <w:rsid w:val="00C6433C"/>
    <w:rsid w:val="00C653CB"/>
    <w:rsid w:val="00C74F64"/>
    <w:rsid w:val="00C767B5"/>
    <w:rsid w:val="00C81D52"/>
    <w:rsid w:val="00C84D0F"/>
    <w:rsid w:val="00C93548"/>
    <w:rsid w:val="00CB6DB6"/>
    <w:rsid w:val="00CC7052"/>
    <w:rsid w:val="00CD6F60"/>
    <w:rsid w:val="00D13C5C"/>
    <w:rsid w:val="00D30B33"/>
    <w:rsid w:val="00D532AC"/>
    <w:rsid w:val="00D543EC"/>
    <w:rsid w:val="00D55162"/>
    <w:rsid w:val="00D6021B"/>
    <w:rsid w:val="00D863CD"/>
    <w:rsid w:val="00D87F19"/>
    <w:rsid w:val="00D93BEF"/>
    <w:rsid w:val="00D9517A"/>
    <w:rsid w:val="00D96DAB"/>
    <w:rsid w:val="00DB314E"/>
    <w:rsid w:val="00DB7745"/>
    <w:rsid w:val="00DC3D0D"/>
    <w:rsid w:val="00DD2649"/>
    <w:rsid w:val="00DD2CAA"/>
    <w:rsid w:val="00DD657F"/>
    <w:rsid w:val="00DE4F24"/>
    <w:rsid w:val="00DF32C7"/>
    <w:rsid w:val="00DF5514"/>
    <w:rsid w:val="00E1085E"/>
    <w:rsid w:val="00E2449C"/>
    <w:rsid w:val="00E27990"/>
    <w:rsid w:val="00E365A9"/>
    <w:rsid w:val="00E450C5"/>
    <w:rsid w:val="00E50C4D"/>
    <w:rsid w:val="00E51680"/>
    <w:rsid w:val="00E644B5"/>
    <w:rsid w:val="00E73CB3"/>
    <w:rsid w:val="00E75CD6"/>
    <w:rsid w:val="00E764A3"/>
    <w:rsid w:val="00E81441"/>
    <w:rsid w:val="00E81C86"/>
    <w:rsid w:val="00E914DD"/>
    <w:rsid w:val="00EA2FA7"/>
    <w:rsid w:val="00EB2C30"/>
    <w:rsid w:val="00EB56F0"/>
    <w:rsid w:val="00EB6650"/>
    <w:rsid w:val="00EC066A"/>
    <w:rsid w:val="00EC47D4"/>
    <w:rsid w:val="00ED0811"/>
    <w:rsid w:val="00ED1B27"/>
    <w:rsid w:val="00EE01F8"/>
    <w:rsid w:val="00F10355"/>
    <w:rsid w:val="00F22D32"/>
    <w:rsid w:val="00F27327"/>
    <w:rsid w:val="00F41AF3"/>
    <w:rsid w:val="00F52E1F"/>
    <w:rsid w:val="00F555CC"/>
    <w:rsid w:val="00F65D45"/>
    <w:rsid w:val="00F71764"/>
    <w:rsid w:val="00F721CD"/>
    <w:rsid w:val="00F902B9"/>
    <w:rsid w:val="00F96E44"/>
    <w:rsid w:val="00FA03A6"/>
    <w:rsid w:val="00FA6555"/>
    <w:rsid w:val="00FB568A"/>
    <w:rsid w:val="00FB7907"/>
    <w:rsid w:val="00FC1214"/>
    <w:rsid w:val="00FD09DE"/>
    <w:rsid w:val="00FE0FDE"/>
    <w:rsid w:val="00FE4140"/>
    <w:rsid w:val="00FF16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75C1"/>
  <w15:chartTrackingRefBased/>
  <w15:docId w15:val="{79A1E9FF-2D67-6F4B-8F74-808556BA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C5C"/>
  </w:style>
  <w:style w:type="paragraph" w:styleId="Heading1">
    <w:name w:val="heading 1"/>
    <w:basedOn w:val="Normal"/>
    <w:next w:val="Normal"/>
    <w:link w:val="Heading1Char"/>
    <w:uiPriority w:val="9"/>
    <w:qFormat/>
    <w:rsid w:val="00C12A2D"/>
    <w:pPr>
      <w:keepNext/>
      <w:keepLines/>
      <w:numPr>
        <w:numId w:val="1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A2D"/>
    <w:pPr>
      <w:keepNext/>
      <w:keepLines/>
      <w:numPr>
        <w:ilvl w:val="1"/>
        <w:numId w:val="1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A2D"/>
    <w:pPr>
      <w:keepNext/>
      <w:keepLines/>
      <w:numPr>
        <w:ilvl w:val="2"/>
        <w:numId w:val="1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12A2D"/>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link w:val="Heading5Char"/>
    <w:autoRedefine/>
    <w:uiPriority w:val="9"/>
    <w:unhideWhenUsed/>
    <w:qFormat/>
    <w:rsid w:val="000B7425"/>
    <w:pPr>
      <w:numPr>
        <w:ilvl w:val="4"/>
      </w:numPr>
      <w:outlineLvl w:val="4"/>
      <w:pPrChange w:id="0" w:author="Guilherme Pessoa-Amorim" w:date="2021-11-15T11:50:00Z">
        <w:pPr>
          <w:keepNext/>
          <w:keepLines/>
          <w:numPr>
            <w:ilvl w:val="4"/>
            <w:numId w:val="34"/>
          </w:numPr>
          <w:spacing w:before="40"/>
          <w:ind w:left="2232" w:hanging="792"/>
          <w:outlineLvl w:val="4"/>
        </w:pPr>
      </w:pPrChange>
    </w:pPr>
    <w:rPr>
      <w:rPrChange w:id="0" w:author="Guilherme Pessoa-Amorim" w:date="2021-11-15T11:50:00Z">
        <w:rPr>
          <w:rFonts w:asciiTheme="majorHAnsi" w:eastAsiaTheme="majorEastAsia" w:hAnsiTheme="majorHAnsi" w:cstheme="majorBidi"/>
          <w:color w:val="2F5496" w:themeColor="accent1" w:themeShade="BF"/>
          <w:sz w:val="24"/>
          <w:szCs w:val="24"/>
          <w:lang w:val="en-GB"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64"/>
    <w:pPr>
      <w:ind w:left="720"/>
      <w:contextualSpacing/>
    </w:pPr>
  </w:style>
  <w:style w:type="character" w:styleId="CommentReference">
    <w:name w:val="annotation reference"/>
    <w:basedOn w:val="DefaultParagraphFont"/>
    <w:uiPriority w:val="99"/>
    <w:semiHidden/>
    <w:unhideWhenUsed/>
    <w:rsid w:val="0042234B"/>
    <w:rPr>
      <w:sz w:val="16"/>
      <w:szCs w:val="16"/>
    </w:rPr>
  </w:style>
  <w:style w:type="paragraph" w:styleId="CommentText">
    <w:name w:val="annotation text"/>
    <w:basedOn w:val="Normal"/>
    <w:link w:val="CommentTextChar"/>
    <w:uiPriority w:val="99"/>
    <w:semiHidden/>
    <w:unhideWhenUsed/>
    <w:rsid w:val="0042234B"/>
    <w:rPr>
      <w:sz w:val="20"/>
      <w:szCs w:val="20"/>
    </w:rPr>
  </w:style>
  <w:style w:type="character" w:customStyle="1" w:styleId="CommentTextChar">
    <w:name w:val="Comment Text Char"/>
    <w:basedOn w:val="DefaultParagraphFont"/>
    <w:link w:val="CommentText"/>
    <w:uiPriority w:val="99"/>
    <w:semiHidden/>
    <w:rsid w:val="0042234B"/>
    <w:rPr>
      <w:sz w:val="20"/>
      <w:szCs w:val="20"/>
    </w:rPr>
  </w:style>
  <w:style w:type="paragraph" w:styleId="CommentSubject">
    <w:name w:val="annotation subject"/>
    <w:basedOn w:val="CommentText"/>
    <w:next w:val="CommentText"/>
    <w:link w:val="CommentSubjectChar"/>
    <w:uiPriority w:val="99"/>
    <w:semiHidden/>
    <w:unhideWhenUsed/>
    <w:rsid w:val="0042234B"/>
    <w:rPr>
      <w:b/>
      <w:bCs/>
    </w:rPr>
  </w:style>
  <w:style w:type="character" w:customStyle="1" w:styleId="CommentSubjectChar">
    <w:name w:val="Comment Subject Char"/>
    <w:basedOn w:val="CommentTextChar"/>
    <w:link w:val="CommentSubject"/>
    <w:uiPriority w:val="99"/>
    <w:semiHidden/>
    <w:rsid w:val="0042234B"/>
    <w:rPr>
      <w:b/>
      <w:bCs/>
      <w:sz w:val="20"/>
      <w:szCs w:val="20"/>
    </w:rPr>
  </w:style>
  <w:style w:type="paragraph" w:styleId="NormalWeb">
    <w:name w:val="Normal (Web)"/>
    <w:basedOn w:val="Normal"/>
    <w:uiPriority w:val="99"/>
    <w:unhideWhenUsed/>
    <w:rsid w:val="0042234B"/>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244FEA"/>
    <w:pPr>
      <w:tabs>
        <w:tab w:val="center" w:pos="4513"/>
        <w:tab w:val="right" w:pos="9026"/>
      </w:tabs>
    </w:pPr>
  </w:style>
  <w:style w:type="character" w:customStyle="1" w:styleId="HeaderChar">
    <w:name w:val="Header Char"/>
    <w:basedOn w:val="DefaultParagraphFont"/>
    <w:link w:val="Header"/>
    <w:uiPriority w:val="99"/>
    <w:rsid w:val="00244FEA"/>
  </w:style>
  <w:style w:type="paragraph" w:styleId="Footer">
    <w:name w:val="footer"/>
    <w:basedOn w:val="Normal"/>
    <w:link w:val="FooterChar"/>
    <w:uiPriority w:val="99"/>
    <w:unhideWhenUsed/>
    <w:rsid w:val="00244FEA"/>
    <w:pPr>
      <w:tabs>
        <w:tab w:val="center" w:pos="4513"/>
        <w:tab w:val="right" w:pos="9026"/>
      </w:tabs>
    </w:pPr>
  </w:style>
  <w:style w:type="character" w:customStyle="1" w:styleId="FooterChar">
    <w:name w:val="Footer Char"/>
    <w:basedOn w:val="DefaultParagraphFont"/>
    <w:link w:val="Footer"/>
    <w:uiPriority w:val="99"/>
    <w:rsid w:val="00244FEA"/>
  </w:style>
  <w:style w:type="character" w:styleId="Strong">
    <w:name w:val="Strong"/>
    <w:basedOn w:val="DefaultParagraphFont"/>
    <w:uiPriority w:val="22"/>
    <w:qFormat/>
    <w:rsid w:val="00772772"/>
    <w:rPr>
      <w:b/>
      <w:bCs/>
    </w:rPr>
  </w:style>
  <w:style w:type="character" w:styleId="Emphasis">
    <w:name w:val="Emphasis"/>
    <w:basedOn w:val="DefaultParagraphFont"/>
    <w:uiPriority w:val="20"/>
    <w:qFormat/>
    <w:rsid w:val="00C51EA8"/>
    <w:rPr>
      <w:i/>
      <w:iCs/>
    </w:rPr>
  </w:style>
  <w:style w:type="character" w:styleId="Hyperlink">
    <w:name w:val="Hyperlink"/>
    <w:basedOn w:val="DefaultParagraphFont"/>
    <w:uiPriority w:val="99"/>
    <w:unhideWhenUsed/>
    <w:rsid w:val="0090421B"/>
    <w:rPr>
      <w:color w:val="0000FF"/>
      <w:u w:val="single"/>
    </w:rPr>
  </w:style>
  <w:style w:type="character" w:customStyle="1" w:styleId="Heading1Char">
    <w:name w:val="Heading 1 Char"/>
    <w:basedOn w:val="DefaultParagraphFont"/>
    <w:link w:val="Heading1"/>
    <w:uiPriority w:val="9"/>
    <w:rsid w:val="00C12A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2A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A2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12A2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D1B2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D1B27"/>
    <w:pPr>
      <w:spacing w:before="120"/>
    </w:pPr>
    <w:rPr>
      <w:rFonts w:cstheme="minorHAnsi"/>
      <w:b/>
      <w:bCs/>
      <w:i/>
      <w:iCs/>
    </w:rPr>
  </w:style>
  <w:style w:type="paragraph" w:styleId="TOC2">
    <w:name w:val="toc 2"/>
    <w:basedOn w:val="Normal"/>
    <w:next w:val="Normal"/>
    <w:autoRedefine/>
    <w:uiPriority w:val="39"/>
    <w:unhideWhenUsed/>
    <w:rsid w:val="00ED1B27"/>
    <w:pPr>
      <w:spacing w:before="120"/>
      <w:ind w:left="240"/>
    </w:pPr>
    <w:rPr>
      <w:rFonts w:cstheme="minorHAnsi"/>
      <w:b/>
      <w:bCs/>
      <w:sz w:val="22"/>
      <w:szCs w:val="22"/>
    </w:rPr>
  </w:style>
  <w:style w:type="paragraph" w:styleId="TOC3">
    <w:name w:val="toc 3"/>
    <w:basedOn w:val="Normal"/>
    <w:next w:val="Normal"/>
    <w:autoRedefine/>
    <w:uiPriority w:val="39"/>
    <w:unhideWhenUsed/>
    <w:rsid w:val="00ED1B27"/>
    <w:pPr>
      <w:ind w:left="480"/>
    </w:pPr>
    <w:rPr>
      <w:rFonts w:cstheme="minorHAnsi"/>
      <w:sz w:val="20"/>
      <w:szCs w:val="20"/>
    </w:rPr>
  </w:style>
  <w:style w:type="paragraph" w:styleId="TOC4">
    <w:name w:val="toc 4"/>
    <w:basedOn w:val="Normal"/>
    <w:next w:val="Normal"/>
    <w:autoRedefine/>
    <w:uiPriority w:val="39"/>
    <w:semiHidden/>
    <w:unhideWhenUsed/>
    <w:rsid w:val="00ED1B27"/>
    <w:pPr>
      <w:ind w:left="720"/>
    </w:pPr>
    <w:rPr>
      <w:rFonts w:cstheme="minorHAnsi"/>
      <w:sz w:val="20"/>
      <w:szCs w:val="20"/>
    </w:rPr>
  </w:style>
  <w:style w:type="paragraph" w:styleId="TOC5">
    <w:name w:val="toc 5"/>
    <w:basedOn w:val="Normal"/>
    <w:next w:val="Normal"/>
    <w:autoRedefine/>
    <w:uiPriority w:val="39"/>
    <w:semiHidden/>
    <w:unhideWhenUsed/>
    <w:rsid w:val="00ED1B27"/>
    <w:pPr>
      <w:ind w:left="960"/>
    </w:pPr>
    <w:rPr>
      <w:rFonts w:cstheme="minorHAnsi"/>
      <w:sz w:val="20"/>
      <w:szCs w:val="20"/>
    </w:rPr>
  </w:style>
  <w:style w:type="paragraph" w:styleId="TOC6">
    <w:name w:val="toc 6"/>
    <w:basedOn w:val="Normal"/>
    <w:next w:val="Normal"/>
    <w:autoRedefine/>
    <w:uiPriority w:val="39"/>
    <w:semiHidden/>
    <w:unhideWhenUsed/>
    <w:rsid w:val="00ED1B27"/>
    <w:pPr>
      <w:ind w:left="1200"/>
    </w:pPr>
    <w:rPr>
      <w:rFonts w:cstheme="minorHAnsi"/>
      <w:sz w:val="20"/>
      <w:szCs w:val="20"/>
    </w:rPr>
  </w:style>
  <w:style w:type="paragraph" w:styleId="TOC7">
    <w:name w:val="toc 7"/>
    <w:basedOn w:val="Normal"/>
    <w:next w:val="Normal"/>
    <w:autoRedefine/>
    <w:uiPriority w:val="39"/>
    <w:semiHidden/>
    <w:unhideWhenUsed/>
    <w:rsid w:val="00ED1B27"/>
    <w:pPr>
      <w:ind w:left="1440"/>
    </w:pPr>
    <w:rPr>
      <w:rFonts w:cstheme="minorHAnsi"/>
      <w:sz w:val="20"/>
      <w:szCs w:val="20"/>
    </w:rPr>
  </w:style>
  <w:style w:type="paragraph" w:styleId="TOC8">
    <w:name w:val="toc 8"/>
    <w:basedOn w:val="Normal"/>
    <w:next w:val="Normal"/>
    <w:autoRedefine/>
    <w:uiPriority w:val="39"/>
    <w:semiHidden/>
    <w:unhideWhenUsed/>
    <w:rsid w:val="00ED1B27"/>
    <w:pPr>
      <w:ind w:left="1680"/>
    </w:pPr>
    <w:rPr>
      <w:rFonts w:cstheme="minorHAnsi"/>
      <w:sz w:val="20"/>
      <w:szCs w:val="20"/>
    </w:rPr>
  </w:style>
  <w:style w:type="paragraph" w:styleId="TOC9">
    <w:name w:val="toc 9"/>
    <w:basedOn w:val="Normal"/>
    <w:next w:val="Normal"/>
    <w:autoRedefine/>
    <w:uiPriority w:val="39"/>
    <w:semiHidden/>
    <w:unhideWhenUsed/>
    <w:rsid w:val="00ED1B27"/>
    <w:pPr>
      <w:ind w:left="1920"/>
    </w:pPr>
    <w:rPr>
      <w:rFonts w:cstheme="minorHAnsi"/>
      <w:sz w:val="20"/>
      <w:szCs w:val="20"/>
    </w:rPr>
  </w:style>
  <w:style w:type="paragraph" w:styleId="Revision">
    <w:name w:val="Revision"/>
    <w:hidden/>
    <w:uiPriority w:val="99"/>
    <w:semiHidden/>
    <w:rsid w:val="00ED1B27"/>
  </w:style>
  <w:style w:type="character" w:customStyle="1" w:styleId="Heading5Char">
    <w:name w:val="Heading 5 Char"/>
    <w:basedOn w:val="DefaultParagraphFont"/>
    <w:link w:val="Heading5"/>
    <w:uiPriority w:val="9"/>
    <w:rsid w:val="000B742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A3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B20A9"/>
    <w:pPr>
      <w:tabs>
        <w:tab w:val="left" w:pos="500"/>
      </w:tabs>
      <w:spacing w:after="240"/>
      <w:ind w:left="504" w:hanging="504"/>
    </w:pPr>
  </w:style>
  <w:style w:type="paragraph" w:styleId="BalloonText">
    <w:name w:val="Balloon Text"/>
    <w:basedOn w:val="Normal"/>
    <w:link w:val="BalloonTextChar"/>
    <w:uiPriority w:val="99"/>
    <w:semiHidden/>
    <w:unhideWhenUsed/>
    <w:rsid w:val="001F4E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4E0E"/>
    <w:rPr>
      <w:rFonts w:ascii="Segoe UI" w:hAnsi="Segoe UI" w:cs="Segoe UI"/>
      <w:sz w:val="18"/>
      <w:szCs w:val="18"/>
    </w:rPr>
  </w:style>
  <w:style w:type="character" w:styleId="SubtleEmphasis">
    <w:name w:val="Subtle Emphasis"/>
    <w:basedOn w:val="DefaultParagraphFont"/>
    <w:uiPriority w:val="19"/>
    <w:qFormat/>
    <w:rsid w:val="0089303D"/>
    <w:rPr>
      <w:i/>
      <w:iCs/>
      <w:color w:val="404040" w:themeColor="text1" w:themeTint="BF"/>
    </w:rPr>
  </w:style>
  <w:style w:type="paragraph" w:styleId="Caption">
    <w:name w:val="caption"/>
    <w:basedOn w:val="Normal"/>
    <w:next w:val="Normal"/>
    <w:uiPriority w:val="35"/>
    <w:unhideWhenUsed/>
    <w:qFormat/>
    <w:rsid w:val="0072612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2699">
      <w:bodyDiv w:val="1"/>
      <w:marLeft w:val="0"/>
      <w:marRight w:val="0"/>
      <w:marTop w:val="0"/>
      <w:marBottom w:val="0"/>
      <w:divBdr>
        <w:top w:val="none" w:sz="0" w:space="0" w:color="auto"/>
        <w:left w:val="none" w:sz="0" w:space="0" w:color="auto"/>
        <w:bottom w:val="none" w:sz="0" w:space="0" w:color="auto"/>
        <w:right w:val="none" w:sz="0" w:space="0" w:color="auto"/>
      </w:divBdr>
    </w:div>
    <w:div w:id="62993889">
      <w:bodyDiv w:val="1"/>
      <w:marLeft w:val="0"/>
      <w:marRight w:val="0"/>
      <w:marTop w:val="0"/>
      <w:marBottom w:val="0"/>
      <w:divBdr>
        <w:top w:val="none" w:sz="0" w:space="0" w:color="auto"/>
        <w:left w:val="none" w:sz="0" w:space="0" w:color="auto"/>
        <w:bottom w:val="none" w:sz="0" w:space="0" w:color="auto"/>
        <w:right w:val="none" w:sz="0" w:space="0" w:color="auto"/>
      </w:divBdr>
      <w:divsChild>
        <w:div w:id="1346244099">
          <w:marLeft w:val="0"/>
          <w:marRight w:val="0"/>
          <w:marTop w:val="0"/>
          <w:marBottom w:val="0"/>
          <w:divBdr>
            <w:top w:val="none" w:sz="0" w:space="0" w:color="auto"/>
            <w:left w:val="none" w:sz="0" w:space="0" w:color="auto"/>
            <w:bottom w:val="none" w:sz="0" w:space="0" w:color="auto"/>
            <w:right w:val="none" w:sz="0" w:space="0" w:color="auto"/>
          </w:divBdr>
          <w:divsChild>
            <w:div w:id="1560827168">
              <w:marLeft w:val="0"/>
              <w:marRight w:val="0"/>
              <w:marTop w:val="0"/>
              <w:marBottom w:val="0"/>
              <w:divBdr>
                <w:top w:val="none" w:sz="0" w:space="0" w:color="auto"/>
                <w:left w:val="none" w:sz="0" w:space="0" w:color="auto"/>
                <w:bottom w:val="none" w:sz="0" w:space="0" w:color="auto"/>
                <w:right w:val="none" w:sz="0" w:space="0" w:color="auto"/>
              </w:divBdr>
              <w:divsChild>
                <w:div w:id="2093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9748">
      <w:bodyDiv w:val="1"/>
      <w:marLeft w:val="0"/>
      <w:marRight w:val="0"/>
      <w:marTop w:val="0"/>
      <w:marBottom w:val="0"/>
      <w:divBdr>
        <w:top w:val="none" w:sz="0" w:space="0" w:color="auto"/>
        <w:left w:val="none" w:sz="0" w:space="0" w:color="auto"/>
        <w:bottom w:val="none" w:sz="0" w:space="0" w:color="auto"/>
        <w:right w:val="none" w:sz="0" w:space="0" w:color="auto"/>
      </w:divBdr>
    </w:div>
    <w:div w:id="66852630">
      <w:bodyDiv w:val="1"/>
      <w:marLeft w:val="0"/>
      <w:marRight w:val="0"/>
      <w:marTop w:val="0"/>
      <w:marBottom w:val="0"/>
      <w:divBdr>
        <w:top w:val="none" w:sz="0" w:space="0" w:color="auto"/>
        <w:left w:val="none" w:sz="0" w:space="0" w:color="auto"/>
        <w:bottom w:val="none" w:sz="0" w:space="0" w:color="auto"/>
        <w:right w:val="none" w:sz="0" w:space="0" w:color="auto"/>
      </w:divBdr>
      <w:divsChild>
        <w:div w:id="94636700">
          <w:marLeft w:val="0"/>
          <w:marRight w:val="0"/>
          <w:marTop w:val="0"/>
          <w:marBottom w:val="0"/>
          <w:divBdr>
            <w:top w:val="none" w:sz="0" w:space="0" w:color="auto"/>
            <w:left w:val="none" w:sz="0" w:space="0" w:color="auto"/>
            <w:bottom w:val="none" w:sz="0" w:space="0" w:color="auto"/>
            <w:right w:val="none" w:sz="0" w:space="0" w:color="auto"/>
          </w:divBdr>
          <w:divsChild>
            <w:div w:id="1638946352">
              <w:marLeft w:val="0"/>
              <w:marRight w:val="0"/>
              <w:marTop w:val="0"/>
              <w:marBottom w:val="0"/>
              <w:divBdr>
                <w:top w:val="none" w:sz="0" w:space="0" w:color="auto"/>
                <w:left w:val="none" w:sz="0" w:space="0" w:color="auto"/>
                <w:bottom w:val="none" w:sz="0" w:space="0" w:color="auto"/>
                <w:right w:val="none" w:sz="0" w:space="0" w:color="auto"/>
              </w:divBdr>
              <w:divsChild>
                <w:div w:id="1528174863">
                  <w:marLeft w:val="0"/>
                  <w:marRight w:val="0"/>
                  <w:marTop w:val="0"/>
                  <w:marBottom w:val="0"/>
                  <w:divBdr>
                    <w:top w:val="none" w:sz="0" w:space="0" w:color="auto"/>
                    <w:left w:val="none" w:sz="0" w:space="0" w:color="auto"/>
                    <w:bottom w:val="none" w:sz="0" w:space="0" w:color="auto"/>
                    <w:right w:val="none" w:sz="0" w:space="0" w:color="auto"/>
                  </w:divBdr>
                  <w:divsChild>
                    <w:div w:id="21090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3457">
      <w:bodyDiv w:val="1"/>
      <w:marLeft w:val="0"/>
      <w:marRight w:val="0"/>
      <w:marTop w:val="0"/>
      <w:marBottom w:val="0"/>
      <w:divBdr>
        <w:top w:val="none" w:sz="0" w:space="0" w:color="auto"/>
        <w:left w:val="none" w:sz="0" w:space="0" w:color="auto"/>
        <w:bottom w:val="none" w:sz="0" w:space="0" w:color="auto"/>
        <w:right w:val="none" w:sz="0" w:space="0" w:color="auto"/>
      </w:divBdr>
      <w:divsChild>
        <w:div w:id="1062287304">
          <w:marLeft w:val="480"/>
          <w:marRight w:val="0"/>
          <w:marTop w:val="0"/>
          <w:marBottom w:val="0"/>
          <w:divBdr>
            <w:top w:val="none" w:sz="0" w:space="0" w:color="auto"/>
            <w:left w:val="none" w:sz="0" w:space="0" w:color="auto"/>
            <w:bottom w:val="none" w:sz="0" w:space="0" w:color="auto"/>
            <w:right w:val="none" w:sz="0" w:space="0" w:color="auto"/>
          </w:divBdr>
          <w:divsChild>
            <w:div w:id="17722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9207">
      <w:bodyDiv w:val="1"/>
      <w:marLeft w:val="0"/>
      <w:marRight w:val="0"/>
      <w:marTop w:val="0"/>
      <w:marBottom w:val="0"/>
      <w:divBdr>
        <w:top w:val="none" w:sz="0" w:space="0" w:color="auto"/>
        <w:left w:val="none" w:sz="0" w:space="0" w:color="auto"/>
        <w:bottom w:val="none" w:sz="0" w:space="0" w:color="auto"/>
        <w:right w:val="none" w:sz="0" w:space="0" w:color="auto"/>
      </w:divBdr>
      <w:divsChild>
        <w:div w:id="1642080629">
          <w:marLeft w:val="480"/>
          <w:marRight w:val="0"/>
          <w:marTop w:val="0"/>
          <w:marBottom w:val="0"/>
          <w:divBdr>
            <w:top w:val="none" w:sz="0" w:space="0" w:color="auto"/>
            <w:left w:val="none" w:sz="0" w:space="0" w:color="auto"/>
            <w:bottom w:val="none" w:sz="0" w:space="0" w:color="auto"/>
            <w:right w:val="none" w:sz="0" w:space="0" w:color="auto"/>
          </w:divBdr>
          <w:divsChild>
            <w:div w:id="1836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3857">
      <w:bodyDiv w:val="1"/>
      <w:marLeft w:val="0"/>
      <w:marRight w:val="0"/>
      <w:marTop w:val="0"/>
      <w:marBottom w:val="0"/>
      <w:divBdr>
        <w:top w:val="none" w:sz="0" w:space="0" w:color="auto"/>
        <w:left w:val="none" w:sz="0" w:space="0" w:color="auto"/>
        <w:bottom w:val="none" w:sz="0" w:space="0" w:color="auto"/>
        <w:right w:val="none" w:sz="0" w:space="0" w:color="auto"/>
      </w:divBdr>
      <w:divsChild>
        <w:div w:id="680205818">
          <w:marLeft w:val="0"/>
          <w:marRight w:val="0"/>
          <w:marTop w:val="0"/>
          <w:marBottom w:val="0"/>
          <w:divBdr>
            <w:top w:val="none" w:sz="0" w:space="0" w:color="auto"/>
            <w:left w:val="none" w:sz="0" w:space="0" w:color="auto"/>
            <w:bottom w:val="none" w:sz="0" w:space="0" w:color="auto"/>
            <w:right w:val="none" w:sz="0" w:space="0" w:color="auto"/>
          </w:divBdr>
          <w:divsChild>
            <w:div w:id="1202674545">
              <w:marLeft w:val="0"/>
              <w:marRight w:val="0"/>
              <w:marTop w:val="0"/>
              <w:marBottom w:val="0"/>
              <w:divBdr>
                <w:top w:val="none" w:sz="0" w:space="0" w:color="auto"/>
                <w:left w:val="none" w:sz="0" w:space="0" w:color="auto"/>
                <w:bottom w:val="none" w:sz="0" w:space="0" w:color="auto"/>
                <w:right w:val="none" w:sz="0" w:space="0" w:color="auto"/>
              </w:divBdr>
              <w:divsChild>
                <w:div w:id="314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07865">
      <w:bodyDiv w:val="1"/>
      <w:marLeft w:val="0"/>
      <w:marRight w:val="0"/>
      <w:marTop w:val="0"/>
      <w:marBottom w:val="0"/>
      <w:divBdr>
        <w:top w:val="none" w:sz="0" w:space="0" w:color="auto"/>
        <w:left w:val="none" w:sz="0" w:space="0" w:color="auto"/>
        <w:bottom w:val="none" w:sz="0" w:space="0" w:color="auto"/>
        <w:right w:val="none" w:sz="0" w:space="0" w:color="auto"/>
      </w:divBdr>
      <w:divsChild>
        <w:div w:id="123889195">
          <w:marLeft w:val="480"/>
          <w:marRight w:val="0"/>
          <w:marTop w:val="0"/>
          <w:marBottom w:val="0"/>
          <w:divBdr>
            <w:top w:val="none" w:sz="0" w:space="0" w:color="auto"/>
            <w:left w:val="none" w:sz="0" w:space="0" w:color="auto"/>
            <w:bottom w:val="none" w:sz="0" w:space="0" w:color="auto"/>
            <w:right w:val="none" w:sz="0" w:space="0" w:color="auto"/>
          </w:divBdr>
          <w:divsChild>
            <w:div w:id="17132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4382">
      <w:bodyDiv w:val="1"/>
      <w:marLeft w:val="0"/>
      <w:marRight w:val="0"/>
      <w:marTop w:val="0"/>
      <w:marBottom w:val="0"/>
      <w:divBdr>
        <w:top w:val="none" w:sz="0" w:space="0" w:color="auto"/>
        <w:left w:val="none" w:sz="0" w:space="0" w:color="auto"/>
        <w:bottom w:val="none" w:sz="0" w:space="0" w:color="auto"/>
        <w:right w:val="none" w:sz="0" w:space="0" w:color="auto"/>
      </w:divBdr>
    </w:div>
    <w:div w:id="692806227">
      <w:bodyDiv w:val="1"/>
      <w:marLeft w:val="0"/>
      <w:marRight w:val="0"/>
      <w:marTop w:val="0"/>
      <w:marBottom w:val="0"/>
      <w:divBdr>
        <w:top w:val="none" w:sz="0" w:space="0" w:color="auto"/>
        <w:left w:val="none" w:sz="0" w:space="0" w:color="auto"/>
        <w:bottom w:val="none" w:sz="0" w:space="0" w:color="auto"/>
        <w:right w:val="none" w:sz="0" w:space="0" w:color="auto"/>
      </w:divBdr>
      <w:divsChild>
        <w:div w:id="403724151">
          <w:marLeft w:val="0"/>
          <w:marRight w:val="0"/>
          <w:marTop w:val="0"/>
          <w:marBottom w:val="0"/>
          <w:divBdr>
            <w:top w:val="none" w:sz="0" w:space="0" w:color="auto"/>
            <w:left w:val="none" w:sz="0" w:space="0" w:color="auto"/>
            <w:bottom w:val="none" w:sz="0" w:space="0" w:color="auto"/>
            <w:right w:val="none" w:sz="0" w:space="0" w:color="auto"/>
          </w:divBdr>
          <w:divsChild>
            <w:div w:id="83645817">
              <w:marLeft w:val="0"/>
              <w:marRight w:val="0"/>
              <w:marTop w:val="0"/>
              <w:marBottom w:val="0"/>
              <w:divBdr>
                <w:top w:val="none" w:sz="0" w:space="0" w:color="auto"/>
                <w:left w:val="none" w:sz="0" w:space="0" w:color="auto"/>
                <w:bottom w:val="none" w:sz="0" w:space="0" w:color="auto"/>
                <w:right w:val="none" w:sz="0" w:space="0" w:color="auto"/>
              </w:divBdr>
            </w:div>
          </w:divsChild>
        </w:div>
        <w:div w:id="238104714">
          <w:marLeft w:val="0"/>
          <w:marRight w:val="0"/>
          <w:marTop w:val="0"/>
          <w:marBottom w:val="0"/>
          <w:divBdr>
            <w:top w:val="none" w:sz="0" w:space="0" w:color="auto"/>
            <w:left w:val="none" w:sz="0" w:space="0" w:color="auto"/>
            <w:bottom w:val="none" w:sz="0" w:space="0" w:color="auto"/>
            <w:right w:val="none" w:sz="0" w:space="0" w:color="auto"/>
          </w:divBdr>
        </w:div>
      </w:divsChild>
    </w:div>
    <w:div w:id="744843985">
      <w:bodyDiv w:val="1"/>
      <w:marLeft w:val="0"/>
      <w:marRight w:val="0"/>
      <w:marTop w:val="0"/>
      <w:marBottom w:val="0"/>
      <w:divBdr>
        <w:top w:val="none" w:sz="0" w:space="0" w:color="auto"/>
        <w:left w:val="none" w:sz="0" w:space="0" w:color="auto"/>
        <w:bottom w:val="none" w:sz="0" w:space="0" w:color="auto"/>
        <w:right w:val="none" w:sz="0" w:space="0" w:color="auto"/>
      </w:divBdr>
      <w:divsChild>
        <w:div w:id="1409035355">
          <w:marLeft w:val="0"/>
          <w:marRight w:val="0"/>
          <w:marTop w:val="0"/>
          <w:marBottom w:val="0"/>
          <w:divBdr>
            <w:top w:val="none" w:sz="0" w:space="0" w:color="auto"/>
            <w:left w:val="none" w:sz="0" w:space="0" w:color="auto"/>
            <w:bottom w:val="none" w:sz="0" w:space="0" w:color="auto"/>
            <w:right w:val="none" w:sz="0" w:space="0" w:color="auto"/>
          </w:divBdr>
          <w:divsChild>
            <w:div w:id="343942626">
              <w:marLeft w:val="0"/>
              <w:marRight w:val="0"/>
              <w:marTop w:val="0"/>
              <w:marBottom w:val="0"/>
              <w:divBdr>
                <w:top w:val="none" w:sz="0" w:space="0" w:color="auto"/>
                <w:left w:val="none" w:sz="0" w:space="0" w:color="auto"/>
                <w:bottom w:val="none" w:sz="0" w:space="0" w:color="auto"/>
                <w:right w:val="none" w:sz="0" w:space="0" w:color="auto"/>
              </w:divBdr>
              <w:divsChild>
                <w:div w:id="1224020006">
                  <w:marLeft w:val="0"/>
                  <w:marRight w:val="0"/>
                  <w:marTop w:val="0"/>
                  <w:marBottom w:val="0"/>
                  <w:divBdr>
                    <w:top w:val="none" w:sz="0" w:space="0" w:color="auto"/>
                    <w:left w:val="none" w:sz="0" w:space="0" w:color="auto"/>
                    <w:bottom w:val="none" w:sz="0" w:space="0" w:color="auto"/>
                    <w:right w:val="none" w:sz="0" w:space="0" w:color="auto"/>
                  </w:divBdr>
                  <w:divsChild>
                    <w:div w:id="108792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9614">
      <w:bodyDiv w:val="1"/>
      <w:marLeft w:val="0"/>
      <w:marRight w:val="0"/>
      <w:marTop w:val="0"/>
      <w:marBottom w:val="0"/>
      <w:divBdr>
        <w:top w:val="none" w:sz="0" w:space="0" w:color="auto"/>
        <w:left w:val="none" w:sz="0" w:space="0" w:color="auto"/>
        <w:bottom w:val="none" w:sz="0" w:space="0" w:color="auto"/>
        <w:right w:val="none" w:sz="0" w:space="0" w:color="auto"/>
      </w:divBdr>
      <w:divsChild>
        <w:div w:id="485173112">
          <w:marLeft w:val="0"/>
          <w:marRight w:val="0"/>
          <w:marTop w:val="0"/>
          <w:marBottom w:val="0"/>
          <w:divBdr>
            <w:top w:val="none" w:sz="0" w:space="0" w:color="auto"/>
            <w:left w:val="none" w:sz="0" w:space="0" w:color="auto"/>
            <w:bottom w:val="none" w:sz="0" w:space="0" w:color="auto"/>
            <w:right w:val="none" w:sz="0" w:space="0" w:color="auto"/>
          </w:divBdr>
          <w:divsChild>
            <w:div w:id="1054506250">
              <w:marLeft w:val="0"/>
              <w:marRight w:val="0"/>
              <w:marTop w:val="0"/>
              <w:marBottom w:val="0"/>
              <w:divBdr>
                <w:top w:val="none" w:sz="0" w:space="0" w:color="auto"/>
                <w:left w:val="none" w:sz="0" w:space="0" w:color="auto"/>
                <w:bottom w:val="none" w:sz="0" w:space="0" w:color="auto"/>
                <w:right w:val="none" w:sz="0" w:space="0" w:color="auto"/>
              </w:divBdr>
              <w:divsChild>
                <w:div w:id="604920510">
                  <w:marLeft w:val="0"/>
                  <w:marRight w:val="0"/>
                  <w:marTop w:val="0"/>
                  <w:marBottom w:val="0"/>
                  <w:divBdr>
                    <w:top w:val="none" w:sz="0" w:space="0" w:color="auto"/>
                    <w:left w:val="none" w:sz="0" w:space="0" w:color="auto"/>
                    <w:bottom w:val="none" w:sz="0" w:space="0" w:color="auto"/>
                    <w:right w:val="none" w:sz="0" w:space="0" w:color="auto"/>
                  </w:divBdr>
                  <w:divsChild>
                    <w:div w:id="13590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353952">
      <w:bodyDiv w:val="1"/>
      <w:marLeft w:val="0"/>
      <w:marRight w:val="0"/>
      <w:marTop w:val="0"/>
      <w:marBottom w:val="0"/>
      <w:divBdr>
        <w:top w:val="none" w:sz="0" w:space="0" w:color="auto"/>
        <w:left w:val="none" w:sz="0" w:space="0" w:color="auto"/>
        <w:bottom w:val="none" w:sz="0" w:space="0" w:color="auto"/>
        <w:right w:val="none" w:sz="0" w:space="0" w:color="auto"/>
      </w:divBdr>
    </w:div>
    <w:div w:id="1806777138">
      <w:bodyDiv w:val="1"/>
      <w:marLeft w:val="0"/>
      <w:marRight w:val="0"/>
      <w:marTop w:val="0"/>
      <w:marBottom w:val="0"/>
      <w:divBdr>
        <w:top w:val="none" w:sz="0" w:space="0" w:color="auto"/>
        <w:left w:val="none" w:sz="0" w:space="0" w:color="auto"/>
        <w:bottom w:val="none" w:sz="0" w:space="0" w:color="auto"/>
        <w:right w:val="none" w:sz="0" w:space="0" w:color="auto"/>
      </w:divBdr>
      <w:divsChild>
        <w:div w:id="134300499">
          <w:marLeft w:val="0"/>
          <w:marRight w:val="0"/>
          <w:marTop w:val="0"/>
          <w:marBottom w:val="0"/>
          <w:divBdr>
            <w:top w:val="none" w:sz="0" w:space="0" w:color="auto"/>
            <w:left w:val="none" w:sz="0" w:space="0" w:color="auto"/>
            <w:bottom w:val="none" w:sz="0" w:space="0" w:color="auto"/>
            <w:right w:val="none" w:sz="0" w:space="0" w:color="auto"/>
          </w:divBdr>
          <w:divsChild>
            <w:div w:id="1731617469">
              <w:marLeft w:val="0"/>
              <w:marRight w:val="0"/>
              <w:marTop w:val="0"/>
              <w:marBottom w:val="0"/>
              <w:divBdr>
                <w:top w:val="none" w:sz="0" w:space="0" w:color="auto"/>
                <w:left w:val="none" w:sz="0" w:space="0" w:color="auto"/>
                <w:bottom w:val="none" w:sz="0" w:space="0" w:color="auto"/>
                <w:right w:val="none" w:sz="0" w:space="0" w:color="auto"/>
              </w:divBdr>
              <w:divsChild>
                <w:div w:id="2845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672C6DDD88ABF47A81D669BB8E6E28E" ma:contentTypeVersion="13" ma:contentTypeDescription="Create a new document." ma:contentTypeScope="" ma:versionID="54ae6a9cd4138b80f54b3004cca5014c">
  <xsd:schema xmlns:xsd="http://www.w3.org/2001/XMLSchema" xmlns:xs="http://www.w3.org/2001/XMLSchema" xmlns:p="http://schemas.microsoft.com/office/2006/metadata/properties" xmlns:ns3="1daf462c-9b0b-4492-a695-6935b63a9cd6" xmlns:ns4="504308fe-1c81-490a-8ae8-6a56868feffb" targetNamespace="http://schemas.microsoft.com/office/2006/metadata/properties" ma:root="true" ma:fieldsID="26057973846bddb788685ddf6ed75fb5" ns3:_="" ns4:_="">
    <xsd:import namespace="1daf462c-9b0b-4492-a695-6935b63a9cd6"/>
    <xsd:import namespace="504308fe-1c81-490a-8ae8-6a56868fef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af462c-9b0b-4492-a695-6935b63a9c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4308fe-1c81-490a-8ae8-6a56868feff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1CE3C-00C8-41B2-99C7-1CDDE9FDB627}">
  <ds:schemaRefs>
    <ds:schemaRef ds:uri="http://schemas.microsoft.com/sharepoint/v3/contenttype/forms"/>
  </ds:schemaRefs>
</ds:datastoreItem>
</file>

<file path=customXml/itemProps2.xml><?xml version="1.0" encoding="utf-8"?>
<ds:datastoreItem xmlns:ds="http://schemas.openxmlformats.org/officeDocument/2006/customXml" ds:itemID="{4522754A-2914-4C1B-BBBF-6E1224842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af462c-9b0b-4492-a695-6935b63a9cd6"/>
    <ds:schemaRef ds:uri="504308fe-1c81-490a-8ae8-6a56868fe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EE3829-C4B9-447A-A9E8-F0FC5686E974}">
  <ds:schemaRefs>
    <ds:schemaRef ds:uri="http://purl.org/dc/elements/1.1/"/>
    <ds:schemaRef ds:uri="http://schemas.microsoft.com/office/infopath/2007/PartnerControls"/>
    <ds:schemaRef ds:uri="http://www.w3.org/XML/1998/namespace"/>
    <ds:schemaRef ds:uri="http://schemas.microsoft.com/office/2006/documentManagement/types"/>
    <ds:schemaRef ds:uri="http://purl.org/dc/dcmitype/"/>
    <ds:schemaRef ds:uri="http://schemas.openxmlformats.org/package/2006/metadata/core-properties"/>
    <ds:schemaRef ds:uri="http://purl.org/dc/terms/"/>
    <ds:schemaRef ds:uri="504308fe-1c81-490a-8ae8-6a56868feffb"/>
    <ds:schemaRef ds:uri="1daf462c-9b0b-4492-a695-6935b63a9cd6"/>
    <ds:schemaRef ds:uri="http://schemas.microsoft.com/office/2006/metadata/properties"/>
  </ds:schemaRefs>
</ds:datastoreItem>
</file>

<file path=customXml/itemProps4.xml><?xml version="1.0" encoding="utf-8"?>
<ds:datastoreItem xmlns:ds="http://schemas.openxmlformats.org/officeDocument/2006/customXml" ds:itemID="{5B8AC265-C69D-4332-89D3-B37B2AC9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54</Pages>
  <Words>19352</Words>
  <Characters>110312</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Pessoa-Amorim</dc:creator>
  <cp:keywords/>
  <dc:description/>
  <cp:lastModifiedBy>Guilherme Pessoa-Amorim</cp:lastModifiedBy>
  <cp:revision>11</cp:revision>
  <dcterms:created xsi:type="dcterms:W3CDTF">2021-11-15T18:08:00Z</dcterms:created>
  <dcterms:modified xsi:type="dcterms:W3CDTF">2021-11-18T17:02:00Z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id="NXqDilGF"/&gt;&lt;style id="http://www.zotero.org/styles/american-medical-association" hasBibliography="1" bibliographyStyleHasBeenSet="1"/&gt;&lt;prefs&gt;&lt;pref name="fieldType" value="Field"/&gt;&lt;/prefs&gt;&lt;/data</vt:lpwstr>
  </property>
  <property fmtid="{D5CDD505-2E9C-101B-9397-08002B2CF9AE}" pid="3" name="ZOTERO_PREF_2">
    <vt:lpwstr>&gt;</vt:lpwstr>
  </property>
  <property fmtid="{D5CDD505-2E9C-101B-9397-08002B2CF9AE}" pid="4" name="ContentTypeId">
    <vt:lpwstr>0x010100C672C6DDD88ABF47A81D669BB8E6E28E</vt:lpwstr>
  </property>
</Properties>
</file>